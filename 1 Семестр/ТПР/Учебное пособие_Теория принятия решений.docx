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5DD" w:rsidRPr="0062002D" w:rsidRDefault="009D48D9" w:rsidP="002105DD">
      <w:pPr>
        <w:widowControl/>
        <w:jc w:val="center"/>
        <w:rPr>
          <w:rFonts w:ascii="TimesNewRoman,Bold" w:hAnsi="TimesNewRoman,Bold" w:cs="TimesNewRoman,Bold"/>
          <w:b/>
          <w:bCs/>
          <w:sz w:val="72"/>
          <w:szCs w:val="72"/>
        </w:rPr>
      </w:pPr>
      <w:r w:rsidRPr="0062002D">
        <w:rPr>
          <w:rFonts w:ascii="Times New Roman" w:hAnsi="Times New Roman" w:cs="Times New Roman"/>
          <w:b/>
          <w:sz w:val="72"/>
          <w:szCs w:val="72"/>
        </w:rPr>
        <w:t>Теория принятия решений</w:t>
      </w:r>
    </w:p>
    <w:p w:rsidR="002105DD" w:rsidRDefault="002105DD" w:rsidP="002105DD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16"/>
          <w:szCs w:val="16"/>
        </w:rPr>
      </w:pPr>
    </w:p>
    <w:p w:rsidR="00C83E51" w:rsidRPr="002105DD" w:rsidRDefault="00C83E51" w:rsidP="002105DD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16"/>
          <w:szCs w:val="16"/>
        </w:rPr>
        <w:sectPr w:rsidR="00C83E51" w:rsidRPr="002105DD" w:rsidSect="008B45B7">
          <w:footerReference w:type="even" r:id="rId8"/>
          <w:footerReference w:type="default" r:id="rId9"/>
          <w:pgSz w:w="8392" w:h="11907" w:code="11"/>
          <w:pgMar w:top="1134" w:right="1021" w:bottom="1077" w:left="1077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16"/>
          <w:szCs w:val="16"/>
        </w:rPr>
        <w:t>Учебное пособие</w:t>
      </w:r>
    </w:p>
    <w:p w:rsidR="002105DD" w:rsidRDefault="002105DD" w:rsidP="004F486C">
      <w:pPr>
        <w:pStyle w:val="21"/>
        <w:jc w:val="center"/>
        <w:rPr>
          <w:b/>
          <w:smallCaps/>
          <w:sz w:val="22"/>
          <w:szCs w:val="22"/>
        </w:rPr>
      </w:pPr>
      <w:r w:rsidRPr="002105DD">
        <w:rPr>
          <w:b/>
          <w:smallCaps/>
          <w:sz w:val="22"/>
          <w:szCs w:val="22"/>
        </w:rPr>
        <w:lastRenderedPageBreak/>
        <w:t>ОГЛАВЛЕНИЕ</w:t>
      </w:r>
    </w:p>
    <w:p w:rsidR="004F486C" w:rsidRDefault="004F486C" w:rsidP="004F486C">
      <w:pPr>
        <w:pStyle w:val="21"/>
        <w:jc w:val="center"/>
        <w:rPr>
          <w:b/>
          <w:smallCaps/>
          <w:sz w:val="22"/>
          <w:szCs w:val="2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919"/>
        <w:gridCol w:w="567"/>
      </w:tblGrid>
      <w:tr w:rsidR="004F486C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4F486C" w:rsidRPr="00470F3F" w:rsidRDefault="004F486C" w:rsidP="00470F3F">
            <w:pPr>
              <w:pStyle w:val="21"/>
              <w:widowControl/>
              <w:numPr>
                <w:ilvl w:val="0"/>
                <w:numId w:val="7"/>
              </w:numPr>
              <w:tabs>
                <w:tab w:val="clear" w:pos="720"/>
                <w:tab w:val="left" w:pos="284"/>
              </w:tabs>
              <w:autoSpaceDE/>
              <w:autoSpaceDN/>
              <w:adjustRightInd/>
              <w:ind w:left="0" w:firstLine="0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Предмет математического программирования. Линейное программирование…………………………………………….....</w:t>
            </w:r>
          </w:p>
        </w:tc>
        <w:tc>
          <w:tcPr>
            <w:tcW w:w="567" w:type="dxa"/>
          </w:tcPr>
          <w:p w:rsidR="004F486C" w:rsidRPr="007C7B24" w:rsidRDefault="004F486C" w:rsidP="00470F3F">
            <w:pPr>
              <w:pStyle w:val="1"/>
              <w:shd w:val="clear" w:color="auto" w:fill="auto"/>
              <w:rPr>
                <w:rFonts w:cs="Times New Roman"/>
                <w:sz w:val="22"/>
                <w:szCs w:val="22"/>
              </w:rPr>
            </w:pPr>
          </w:p>
          <w:p w:rsidR="00281CC4" w:rsidRPr="00281CC4" w:rsidRDefault="00281CC4" w:rsidP="00281CC4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81CC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</w:tr>
      <w:tr w:rsidR="004F486C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4F486C" w:rsidRPr="00470F3F" w:rsidRDefault="004F486C" w:rsidP="00470F3F">
            <w:pPr>
              <w:pStyle w:val="21"/>
              <w:widowControl/>
              <w:numPr>
                <w:ilvl w:val="0"/>
                <w:numId w:val="7"/>
              </w:numPr>
              <w:tabs>
                <w:tab w:val="clear" w:pos="720"/>
                <w:tab w:val="left" w:pos="284"/>
              </w:tabs>
              <w:autoSpaceDE/>
              <w:autoSpaceDN/>
              <w:adjustRightInd/>
              <w:ind w:left="0" w:firstLine="0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Графическое решение задачи линейного программирова-ния…………………………………………….............................</w:t>
            </w:r>
          </w:p>
        </w:tc>
        <w:tc>
          <w:tcPr>
            <w:tcW w:w="567" w:type="dxa"/>
          </w:tcPr>
          <w:p w:rsidR="004F486C" w:rsidRPr="007C7B24" w:rsidRDefault="004F486C" w:rsidP="00470F3F">
            <w:pPr>
              <w:pStyle w:val="1"/>
              <w:shd w:val="clear" w:color="auto" w:fill="auto"/>
              <w:rPr>
                <w:rFonts w:cs="Times New Roman"/>
                <w:sz w:val="22"/>
                <w:szCs w:val="22"/>
              </w:rPr>
            </w:pPr>
          </w:p>
          <w:p w:rsidR="00281CC4" w:rsidRPr="00B90CA7" w:rsidRDefault="00281CC4" w:rsidP="00281CC4">
            <w:r w:rsidRPr="00281CC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  <w:r w:rsidR="00B90CA7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</w:tr>
      <w:tr w:rsidR="004F486C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4F486C" w:rsidRPr="00470F3F" w:rsidRDefault="004F486C" w:rsidP="00470F3F">
            <w:pPr>
              <w:pStyle w:val="21"/>
              <w:widowControl/>
              <w:numPr>
                <w:ilvl w:val="0"/>
                <w:numId w:val="7"/>
              </w:numPr>
              <w:tabs>
                <w:tab w:val="clear" w:pos="720"/>
                <w:tab w:val="left" w:pos="284"/>
              </w:tabs>
              <w:autoSpaceDE/>
              <w:autoSpaceDN/>
              <w:adjustRightInd/>
              <w:ind w:left="0" w:firstLine="0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Симплексный метод решения задач линейного програм-мирования…………………………………………………………</w:t>
            </w:r>
          </w:p>
        </w:tc>
        <w:tc>
          <w:tcPr>
            <w:tcW w:w="567" w:type="dxa"/>
          </w:tcPr>
          <w:p w:rsidR="004F486C" w:rsidRPr="00281CC4" w:rsidRDefault="00B90CA7" w:rsidP="00470F3F">
            <w:pPr>
              <w:pStyle w:val="1"/>
              <w:shd w:val="clear" w:color="auto" w:fill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30</w:t>
            </w:r>
          </w:p>
        </w:tc>
      </w:tr>
      <w:tr w:rsidR="004F486C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4F486C" w:rsidRPr="00470F3F" w:rsidRDefault="004F486C" w:rsidP="00470F3F">
            <w:pPr>
              <w:pStyle w:val="21"/>
              <w:widowControl/>
              <w:numPr>
                <w:ilvl w:val="0"/>
                <w:numId w:val="7"/>
              </w:numPr>
              <w:tabs>
                <w:tab w:val="clear" w:pos="720"/>
                <w:tab w:val="left" w:pos="284"/>
              </w:tabs>
              <w:autoSpaceDE/>
              <w:autoSpaceDN/>
              <w:adjustRightInd/>
              <w:ind w:left="0" w:firstLine="0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Двойственность в линейном программировании…………..</w:t>
            </w:r>
          </w:p>
        </w:tc>
        <w:tc>
          <w:tcPr>
            <w:tcW w:w="567" w:type="dxa"/>
          </w:tcPr>
          <w:p w:rsidR="004F486C" w:rsidRPr="00281CC4" w:rsidRDefault="00B90CA7" w:rsidP="00470F3F">
            <w:pPr>
              <w:pStyle w:val="1"/>
              <w:shd w:val="clear" w:color="auto" w:fill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47</w:t>
            </w:r>
          </w:p>
        </w:tc>
      </w:tr>
      <w:tr w:rsidR="004F486C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4F486C" w:rsidRPr="00470F3F" w:rsidRDefault="004F486C" w:rsidP="00470F3F">
            <w:pPr>
              <w:pStyle w:val="21"/>
              <w:widowControl/>
              <w:numPr>
                <w:ilvl w:val="0"/>
                <w:numId w:val="7"/>
              </w:numPr>
              <w:tabs>
                <w:tab w:val="clear" w:pos="720"/>
                <w:tab w:val="left" w:pos="284"/>
              </w:tabs>
              <w:autoSpaceDE/>
              <w:autoSpaceDN/>
              <w:adjustRightInd/>
              <w:ind w:left="0" w:firstLine="0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Элементы теории матричных игр……………………………</w:t>
            </w:r>
          </w:p>
        </w:tc>
        <w:tc>
          <w:tcPr>
            <w:tcW w:w="567" w:type="dxa"/>
          </w:tcPr>
          <w:p w:rsidR="004F486C" w:rsidRPr="00281CC4" w:rsidRDefault="00B90CA7" w:rsidP="00470F3F">
            <w:pPr>
              <w:pStyle w:val="1"/>
              <w:shd w:val="clear" w:color="auto" w:fill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56</w:t>
            </w:r>
          </w:p>
        </w:tc>
      </w:tr>
      <w:tr w:rsidR="004F486C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4F486C" w:rsidRPr="00470F3F" w:rsidRDefault="004F486C" w:rsidP="00470F3F">
            <w:pPr>
              <w:pStyle w:val="21"/>
              <w:widowControl/>
              <w:numPr>
                <w:ilvl w:val="0"/>
                <w:numId w:val="7"/>
              </w:numPr>
              <w:tabs>
                <w:tab w:val="clear" w:pos="720"/>
                <w:tab w:val="left" w:pos="284"/>
              </w:tabs>
              <w:autoSpaceDE/>
              <w:autoSpaceDN/>
              <w:adjustRightInd/>
              <w:ind w:left="0" w:firstLine="0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Транспортная задача линейного программирования………</w:t>
            </w:r>
          </w:p>
        </w:tc>
        <w:tc>
          <w:tcPr>
            <w:tcW w:w="567" w:type="dxa"/>
          </w:tcPr>
          <w:p w:rsidR="004F486C" w:rsidRPr="00281CC4" w:rsidRDefault="00B90CA7" w:rsidP="00470F3F">
            <w:pPr>
              <w:pStyle w:val="1"/>
              <w:shd w:val="clear" w:color="auto" w:fill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74</w:t>
            </w:r>
          </w:p>
        </w:tc>
      </w:tr>
      <w:tr w:rsidR="004F486C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4F486C" w:rsidRPr="00470F3F" w:rsidRDefault="004F486C" w:rsidP="00470F3F">
            <w:pPr>
              <w:pStyle w:val="21"/>
              <w:widowControl/>
              <w:numPr>
                <w:ilvl w:val="0"/>
                <w:numId w:val="7"/>
              </w:numPr>
              <w:tabs>
                <w:tab w:val="clear" w:pos="720"/>
                <w:tab w:val="left" w:pos="284"/>
              </w:tabs>
              <w:autoSpaceDE/>
              <w:autoSpaceDN/>
              <w:adjustRightInd/>
              <w:ind w:left="0" w:firstLine="0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Элементы сетевого планирования…………………………...</w:t>
            </w:r>
          </w:p>
        </w:tc>
        <w:tc>
          <w:tcPr>
            <w:tcW w:w="567" w:type="dxa"/>
          </w:tcPr>
          <w:p w:rsidR="005354C8" w:rsidRPr="00B90CA7" w:rsidRDefault="00B90CA7" w:rsidP="005354C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94</w:t>
            </w:r>
          </w:p>
        </w:tc>
      </w:tr>
      <w:tr w:rsidR="005354C8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5354C8" w:rsidRPr="00470F3F" w:rsidRDefault="005354C8" w:rsidP="00470F3F">
            <w:pPr>
              <w:pStyle w:val="21"/>
              <w:widowControl/>
              <w:numPr>
                <w:ilvl w:val="0"/>
                <w:numId w:val="7"/>
              </w:numPr>
              <w:tabs>
                <w:tab w:val="clear" w:pos="720"/>
                <w:tab w:val="left" w:pos="284"/>
              </w:tabs>
              <w:autoSpaceDE/>
              <w:autoSpaceDN/>
              <w:adjustRightInd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Решение задач линейного программирования с использ</w:t>
            </w:r>
            <w:r>
              <w:rPr>
                <w:sz w:val="22"/>
                <w:szCs w:val="22"/>
              </w:rPr>
              <w:t>о</w:t>
            </w:r>
            <w:r>
              <w:rPr>
                <w:sz w:val="22"/>
                <w:szCs w:val="22"/>
              </w:rPr>
              <w:t>ванием ЭВМ………………………………………………………</w:t>
            </w:r>
          </w:p>
        </w:tc>
        <w:tc>
          <w:tcPr>
            <w:tcW w:w="567" w:type="dxa"/>
          </w:tcPr>
          <w:p w:rsidR="005354C8" w:rsidRPr="007C7B24" w:rsidRDefault="00B90CA7" w:rsidP="005354C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102</w:t>
            </w:r>
          </w:p>
        </w:tc>
      </w:tr>
      <w:tr w:rsidR="004F486C" w:rsidRPr="00470F3F" w:rsidTr="00E46A43">
        <w:tc>
          <w:tcPr>
            <w:tcW w:w="5919" w:type="dxa"/>
            <w:tcMar>
              <w:left w:w="28" w:type="dxa"/>
              <w:right w:w="28" w:type="dxa"/>
            </w:tcMar>
          </w:tcPr>
          <w:p w:rsidR="004F486C" w:rsidRPr="00470F3F" w:rsidRDefault="004F486C" w:rsidP="00470F3F">
            <w:pPr>
              <w:pStyle w:val="21"/>
              <w:widowControl/>
              <w:tabs>
                <w:tab w:val="left" w:pos="284"/>
              </w:tabs>
              <w:autoSpaceDE/>
              <w:autoSpaceDN/>
              <w:adjustRightInd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Список используемой литературы………………………………</w:t>
            </w:r>
          </w:p>
        </w:tc>
        <w:tc>
          <w:tcPr>
            <w:tcW w:w="567" w:type="dxa"/>
          </w:tcPr>
          <w:p w:rsidR="004F486C" w:rsidRPr="00281CC4" w:rsidRDefault="00B90CA7" w:rsidP="00470F3F">
            <w:pPr>
              <w:pStyle w:val="1"/>
              <w:shd w:val="clear" w:color="auto" w:fill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109</w:t>
            </w:r>
          </w:p>
        </w:tc>
      </w:tr>
    </w:tbl>
    <w:p w:rsidR="004F486C" w:rsidRPr="004F486C" w:rsidRDefault="004F486C" w:rsidP="004F486C">
      <w:pPr>
        <w:pStyle w:val="1"/>
        <w:rPr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  <w:lang w:val="en-US"/>
        </w:rPr>
      </w:pPr>
    </w:p>
    <w:p w:rsidR="00E46A43" w:rsidRPr="00E46A43" w:rsidRDefault="00E46A43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  <w:lang w:val="en-US"/>
        </w:rPr>
      </w:pPr>
    </w:p>
    <w:p w:rsidR="00AE704F" w:rsidRDefault="00AE704F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4F486C" w:rsidRDefault="004F486C" w:rsidP="00115362">
      <w:pPr>
        <w:pStyle w:val="FR1"/>
        <w:spacing w:line="240" w:lineRule="auto"/>
        <w:ind w:right="-29" w:firstLine="0"/>
        <w:jc w:val="center"/>
        <w:rPr>
          <w:b/>
          <w:bCs/>
          <w:noProof/>
          <w:spacing w:val="-4"/>
          <w:sz w:val="22"/>
          <w:szCs w:val="22"/>
        </w:rPr>
      </w:pPr>
    </w:p>
    <w:p w:rsidR="00092A04" w:rsidRPr="00FA7776" w:rsidRDefault="00092A04" w:rsidP="00115362">
      <w:pPr>
        <w:pStyle w:val="FR1"/>
        <w:spacing w:line="240" w:lineRule="auto"/>
        <w:ind w:right="-29" w:firstLine="0"/>
        <w:jc w:val="center"/>
        <w:rPr>
          <w:b/>
          <w:bCs/>
          <w:spacing w:val="-4"/>
          <w:sz w:val="22"/>
          <w:szCs w:val="22"/>
        </w:rPr>
      </w:pPr>
      <w:r w:rsidRPr="00FA7776">
        <w:rPr>
          <w:b/>
          <w:bCs/>
          <w:noProof/>
          <w:spacing w:val="-4"/>
          <w:sz w:val="22"/>
          <w:szCs w:val="22"/>
        </w:rPr>
        <w:lastRenderedPageBreak/>
        <w:t>1.</w:t>
      </w:r>
      <w:r w:rsidRPr="00FA7776">
        <w:rPr>
          <w:b/>
          <w:bCs/>
          <w:spacing w:val="-4"/>
          <w:sz w:val="22"/>
          <w:szCs w:val="22"/>
        </w:rPr>
        <w:t xml:space="preserve"> ПРЕДМЕТ МАТЕМАТИЧЕСКОГО </w:t>
      </w:r>
      <w:r w:rsidR="002D59C4" w:rsidRPr="00FA7776">
        <w:rPr>
          <w:b/>
          <w:bCs/>
          <w:spacing w:val="-4"/>
          <w:sz w:val="22"/>
          <w:szCs w:val="22"/>
        </w:rPr>
        <w:t>П</w:t>
      </w:r>
      <w:r w:rsidRPr="00FA7776">
        <w:rPr>
          <w:b/>
          <w:bCs/>
          <w:spacing w:val="-4"/>
          <w:sz w:val="22"/>
          <w:szCs w:val="22"/>
        </w:rPr>
        <w:t>РОГРАММИРОВАНИЯ.</w:t>
      </w:r>
    </w:p>
    <w:p w:rsidR="00092A04" w:rsidRPr="00FA7776" w:rsidRDefault="00092A04" w:rsidP="00115362">
      <w:pPr>
        <w:pStyle w:val="FR1"/>
        <w:spacing w:line="240" w:lineRule="auto"/>
        <w:ind w:right="-29" w:firstLine="0"/>
        <w:jc w:val="center"/>
        <w:rPr>
          <w:b/>
          <w:bCs/>
          <w:spacing w:val="-4"/>
          <w:sz w:val="22"/>
          <w:szCs w:val="22"/>
        </w:rPr>
      </w:pPr>
      <w:r w:rsidRPr="00FA7776">
        <w:rPr>
          <w:b/>
          <w:bCs/>
          <w:spacing w:val="-4"/>
          <w:sz w:val="22"/>
          <w:szCs w:val="22"/>
        </w:rPr>
        <w:t>ЛИНЕЙНОЕ ПРОГРАММИРОВАНИЕ</w:t>
      </w:r>
    </w:p>
    <w:p w:rsidR="00092A04" w:rsidRPr="007D5817" w:rsidRDefault="00092A04" w:rsidP="009452D6">
      <w:pPr>
        <w:pStyle w:val="FR1"/>
        <w:spacing w:before="180" w:line="240" w:lineRule="auto"/>
        <w:ind w:firstLine="0"/>
        <w:jc w:val="center"/>
        <w:rPr>
          <w:sz w:val="22"/>
          <w:szCs w:val="22"/>
        </w:rPr>
      </w:pPr>
      <w:r w:rsidRPr="007D5817">
        <w:rPr>
          <w:b/>
          <w:bCs/>
          <w:noProof/>
          <w:sz w:val="22"/>
          <w:szCs w:val="22"/>
        </w:rPr>
        <w:t>1.1.</w:t>
      </w:r>
      <w:r w:rsidRPr="007D5817">
        <w:rPr>
          <w:b/>
          <w:bCs/>
          <w:sz w:val="22"/>
          <w:szCs w:val="22"/>
        </w:rPr>
        <w:t xml:space="preserve"> </w:t>
      </w:r>
      <w:r w:rsidR="002D59C4" w:rsidRPr="007D5817">
        <w:rPr>
          <w:b/>
          <w:bCs/>
          <w:sz w:val="22"/>
          <w:szCs w:val="22"/>
        </w:rPr>
        <w:t xml:space="preserve">Введение. </w:t>
      </w:r>
      <w:r w:rsidRPr="007D5817">
        <w:rPr>
          <w:b/>
          <w:bCs/>
          <w:sz w:val="22"/>
          <w:szCs w:val="22"/>
        </w:rPr>
        <w:t>Предмет математического программирования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>Многие задачи, с которыми приходится иметь дело в повс</w:t>
      </w:r>
      <w:r w:rsidRPr="007D5817">
        <w:rPr>
          <w:sz w:val="22"/>
          <w:szCs w:val="22"/>
        </w:rPr>
        <w:t>е</w:t>
      </w:r>
      <w:r w:rsidRPr="007D5817">
        <w:rPr>
          <w:sz w:val="22"/>
          <w:szCs w:val="22"/>
        </w:rPr>
        <w:t>дневной практике, являются многовариантными. Среди множества возможных ва</w:t>
      </w:r>
      <w:r w:rsidRPr="007D5817">
        <w:rPr>
          <w:sz w:val="22"/>
          <w:szCs w:val="22"/>
        </w:rPr>
        <w:softHyphen/>
        <w:t>риантов в условиях рыночных отношений приходи</w:t>
      </w:r>
      <w:r w:rsidRPr="007D5817">
        <w:rPr>
          <w:sz w:val="22"/>
          <w:szCs w:val="22"/>
        </w:rPr>
        <w:t>т</w:t>
      </w:r>
      <w:r w:rsidRPr="007D5817">
        <w:rPr>
          <w:sz w:val="22"/>
          <w:szCs w:val="22"/>
        </w:rPr>
        <w:t>ся находить наилуч</w:t>
      </w:r>
      <w:r w:rsidRPr="007D5817">
        <w:rPr>
          <w:sz w:val="22"/>
          <w:szCs w:val="22"/>
        </w:rPr>
        <w:softHyphen/>
        <w:t>шие в некотором смысле при ограничениях, налагаемых на природные, экономические и технологические во</w:t>
      </w:r>
      <w:r w:rsidRPr="007D5817">
        <w:rPr>
          <w:sz w:val="22"/>
          <w:szCs w:val="22"/>
        </w:rPr>
        <w:t>з</w:t>
      </w:r>
      <w:r w:rsidRPr="007D5817">
        <w:rPr>
          <w:sz w:val="22"/>
          <w:szCs w:val="22"/>
        </w:rPr>
        <w:t>можности. До недавнего времени большинство таких задач реш</w:t>
      </w:r>
      <w:r w:rsidRPr="007D5817">
        <w:rPr>
          <w:sz w:val="22"/>
          <w:szCs w:val="22"/>
        </w:rPr>
        <w:t>а</w:t>
      </w:r>
      <w:r w:rsidRPr="007D5817">
        <w:rPr>
          <w:sz w:val="22"/>
          <w:szCs w:val="22"/>
        </w:rPr>
        <w:t>лось, исходя из здравого смысла и опыта лиц, принимающих р</w:t>
      </w:r>
      <w:r w:rsidRPr="007D5817">
        <w:rPr>
          <w:sz w:val="22"/>
          <w:szCs w:val="22"/>
        </w:rPr>
        <w:t>е</w:t>
      </w:r>
      <w:r w:rsidRPr="007D5817">
        <w:rPr>
          <w:sz w:val="22"/>
          <w:szCs w:val="22"/>
        </w:rPr>
        <w:t>шения или просто «на глаз». При таком подходе не было и не мо</w:t>
      </w:r>
      <w:r w:rsidRPr="007D5817">
        <w:rPr>
          <w:sz w:val="22"/>
          <w:szCs w:val="22"/>
        </w:rPr>
        <w:t>г</w:t>
      </w:r>
      <w:r w:rsidRPr="007D5817">
        <w:rPr>
          <w:sz w:val="22"/>
          <w:szCs w:val="22"/>
        </w:rPr>
        <w:t>ло быть никакой уверенности, что найденный вариант наи</w:t>
      </w:r>
      <w:r w:rsidRPr="007D5817">
        <w:rPr>
          <w:sz w:val="22"/>
          <w:szCs w:val="22"/>
        </w:rPr>
        <w:softHyphen/>
        <w:t>лучший, а при современных масштабах производства даже незначитель</w:t>
      </w:r>
      <w:r w:rsidRPr="007D5817">
        <w:rPr>
          <w:sz w:val="22"/>
          <w:szCs w:val="22"/>
        </w:rPr>
        <w:softHyphen/>
        <w:t>ные ошибки оборачиваются громадными потерями. В связи с этим воз</w:t>
      </w:r>
      <w:r w:rsidRPr="007D5817">
        <w:rPr>
          <w:sz w:val="22"/>
          <w:szCs w:val="22"/>
        </w:rPr>
        <w:softHyphen/>
        <w:t>никла необходимость применять для анализа экономической сит</w:t>
      </w:r>
      <w:r w:rsidRPr="007D5817">
        <w:rPr>
          <w:sz w:val="22"/>
          <w:szCs w:val="22"/>
        </w:rPr>
        <w:t>у</w:t>
      </w:r>
      <w:r w:rsidRPr="007D5817">
        <w:rPr>
          <w:sz w:val="22"/>
          <w:szCs w:val="22"/>
        </w:rPr>
        <w:t>ации математические методы и вычислительную технику. Такие методы объе</w:t>
      </w:r>
      <w:r w:rsidRPr="007D5817">
        <w:rPr>
          <w:sz w:val="22"/>
          <w:szCs w:val="22"/>
        </w:rPr>
        <w:softHyphen/>
        <w:t>диняются под общим названием математическое пр</w:t>
      </w:r>
      <w:r w:rsidRPr="007D5817">
        <w:rPr>
          <w:sz w:val="22"/>
          <w:szCs w:val="22"/>
        </w:rPr>
        <w:t>о</w:t>
      </w:r>
      <w:r w:rsidRPr="007D5817">
        <w:rPr>
          <w:sz w:val="22"/>
          <w:szCs w:val="22"/>
        </w:rPr>
        <w:t>граммирование или математическое моделирование.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i/>
          <w:sz w:val="22"/>
          <w:szCs w:val="22"/>
        </w:rPr>
        <w:t>Математическое программирование</w:t>
      </w:r>
      <w:r w:rsidRPr="007D5817">
        <w:rPr>
          <w:noProof/>
          <w:sz w:val="22"/>
          <w:szCs w:val="22"/>
        </w:rPr>
        <w:t xml:space="preserve"> −</w:t>
      </w:r>
      <w:r w:rsidRPr="007D5817">
        <w:rPr>
          <w:sz w:val="22"/>
          <w:szCs w:val="22"/>
        </w:rPr>
        <w:t xml:space="preserve"> область математики, раз</w:t>
      </w:r>
      <w:r w:rsidRPr="007D5817">
        <w:rPr>
          <w:sz w:val="22"/>
          <w:szCs w:val="22"/>
        </w:rPr>
        <w:softHyphen/>
        <w:t>раба</w:t>
      </w:r>
      <w:r w:rsidRPr="007D5817">
        <w:rPr>
          <w:sz w:val="22"/>
          <w:szCs w:val="22"/>
        </w:rPr>
        <w:softHyphen/>
        <w:t>тывающая теорию и численные методы решения мног</w:t>
      </w:r>
      <w:r w:rsidRPr="007D5817">
        <w:rPr>
          <w:sz w:val="22"/>
          <w:szCs w:val="22"/>
        </w:rPr>
        <w:t>о</w:t>
      </w:r>
      <w:r w:rsidRPr="007D5817">
        <w:rPr>
          <w:sz w:val="22"/>
          <w:szCs w:val="22"/>
        </w:rPr>
        <w:t>мерных экстре</w:t>
      </w:r>
      <w:r w:rsidRPr="007D5817">
        <w:rPr>
          <w:sz w:val="22"/>
          <w:szCs w:val="22"/>
        </w:rPr>
        <w:softHyphen/>
        <w:t>мальных задач с ограничениями, т. е. задач на эк</w:t>
      </w:r>
      <w:r w:rsidRPr="007D5817">
        <w:rPr>
          <w:sz w:val="22"/>
          <w:szCs w:val="22"/>
        </w:rPr>
        <w:t>с</w:t>
      </w:r>
      <w:r w:rsidRPr="007D5817">
        <w:rPr>
          <w:sz w:val="22"/>
          <w:szCs w:val="22"/>
        </w:rPr>
        <w:t>тремум функции мно</w:t>
      </w:r>
      <w:r w:rsidRPr="007D5817">
        <w:rPr>
          <w:sz w:val="22"/>
          <w:szCs w:val="22"/>
        </w:rPr>
        <w:softHyphen/>
        <w:t>гих переменных с ограничениями на область определения этих перемен</w:t>
      </w:r>
      <w:r w:rsidRPr="007D5817">
        <w:rPr>
          <w:sz w:val="22"/>
          <w:szCs w:val="22"/>
        </w:rPr>
        <w:softHyphen/>
        <w:t>ных. Функция, экстремальное значение которой нужно найти в условиях экономических возможностей, называется целевой функцией или показа</w:t>
      </w:r>
      <w:r w:rsidRPr="007D5817">
        <w:rPr>
          <w:sz w:val="22"/>
          <w:szCs w:val="22"/>
        </w:rPr>
        <w:softHyphen/>
        <w:t>телем эффективности, или критерием оптимальности. Экономические возможности фо</w:t>
      </w:r>
      <w:r w:rsidRPr="007D5817">
        <w:rPr>
          <w:sz w:val="22"/>
          <w:szCs w:val="22"/>
        </w:rPr>
        <w:t>р</w:t>
      </w:r>
      <w:r w:rsidRPr="007D5817">
        <w:rPr>
          <w:sz w:val="22"/>
          <w:szCs w:val="22"/>
        </w:rPr>
        <w:t>мализуются в виде системы ограничений. Все это со</w:t>
      </w:r>
      <w:r w:rsidRPr="007D5817">
        <w:rPr>
          <w:sz w:val="22"/>
          <w:szCs w:val="22"/>
        </w:rPr>
        <w:softHyphen/>
        <w:t>ставляет м</w:t>
      </w:r>
      <w:r w:rsidRPr="007D5817">
        <w:rPr>
          <w:sz w:val="22"/>
          <w:szCs w:val="22"/>
        </w:rPr>
        <w:t>а</w:t>
      </w:r>
      <w:r w:rsidRPr="007D5817">
        <w:rPr>
          <w:sz w:val="22"/>
          <w:szCs w:val="22"/>
        </w:rPr>
        <w:t>тематическую модель</w:t>
      </w:r>
      <w:r w:rsidRPr="0023596C">
        <w:rPr>
          <w:sz w:val="22"/>
          <w:szCs w:val="22"/>
        </w:rPr>
        <w:t xml:space="preserve"> </w:t>
      </w:r>
      <w:r>
        <w:rPr>
          <w:sz w:val="22"/>
          <w:szCs w:val="22"/>
        </w:rPr>
        <w:t>задачи</w:t>
      </w:r>
      <w:r w:rsidRPr="007D5817">
        <w:rPr>
          <w:sz w:val="22"/>
          <w:szCs w:val="22"/>
        </w:rPr>
        <w:t>.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i/>
          <w:sz w:val="22"/>
          <w:szCs w:val="22"/>
        </w:rPr>
        <w:t>Математическая модель задачи</w:t>
      </w:r>
      <w:r w:rsidRPr="007D5817">
        <w:rPr>
          <w:noProof/>
          <w:sz w:val="22"/>
          <w:szCs w:val="22"/>
        </w:rPr>
        <w:t xml:space="preserve"> </w:t>
      </w:r>
      <w:r w:rsidRPr="007D5817">
        <w:rPr>
          <w:rFonts w:ascii="Times" w:hAnsi="Times"/>
          <w:noProof/>
          <w:sz w:val="22"/>
          <w:szCs w:val="22"/>
        </w:rPr>
        <w:t>–</w:t>
      </w:r>
      <w:r w:rsidRPr="007D5817">
        <w:rPr>
          <w:sz w:val="22"/>
          <w:szCs w:val="22"/>
        </w:rPr>
        <w:t xml:space="preserve"> это отражение оригинала в виде функций, уравнений, неравенств, цифр и т. д. Модель задачи математиче</w:t>
      </w:r>
      <w:r w:rsidRPr="007D5817">
        <w:rPr>
          <w:sz w:val="22"/>
          <w:szCs w:val="22"/>
        </w:rPr>
        <w:softHyphen/>
        <w:t>ского программирования включает</w:t>
      </w:r>
      <w:r w:rsidRPr="007D5817">
        <w:rPr>
          <w:noProof/>
          <w:sz w:val="22"/>
          <w:szCs w:val="22"/>
        </w:rPr>
        <w:t>: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noProof/>
          <w:position w:val="-1"/>
          <w:sz w:val="22"/>
          <w:szCs w:val="22"/>
        </w:rPr>
        <w:t>1)</w:t>
      </w:r>
      <w:r w:rsidRPr="007D5817">
        <w:rPr>
          <w:position w:val="-1"/>
          <w:sz w:val="22"/>
          <w:szCs w:val="22"/>
        </w:rPr>
        <w:t xml:space="preserve"> совокупность неизвестных величин </w:t>
      </w:r>
      <w:r w:rsidRPr="00CC7D35">
        <w:rPr>
          <w:position w:val="-12"/>
          <w:sz w:val="22"/>
          <w:szCs w:val="22"/>
        </w:rPr>
        <w:object w:dxaOrig="20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55pt;height:17.75pt" o:ole="">
            <v:imagedata r:id="rId10" o:title=""/>
          </v:shape>
          <o:OLEObject Type="Embed" ProgID="Equation.3" ShapeID="_x0000_i1025" DrawAspect="Content" ObjectID="_1698740588" r:id="rId11"/>
        </w:object>
      </w:r>
      <w:r w:rsidRPr="007D5817">
        <w:rPr>
          <w:position w:val="-1"/>
          <w:sz w:val="22"/>
          <w:szCs w:val="22"/>
        </w:rPr>
        <w:t>, действуя</w:t>
      </w:r>
      <w:r w:rsidRPr="007D5817">
        <w:rPr>
          <w:sz w:val="22"/>
          <w:szCs w:val="22"/>
        </w:rPr>
        <w:t xml:space="preserve"> на которые,</w:t>
      </w:r>
      <w:r>
        <w:rPr>
          <w:sz w:val="22"/>
          <w:szCs w:val="22"/>
        </w:rPr>
        <w:t xml:space="preserve"> систему можно совершенствовать. Её</w:t>
      </w:r>
      <w:r w:rsidRPr="007D5817">
        <w:rPr>
          <w:sz w:val="22"/>
          <w:szCs w:val="22"/>
        </w:rPr>
        <w:t xml:space="preserve"> наз</w:t>
      </w:r>
      <w:r w:rsidRPr="007D5817">
        <w:rPr>
          <w:sz w:val="22"/>
          <w:szCs w:val="22"/>
        </w:rPr>
        <w:t>ы</w:t>
      </w:r>
      <w:r w:rsidRPr="007D5817">
        <w:rPr>
          <w:sz w:val="22"/>
          <w:szCs w:val="22"/>
        </w:rPr>
        <w:t xml:space="preserve">вают планом задачи (вектором управления, решением, стратегией, поведением и т. д.); 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noProof/>
          <w:sz w:val="22"/>
          <w:szCs w:val="22"/>
        </w:rPr>
        <w:t>2)</w:t>
      </w:r>
      <w:r w:rsidRPr="007D5817">
        <w:rPr>
          <w:sz w:val="22"/>
          <w:szCs w:val="22"/>
        </w:rPr>
        <w:t xml:space="preserve"> целевую функцию (она позволяет выбирать наилучший в</w:t>
      </w:r>
      <w:r w:rsidRPr="007D5817">
        <w:rPr>
          <w:sz w:val="22"/>
          <w:szCs w:val="22"/>
        </w:rPr>
        <w:t>а</w:t>
      </w:r>
      <w:r w:rsidRPr="007D5817">
        <w:rPr>
          <w:sz w:val="22"/>
          <w:szCs w:val="22"/>
        </w:rPr>
        <w:t>риант из множества возможных)</w:t>
      </w:r>
      <w:r>
        <w:rPr>
          <w:sz w:val="22"/>
          <w:szCs w:val="22"/>
        </w:rPr>
        <w:t>. Её</w:t>
      </w:r>
      <w:r w:rsidRPr="007D5817">
        <w:rPr>
          <w:sz w:val="22"/>
          <w:szCs w:val="22"/>
        </w:rPr>
        <w:t xml:space="preserve"> обозначают </w:t>
      </w:r>
      <w:r>
        <w:rPr>
          <w:sz w:val="22"/>
          <w:szCs w:val="22"/>
          <w:lang w:val="en-US"/>
        </w:rPr>
        <w:t>Z</w:t>
      </w:r>
      <w:r>
        <w:rPr>
          <w:sz w:val="22"/>
          <w:szCs w:val="22"/>
        </w:rPr>
        <w:t xml:space="preserve"> = </w:t>
      </w:r>
      <w:r>
        <w:rPr>
          <w:sz w:val="22"/>
          <w:szCs w:val="22"/>
          <w:lang w:val="en-US"/>
        </w:rPr>
        <w:t>Z</w:t>
      </w:r>
      <w:r w:rsidRPr="007D5817">
        <w:rPr>
          <w:sz w:val="22"/>
          <w:szCs w:val="22"/>
        </w:rPr>
        <w:t xml:space="preserve"> (х). Это </w:t>
      </w:r>
      <w:r w:rsidRPr="007D5817">
        <w:rPr>
          <w:sz w:val="22"/>
          <w:szCs w:val="22"/>
        </w:rPr>
        <w:lastRenderedPageBreak/>
        <w:t>может быть прибыль, объем выпуска или реализация</w:t>
      </w:r>
      <w:r>
        <w:rPr>
          <w:sz w:val="22"/>
          <w:szCs w:val="22"/>
        </w:rPr>
        <w:t xml:space="preserve"> продук</w:t>
      </w:r>
      <w:r w:rsidRPr="00CC7D35">
        <w:rPr>
          <w:sz w:val="22"/>
          <w:szCs w:val="22"/>
        </w:rPr>
        <w:t>ции</w:t>
      </w:r>
      <w:r w:rsidRPr="007D5817">
        <w:rPr>
          <w:sz w:val="22"/>
          <w:szCs w:val="22"/>
        </w:rPr>
        <w:t>, затраты производства, издержки и т. д.;</w:t>
      </w:r>
    </w:p>
    <w:p w:rsidR="008B45B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noProof/>
          <w:sz w:val="22"/>
          <w:szCs w:val="22"/>
        </w:rPr>
        <w:t>3)</w:t>
      </w:r>
      <w:r w:rsidRPr="007D5817">
        <w:rPr>
          <w:sz w:val="22"/>
          <w:szCs w:val="22"/>
        </w:rPr>
        <w:t xml:space="preserve"> условия (или систему ограничений), налагаемые на неи</w:t>
      </w:r>
      <w:r w:rsidRPr="007D5817">
        <w:rPr>
          <w:sz w:val="22"/>
          <w:szCs w:val="22"/>
        </w:rPr>
        <w:t>з</w:t>
      </w:r>
      <w:r w:rsidRPr="007D5817">
        <w:rPr>
          <w:sz w:val="22"/>
          <w:szCs w:val="22"/>
        </w:rPr>
        <w:t>вестные величины; эти условия могут быть материальные</w:t>
      </w:r>
      <w:r>
        <w:rPr>
          <w:sz w:val="22"/>
          <w:szCs w:val="22"/>
        </w:rPr>
        <w:t>,</w:t>
      </w:r>
      <w:r w:rsidRPr="007D5817">
        <w:rPr>
          <w:sz w:val="22"/>
          <w:szCs w:val="22"/>
        </w:rPr>
        <w:t xml:space="preserve"> фина</w:t>
      </w:r>
      <w:r w:rsidRPr="007D5817">
        <w:rPr>
          <w:sz w:val="22"/>
          <w:szCs w:val="22"/>
        </w:rPr>
        <w:t>н</w:t>
      </w:r>
      <w:r w:rsidRPr="007D5817">
        <w:rPr>
          <w:sz w:val="22"/>
          <w:szCs w:val="22"/>
        </w:rPr>
        <w:t>совые, трудовые ресурсы, возможности технического и научного потенциала. Математические ограничения выражаются в виде уравнений и нера</w:t>
      </w:r>
      <w:r w:rsidRPr="007D5817">
        <w:rPr>
          <w:sz w:val="22"/>
          <w:szCs w:val="22"/>
        </w:rPr>
        <w:softHyphen/>
        <w:t>венств. Их совокупность образует область доп</w:t>
      </w:r>
      <w:r w:rsidRPr="007D5817">
        <w:rPr>
          <w:sz w:val="22"/>
          <w:szCs w:val="22"/>
        </w:rPr>
        <w:t>у</w:t>
      </w:r>
      <w:r w:rsidRPr="007D5817">
        <w:rPr>
          <w:sz w:val="22"/>
          <w:szCs w:val="22"/>
        </w:rPr>
        <w:t>с</w:t>
      </w:r>
      <w:r>
        <w:rPr>
          <w:sz w:val="22"/>
          <w:szCs w:val="22"/>
        </w:rPr>
        <w:t>тимых решений (ОДР). Е</w:t>
      </w:r>
      <w:r w:rsidRPr="007D5817">
        <w:rPr>
          <w:sz w:val="22"/>
          <w:szCs w:val="22"/>
        </w:rPr>
        <w:t>сли ОДР обозначим за</w:t>
      </w:r>
      <w:r w:rsidRPr="007D5817">
        <w:rPr>
          <w:b/>
          <w:bCs/>
          <w:sz w:val="22"/>
          <w:szCs w:val="22"/>
        </w:rPr>
        <w:t xml:space="preserve"> </w:t>
      </w:r>
      <w:r w:rsidRPr="007D5817">
        <w:rPr>
          <w:caps/>
          <w:sz w:val="22"/>
          <w:szCs w:val="22"/>
          <w:lang w:val="en-US"/>
        </w:rPr>
        <w:t>q</w:t>
      </w:r>
      <w:r w:rsidRPr="007D5817">
        <w:rPr>
          <w:b/>
          <w:bCs/>
          <w:i/>
          <w:iCs/>
          <w:smallCaps/>
          <w:sz w:val="22"/>
          <w:szCs w:val="22"/>
        </w:rPr>
        <w:t>,</w:t>
      </w:r>
      <w:r w:rsidRPr="007D5817">
        <w:rPr>
          <w:smallCaps/>
          <w:sz w:val="22"/>
          <w:szCs w:val="22"/>
        </w:rPr>
        <w:t xml:space="preserve"> </w:t>
      </w:r>
      <w:r w:rsidRPr="007D5817">
        <w:rPr>
          <w:sz w:val="22"/>
          <w:szCs w:val="22"/>
        </w:rPr>
        <w:t>то модель з</w:t>
      </w:r>
      <w:r w:rsidRPr="007D5817">
        <w:rPr>
          <w:sz w:val="22"/>
          <w:szCs w:val="22"/>
        </w:rPr>
        <w:t>а</w:t>
      </w:r>
      <w:r w:rsidRPr="007D5817">
        <w:rPr>
          <w:sz w:val="22"/>
          <w:szCs w:val="22"/>
        </w:rPr>
        <w:t>дачи математического программи</w:t>
      </w:r>
      <w:r w:rsidRPr="007D5817">
        <w:rPr>
          <w:sz w:val="22"/>
          <w:szCs w:val="22"/>
        </w:rPr>
        <w:softHyphen/>
        <w:t>рования примет вид</w:t>
      </w:r>
      <w:r>
        <w:rPr>
          <w:sz w:val="22"/>
          <w:szCs w:val="22"/>
        </w:rPr>
        <w:t>:</w:t>
      </w:r>
      <w:r w:rsidRPr="007D5817">
        <w:rPr>
          <w:sz w:val="22"/>
          <w:szCs w:val="22"/>
        </w:rPr>
        <w:t xml:space="preserve"> </w:t>
      </w:r>
    </w:p>
    <w:p w:rsidR="009452D6" w:rsidRPr="005D1514" w:rsidRDefault="009452D6" w:rsidP="008B45B7">
      <w:pPr>
        <w:pStyle w:val="FR1"/>
        <w:spacing w:line="240" w:lineRule="auto"/>
        <w:ind w:firstLine="0"/>
        <w:jc w:val="center"/>
        <w:rPr>
          <w:i/>
          <w:iCs/>
          <w:noProof/>
          <w:sz w:val="22"/>
          <w:szCs w:val="22"/>
        </w:rPr>
      </w:pPr>
      <w:r w:rsidRPr="007D5817">
        <w:rPr>
          <w:sz w:val="22"/>
          <w:szCs w:val="22"/>
          <w:lang w:val="en-US"/>
        </w:rPr>
        <w:t>m</w:t>
      </w:r>
      <w:r w:rsidRPr="007D5817">
        <w:rPr>
          <w:sz w:val="22"/>
          <w:szCs w:val="22"/>
        </w:rPr>
        <w:t>ах (</w:t>
      </w:r>
      <w:r w:rsidRPr="007D5817">
        <w:rPr>
          <w:sz w:val="22"/>
          <w:szCs w:val="22"/>
          <w:lang w:val="en-US"/>
        </w:rPr>
        <w:t>min</w:t>
      </w:r>
      <w:r>
        <w:rPr>
          <w:sz w:val="22"/>
          <w:szCs w:val="22"/>
        </w:rPr>
        <w:t>)</w:t>
      </w:r>
      <w:r w:rsidR="008B45B7">
        <w:rPr>
          <w:sz w:val="22"/>
          <w:szCs w:val="22"/>
        </w:rPr>
        <w:t xml:space="preserve"> </w:t>
      </w:r>
      <w:r w:rsidRPr="007D5817">
        <w:rPr>
          <w:sz w:val="22"/>
          <w:szCs w:val="22"/>
          <w:lang w:val="en-US"/>
        </w:rPr>
        <w:t>Z</w:t>
      </w:r>
      <w:r w:rsidRPr="0023596C">
        <w:rPr>
          <w:sz w:val="22"/>
          <w:szCs w:val="22"/>
        </w:rPr>
        <w:t xml:space="preserve"> </w:t>
      </w:r>
      <w:r w:rsidRPr="007D5817">
        <w:rPr>
          <w:noProof/>
          <w:sz w:val="22"/>
          <w:szCs w:val="22"/>
        </w:rPr>
        <w:t>=</w:t>
      </w:r>
      <w:r w:rsidRPr="0023596C">
        <w:rPr>
          <w:noProof/>
          <w:sz w:val="22"/>
          <w:szCs w:val="22"/>
        </w:rPr>
        <w:t xml:space="preserve"> </w:t>
      </w:r>
      <w:r>
        <w:rPr>
          <w:sz w:val="22"/>
          <w:szCs w:val="22"/>
        </w:rPr>
        <w:t>Z</w:t>
      </w:r>
      <w:r w:rsidRPr="0023596C">
        <w:rPr>
          <w:sz w:val="22"/>
          <w:szCs w:val="22"/>
        </w:rPr>
        <w:t xml:space="preserve"> </w:t>
      </w:r>
      <w:r w:rsidRPr="007D5817">
        <w:rPr>
          <w:sz w:val="22"/>
          <w:szCs w:val="22"/>
        </w:rPr>
        <w:t>(</w:t>
      </w:r>
      <w:r w:rsidRPr="00410C98">
        <w:rPr>
          <w:position w:val="-14"/>
          <w:sz w:val="22"/>
          <w:szCs w:val="22"/>
        </w:rPr>
        <w:object w:dxaOrig="260" w:dyaOrig="380">
          <v:shape id="_x0000_i1026" type="#_x0000_t75" style="width:13.1pt;height:18.7pt" o:ole="">
            <v:imagedata r:id="rId12" o:title=""/>
          </v:shape>
          <o:OLEObject Type="Embed" ProgID="Equation.3" ShapeID="_x0000_i1026" DrawAspect="Content" ObjectID="_1698740589" r:id="rId13"/>
        </w:object>
      </w:r>
      <w:r w:rsidRPr="007D5817">
        <w:rPr>
          <w:sz w:val="22"/>
          <w:szCs w:val="22"/>
        </w:rPr>
        <w:t>},</w:t>
      </w:r>
      <w:r w:rsidRPr="00D27C36">
        <w:rPr>
          <w:sz w:val="22"/>
          <w:szCs w:val="22"/>
        </w:rPr>
        <w:t xml:space="preserve"> </w:t>
      </w:r>
      <w:r w:rsidRPr="00D27C36">
        <w:rPr>
          <w:position w:val="-4"/>
          <w:sz w:val="22"/>
          <w:szCs w:val="22"/>
        </w:rPr>
        <w:object w:dxaOrig="279" w:dyaOrig="320">
          <v:shape id="_x0000_i1027" type="#_x0000_t75" style="width:14.05pt;height:15.9pt" o:ole="">
            <v:imagedata r:id="rId14" o:title=""/>
          </v:shape>
          <o:OLEObject Type="Embed" ProgID="Equation.3" ShapeID="_x0000_i1027" DrawAspect="Content" ObjectID="_1698740590" r:id="rId15"/>
        </w:object>
      </w:r>
      <w:r w:rsidRPr="007D5817">
        <w:rPr>
          <w:sz w:val="22"/>
          <w:szCs w:val="22"/>
        </w:rPr>
        <w:sym w:font="Symbol" w:char="F0CE"/>
      </w:r>
      <w:r w:rsidRPr="007D5817">
        <w:rPr>
          <w:noProof/>
          <w:sz w:val="22"/>
          <w:szCs w:val="22"/>
        </w:rPr>
        <w:t xml:space="preserve"> Q</w:t>
      </w:r>
      <w:r w:rsidRPr="007D5817">
        <w:rPr>
          <w:i/>
          <w:iCs/>
          <w:noProof/>
          <w:sz w:val="22"/>
          <w:szCs w:val="22"/>
        </w:rPr>
        <w:t>.</w:t>
      </w:r>
    </w:p>
    <w:p w:rsidR="009452D6" w:rsidRPr="005D1514" w:rsidRDefault="009452D6" w:rsidP="009452D6">
      <w:pPr>
        <w:pStyle w:val="FR1"/>
        <w:spacing w:line="240" w:lineRule="auto"/>
        <w:ind w:firstLine="397"/>
        <w:rPr>
          <w:i/>
          <w:iCs/>
          <w:noProof/>
          <w:sz w:val="22"/>
          <w:szCs w:val="22"/>
        </w:rPr>
      </w:pPr>
      <w:r w:rsidRPr="00D27C36">
        <w:rPr>
          <w:sz w:val="22"/>
          <w:szCs w:val="22"/>
        </w:rPr>
        <w:t>Или</w:t>
      </w:r>
      <w:r w:rsidRPr="007D5817">
        <w:rPr>
          <w:i/>
          <w:iCs/>
          <w:noProof/>
          <w:sz w:val="22"/>
          <w:szCs w:val="22"/>
        </w:rPr>
        <w:t xml:space="preserve"> </w:t>
      </w:r>
      <w:r>
        <w:rPr>
          <w:sz w:val="22"/>
          <w:szCs w:val="22"/>
        </w:rPr>
        <w:t>в</w:t>
      </w:r>
      <w:r w:rsidRPr="007D5817">
        <w:rPr>
          <w:sz w:val="22"/>
          <w:szCs w:val="22"/>
        </w:rPr>
        <w:t xml:space="preserve"> развернутом виде:</w:t>
      </w:r>
      <w:r>
        <w:rPr>
          <w:sz w:val="22"/>
          <w:szCs w:val="22"/>
        </w:rPr>
        <w:t xml:space="preserve"> найти план </w:t>
      </w:r>
      <w:r w:rsidRPr="00D27C36">
        <w:rPr>
          <w:position w:val="-4"/>
          <w:sz w:val="22"/>
          <w:szCs w:val="22"/>
        </w:rPr>
        <w:object w:dxaOrig="279" w:dyaOrig="320">
          <v:shape id="_x0000_i1028" type="#_x0000_t75" style="width:14.05pt;height:15.9pt" o:ole="">
            <v:imagedata r:id="rId14" o:title=""/>
          </v:shape>
          <o:OLEObject Type="Embed" ProgID="Equation.3" ShapeID="_x0000_i1028" DrawAspect="Content" ObjectID="_1698740591" r:id="rId16"/>
        </w:object>
      </w:r>
      <w:r w:rsidRPr="007D5817">
        <w:rPr>
          <w:sz w:val="22"/>
          <w:szCs w:val="22"/>
        </w:rPr>
        <w:t>= (х</w:t>
      </w:r>
      <w:r w:rsidRPr="007D5817">
        <w:rPr>
          <w:sz w:val="22"/>
          <w:szCs w:val="22"/>
          <w:vertAlign w:val="subscript"/>
        </w:rPr>
        <w:t>1</w:t>
      </w:r>
      <w:r>
        <w:rPr>
          <w:sz w:val="22"/>
          <w:szCs w:val="22"/>
          <w:vertAlign w:val="subscript"/>
        </w:rPr>
        <w:t xml:space="preserve"> </w:t>
      </w:r>
      <w:r>
        <w:rPr>
          <w:sz w:val="22"/>
          <w:szCs w:val="22"/>
        </w:rPr>
        <w:t>.</w:t>
      </w:r>
      <w:r w:rsidRPr="007D5817">
        <w:rPr>
          <w:noProof/>
          <w:sz w:val="22"/>
          <w:szCs w:val="22"/>
        </w:rPr>
        <w:t>..</w:t>
      </w:r>
      <w:r w:rsidRPr="007D5817">
        <w:rPr>
          <w:sz w:val="22"/>
          <w:szCs w:val="22"/>
        </w:rPr>
        <w:t xml:space="preserve"> х</w:t>
      </w:r>
      <w:r w:rsidRPr="007D5817">
        <w:rPr>
          <w:sz w:val="22"/>
          <w:szCs w:val="22"/>
          <w:vertAlign w:val="subscript"/>
          <w:lang w:val="en-US"/>
        </w:rPr>
        <w:t>n</w:t>
      </w:r>
      <w:r w:rsidRPr="007D5817">
        <w:rPr>
          <w:noProof/>
          <w:sz w:val="22"/>
          <w:szCs w:val="22"/>
        </w:rPr>
        <w:t>),</w:t>
      </w:r>
      <w:r w:rsidRPr="007D5817">
        <w:rPr>
          <w:sz w:val="22"/>
          <w:szCs w:val="22"/>
        </w:rPr>
        <w:t xml:space="preserve"> доставл</w:t>
      </w:r>
      <w:r w:rsidRPr="007D5817">
        <w:rPr>
          <w:sz w:val="22"/>
          <w:szCs w:val="22"/>
        </w:rPr>
        <w:t>я</w:t>
      </w:r>
      <w:r w:rsidRPr="007D5817">
        <w:rPr>
          <w:sz w:val="22"/>
          <w:szCs w:val="22"/>
        </w:rPr>
        <w:t>ющий экстремальное значение це</w:t>
      </w:r>
      <w:r w:rsidRPr="007D5817">
        <w:rPr>
          <w:sz w:val="22"/>
          <w:szCs w:val="22"/>
        </w:rPr>
        <w:softHyphen/>
        <w:t xml:space="preserve">левой функции </w:t>
      </w:r>
      <w:r w:rsidRPr="007D5817">
        <w:rPr>
          <w:i/>
          <w:iCs/>
          <w:sz w:val="22"/>
          <w:szCs w:val="22"/>
          <w:lang w:val="en-US"/>
        </w:rPr>
        <w:t>z</w:t>
      </w:r>
      <w:r w:rsidRPr="007D5817">
        <w:rPr>
          <w:sz w:val="22"/>
          <w:szCs w:val="22"/>
        </w:rPr>
        <w:t xml:space="preserve"> при огранич</w:t>
      </w:r>
      <w:r w:rsidRPr="007D5817">
        <w:rPr>
          <w:sz w:val="22"/>
          <w:szCs w:val="22"/>
        </w:rPr>
        <w:t>е</w:t>
      </w:r>
      <w:r w:rsidRPr="007D5817">
        <w:rPr>
          <w:sz w:val="22"/>
          <w:szCs w:val="22"/>
        </w:rPr>
        <w:t xml:space="preserve">ниях </w:t>
      </w:r>
      <w:r w:rsidRPr="007D5817">
        <w:rPr>
          <w:sz w:val="22"/>
          <w:szCs w:val="22"/>
        </w:rPr>
        <w:sym w:font="Symbol" w:char="F06A"/>
      </w:r>
      <w:r w:rsidRPr="007D5817">
        <w:rPr>
          <w:sz w:val="22"/>
          <w:szCs w:val="22"/>
          <w:vertAlign w:val="subscript"/>
          <w:lang w:val="en-US"/>
        </w:rPr>
        <w:t>i</w:t>
      </w:r>
      <w:r w:rsidRPr="007D5817">
        <w:rPr>
          <w:sz w:val="22"/>
          <w:szCs w:val="22"/>
          <w:vertAlign w:val="subscript"/>
        </w:rPr>
        <w:t xml:space="preserve"> </w:t>
      </w:r>
      <w:r w:rsidRPr="007D5817">
        <w:rPr>
          <w:sz w:val="22"/>
          <w:szCs w:val="22"/>
        </w:rPr>
        <w:t>(х</w:t>
      </w:r>
      <w:r w:rsidRPr="007D5817">
        <w:rPr>
          <w:sz w:val="22"/>
          <w:szCs w:val="22"/>
          <w:vertAlign w:val="subscript"/>
        </w:rPr>
        <w:t>1</w:t>
      </w:r>
      <w:r>
        <w:rPr>
          <w:sz w:val="22"/>
          <w:szCs w:val="22"/>
          <w:vertAlign w:val="subscript"/>
        </w:rPr>
        <w:t xml:space="preserve"> </w:t>
      </w:r>
      <w:r w:rsidRPr="007D5817">
        <w:rPr>
          <w:noProof/>
          <w:sz w:val="22"/>
          <w:szCs w:val="22"/>
        </w:rPr>
        <w:t>...</w:t>
      </w:r>
      <w:r w:rsidRPr="007D5817">
        <w:rPr>
          <w:sz w:val="22"/>
          <w:szCs w:val="22"/>
        </w:rPr>
        <w:t xml:space="preserve"> х</w:t>
      </w:r>
      <w:r w:rsidRPr="007D5817">
        <w:rPr>
          <w:sz w:val="22"/>
          <w:szCs w:val="22"/>
          <w:vertAlign w:val="subscript"/>
          <w:lang w:val="en-US"/>
        </w:rPr>
        <w:t>n</w:t>
      </w:r>
      <w:r w:rsidRPr="007D5817">
        <w:rPr>
          <w:sz w:val="22"/>
          <w:szCs w:val="22"/>
        </w:rPr>
        <w:t>)</w:t>
      </w:r>
      <w:r w:rsidRPr="007D5817">
        <w:rPr>
          <w:sz w:val="22"/>
          <w:szCs w:val="22"/>
          <w:lang w:val="en-US"/>
        </w:rPr>
        <w:sym w:font="Symbol" w:char="F07B"/>
      </w:r>
      <w:r w:rsidRPr="007D5817">
        <w:rPr>
          <w:sz w:val="22"/>
          <w:szCs w:val="22"/>
          <w:lang w:val="en-US"/>
        </w:rPr>
        <w:sym w:font="Symbol" w:char="F0A3"/>
      </w:r>
      <w:r w:rsidRPr="007D5817">
        <w:rPr>
          <w:sz w:val="22"/>
          <w:szCs w:val="22"/>
        </w:rPr>
        <w:t xml:space="preserve"> = </w:t>
      </w:r>
      <w:r w:rsidRPr="007D5817">
        <w:rPr>
          <w:sz w:val="22"/>
          <w:szCs w:val="22"/>
        </w:rPr>
        <w:sym w:font="Symbol" w:char="F0B3"/>
      </w:r>
      <w:r w:rsidRPr="007D5817">
        <w:rPr>
          <w:sz w:val="22"/>
          <w:szCs w:val="22"/>
          <w:lang w:val="en-US"/>
        </w:rPr>
        <w:sym w:font="Symbol" w:char="F07D"/>
      </w:r>
      <w:r w:rsidRPr="007D5817">
        <w:rPr>
          <w:sz w:val="22"/>
          <w:szCs w:val="22"/>
        </w:rPr>
        <w:t xml:space="preserve"> </w:t>
      </w:r>
      <w:r w:rsidRPr="007D5817">
        <w:rPr>
          <w:sz w:val="22"/>
          <w:szCs w:val="22"/>
          <w:lang w:val="en-US"/>
        </w:rPr>
        <w:t>B</w:t>
      </w:r>
      <w:r w:rsidRPr="007D5817">
        <w:rPr>
          <w:sz w:val="22"/>
          <w:szCs w:val="22"/>
          <w:vertAlign w:val="subscript"/>
          <w:lang w:val="en-US"/>
        </w:rPr>
        <w:t>i</w:t>
      </w:r>
      <w:r w:rsidRPr="007D5817">
        <w:rPr>
          <w:sz w:val="22"/>
          <w:szCs w:val="22"/>
        </w:rPr>
        <w:t>. Из экономиче</w:t>
      </w:r>
      <w:r w:rsidRPr="007D5817">
        <w:rPr>
          <w:sz w:val="22"/>
          <w:szCs w:val="22"/>
        </w:rPr>
        <w:softHyphen/>
        <w:t>ских соображений на план задачи налагаются условия неотрицательности х</w:t>
      </w:r>
      <w:r w:rsidRPr="007D5817">
        <w:rPr>
          <w:sz w:val="22"/>
          <w:szCs w:val="22"/>
          <w:vertAlign w:val="subscript"/>
          <w:lang w:val="en-US"/>
        </w:rPr>
        <w:t>i</w:t>
      </w:r>
      <w:r w:rsidRPr="007D5817">
        <w:rPr>
          <w:sz w:val="22"/>
          <w:szCs w:val="22"/>
        </w:rPr>
        <w:t xml:space="preserve"> </w:t>
      </w:r>
      <w:r w:rsidRPr="007D5817">
        <w:rPr>
          <w:sz w:val="22"/>
          <w:szCs w:val="22"/>
        </w:rPr>
        <w:sym w:font="Symbol" w:char="F0B3"/>
      </w:r>
      <w:r w:rsidRPr="007D5817">
        <w:rPr>
          <w:sz w:val="22"/>
          <w:szCs w:val="22"/>
        </w:rPr>
        <w:t xml:space="preserve"> 0</w:t>
      </w:r>
      <w:r w:rsidRPr="007D5817">
        <w:rPr>
          <w:i/>
          <w:iCs/>
          <w:sz w:val="22"/>
          <w:szCs w:val="22"/>
        </w:rPr>
        <w:t>,</w:t>
      </w:r>
      <w:r w:rsidRPr="007D5817">
        <w:rPr>
          <w:sz w:val="22"/>
          <w:szCs w:val="22"/>
        </w:rPr>
        <w:t xml:space="preserve"> иногда цел</w:t>
      </w:r>
      <w:r w:rsidRPr="007D5817">
        <w:rPr>
          <w:sz w:val="22"/>
          <w:szCs w:val="22"/>
        </w:rPr>
        <w:t>о</w:t>
      </w:r>
      <w:r w:rsidRPr="007D5817">
        <w:rPr>
          <w:sz w:val="22"/>
          <w:szCs w:val="22"/>
        </w:rPr>
        <w:t>численности. Допустимый план, доставляющий функ</w:t>
      </w:r>
      <w:r w:rsidRPr="007D5817">
        <w:rPr>
          <w:sz w:val="22"/>
          <w:szCs w:val="22"/>
        </w:rPr>
        <w:softHyphen/>
        <w:t>ции цели эк</w:t>
      </w:r>
      <w:r w:rsidRPr="007D5817">
        <w:rPr>
          <w:sz w:val="22"/>
          <w:szCs w:val="22"/>
        </w:rPr>
        <w:t>с</w:t>
      </w:r>
      <w:r w:rsidRPr="007D5817">
        <w:rPr>
          <w:sz w:val="22"/>
          <w:szCs w:val="22"/>
        </w:rPr>
        <w:t>тремальное значение, называется оптимальным.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 xml:space="preserve"> Начало ма</w:t>
      </w:r>
      <w:r w:rsidRPr="007D5817">
        <w:rPr>
          <w:sz w:val="22"/>
          <w:szCs w:val="22"/>
        </w:rPr>
        <w:softHyphen/>
        <w:t>тема</w:t>
      </w:r>
      <w:r w:rsidRPr="007D5817">
        <w:rPr>
          <w:sz w:val="22"/>
          <w:szCs w:val="22"/>
        </w:rPr>
        <w:softHyphen/>
        <w:t>тического программирования было положено в</w:t>
      </w:r>
      <w:r w:rsidRPr="007D5817">
        <w:rPr>
          <w:noProof/>
          <w:sz w:val="22"/>
          <w:szCs w:val="22"/>
        </w:rPr>
        <w:t xml:space="preserve"> 1939</w:t>
      </w:r>
      <w:r w:rsidRPr="007D5817">
        <w:rPr>
          <w:sz w:val="22"/>
          <w:szCs w:val="22"/>
        </w:rPr>
        <w:t xml:space="preserve"> г. советским математиком-экономистом Л. В. Канторовичем. Составными частями ма</w:t>
      </w:r>
      <w:r w:rsidRPr="007D5817">
        <w:rPr>
          <w:sz w:val="22"/>
          <w:szCs w:val="22"/>
        </w:rPr>
        <w:softHyphen/>
        <w:t>тематического программирования являю</w:t>
      </w:r>
      <w:r w:rsidRPr="007D5817">
        <w:rPr>
          <w:sz w:val="22"/>
          <w:szCs w:val="22"/>
        </w:rPr>
        <w:t>т</w:t>
      </w:r>
      <w:r w:rsidRPr="007D5817">
        <w:rPr>
          <w:sz w:val="22"/>
          <w:szCs w:val="22"/>
        </w:rPr>
        <w:t>ся линейное, нелинейное, дискретное, ди</w:t>
      </w:r>
      <w:r w:rsidRPr="007D5817">
        <w:rPr>
          <w:sz w:val="22"/>
          <w:szCs w:val="22"/>
        </w:rPr>
        <w:softHyphen/>
        <w:t>намическое программ</w:t>
      </w:r>
      <w:r w:rsidRPr="007D5817">
        <w:rPr>
          <w:sz w:val="22"/>
          <w:szCs w:val="22"/>
        </w:rPr>
        <w:t>и</w:t>
      </w:r>
      <w:r w:rsidRPr="007D5817">
        <w:rPr>
          <w:sz w:val="22"/>
          <w:szCs w:val="22"/>
        </w:rPr>
        <w:t>рование, а также теория игр и графов.</w:t>
      </w:r>
    </w:p>
    <w:p w:rsidR="009452D6" w:rsidRPr="007D5817" w:rsidRDefault="009452D6" w:rsidP="009452D6">
      <w:pPr>
        <w:pStyle w:val="FR2"/>
        <w:spacing w:before="180" w:line="240" w:lineRule="auto"/>
        <w:ind w:left="0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b/>
          <w:bCs/>
          <w:noProof/>
          <w:sz w:val="22"/>
          <w:szCs w:val="22"/>
        </w:rPr>
        <w:t>1.2.</w:t>
      </w:r>
      <w:r w:rsidRPr="007D5817">
        <w:rPr>
          <w:rFonts w:ascii="Times New Roman" w:hAnsi="Times New Roman" w:cs="Times New Roman"/>
          <w:b/>
          <w:bCs/>
          <w:sz w:val="22"/>
          <w:szCs w:val="22"/>
        </w:rPr>
        <w:t xml:space="preserve"> Линейное программирование. Общие понятия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i/>
          <w:sz w:val="22"/>
          <w:szCs w:val="22"/>
        </w:rPr>
        <w:t>Линейное программирование</w:t>
      </w:r>
      <w:r w:rsidRPr="007D5817">
        <w:rPr>
          <w:noProof/>
          <w:sz w:val="22"/>
          <w:szCs w:val="22"/>
        </w:rPr>
        <w:t xml:space="preserve"> </w:t>
      </w:r>
      <w:r w:rsidRPr="007D5817">
        <w:rPr>
          <w:rFonts w:ascii="Times" w:hAnsi="Times"/>
          <w:noProof/>
          <w:sz w:val="22"/>
          <w:szCs w:val="22"/>
        </w:rPr>
        <w:t>–</w:t>
      </w:r>
      <w:r w:rsidRPr="007D5817">
        <w:rPr>
          <w:sz w:val="22"/>
          <w:szCs w:val="22"/>
        </w:rPr>
        <w:t xml:space="preserve"> это наука о методах исследов</w:t>
      </w:r>
      <w:r w:rsidRPr="007D5817">
        <w:rPr>
          <w:sz w:val="22"/>
          <w:szCs w:val="22"/>
        </w:rPr>
        <w:t>а</w:t>
      </w:r>
      <w:r w:rsidRPr="007D5817">
        <w:rPr>
          <w:sz w:val="22"/>
          <w:szCs w:val="22"/>
        </w:rPr>
        <w:t>ния и отыскания наибольших и наименьших значений линейной функции, на неизвестные величины которой наложены линейные ограничения, т. е. в линейном программировании целевая функция</w:t>
      </w:r>
      <w:r w:rsidRPr="007D5817">
        <w:rPr>
          <w:noProof/>
          <w:sz w:val="22"/>
          <w:szCs w:val="22"/>
        </w:rPr>
        <w:t xml:space="preserve"> </w:t>
      </w:r>
      <w:r w:rsidRPr="007D5817">
        <w:rPr>
          <w:rFonts w:ascii="Times" w:hAnsi="Times"/>
          <w:noProof/>
          <w:sz w:val="22"/>
          <w:szCs w:val="22"/>
        </w:rPr>
        <w:t>–</w:t>
      </w:r>
      <w:r w:rsidRPr="007D5817">
        <w:rPr>
          <w:sz w:val="22"/>
          <w:szCs w:val="22"/>
        </w:rPr>
        <w:t xml:space="preserve"> это линейная функция, условия</w:t>
      </w:r>
      <w:r w:rsidRPr="007D5817">
        <w:rPr>
          <w:noProof/>
          <w:sz w:val="22"/>
          <w:szCs w:val="22"/>
        </w:rPr>
        <w:t xml:space="preserve"> </w:t>
      </w:r>
      <w:r w:rsidRPr="007D5817">
        <w:rPr>
          <w:rFonts w:ascii="Times" w:hAnsi="Times"/>
          <w:noProof/>
          <w:sz w:val="22"/>
          <w:szCs w:val="22"/>
        </w:rPr>
        <w:t>–</w:t>
      </w:r>
      <w:r w:rsidRPr="007D5817">
        <w:rPr>
          <w:sz w:val="22"/>
          <w:szCs w:val="22"/>
        </w:rPr>
        <w:t xml:space="preserve"> это линейные уравнения, л</w:t>
      </w:r>
      <w:r w:rsidRPr="007D5817">
        <w:rPr>
          <w:sz w:val="22"/>
          <w:szCs w:val="22"/>
        </w:rPr>
        <w:t>и</w:t>
      </w:r>
      <w:r w:rsidRPr="007D5817">
        <w:rPr>
          <w:sz w:val="22"/>
          <w:szCs w:val="22"/>
        </w:rPr>
        <w:t>нейные неравенства и т. д.</w:t>
      </w:r>
    </w:p>
    <w:p w:rsidR="009452D6" w:rsidRPr="00311A37" w:rsidRDefault="009452D6" w:rsidP="009452D6">
      <w:pPr>
        <w:pStyle w:val="FR1"/>
        <w:spacing w:line="240" w:lineRule="auto"/>
        <w:ind w:firstLine="397"/>
        <w:rPr>
          <w:spacing w:val="-4"/>
          <w:sz w:val="22"/>
          <w:szCs w:val="22"/>
        </w:rPr>
      </w:pPr>
      <w:r w:rsidRPr="007D5817">
        <w:rPr>
          <w:sz w:val="22"/>
          <w:szCs w:val="22"/>
        </w:rPr>
        <w:t>Таким образом, задачи линейного программирования относя</w:t>
      </w:r>
      <w:r w:rsidRPr="007D5817">
        <w:rPr>
          <w:sz w:val="22"/>
          <w:szCs w:val="22"/>
        </w:rPr>
        <w:t>т</w:t>
      </w:r>
      <w:r w:rsidRPr="007D5817">
        <w:rPr>
          <w:sz w:val="22"/>
          <w:szCs w:val="22"/>
        </w:rPr>
        <w:t>ся к за</w:t>
      </w:r>
      <w:r w:rsidRPr="007D5817">
        <w:rPr>
          <w:sz w:val="22"/>
          <w:szCs w:val="22"/>
        </w:rPr>
        <w:softHyphen/>
        <w:t>дачам на условный экстремум функции. Казалось бы, что для исследова</w:t>
      </w:r>
      <w:r w:rsidRPr="007D5817">
        <w:rPr>
          <w:sz w:val="22"/>
          <w:szCs w:val="22"/>
        </w:rPr>
        <w:softHyphen/>
        <w:t>ния линейной функции многих переменных на условный экстремум дос</w:t>
      </w:r>
      <w:r w:rsidRPr="007D5817">
        <w:rPr>
          <w:sz w:val="22"/>
          <w:szCs w:val="22"/>
        </w:rPr>
        <w:softHyphen/>
        <w:t>таточно применить хорошо разработа</w:t>
      </w:r>
      <w:r w:rsidRPr="007D5817">
        <w:rPr>
          <w:sz w:val="22"/>
          <w:szCs w:val="22"/>
        </w:rPr>
        <w:t>н</w:t>
      </w:r>
      <w:r w:rsidRPr="007D5817">
        <w:rPr>
          <w:sz w:val="22"/>
          <w:szCs w:val="22"/>
        </w:rPr>
        <w:t>ные методы математического ана</w:t>
      </w:r>
      <w:r w:rsidRPr="007D5817">
        <w:rPr>
          <w:sz w:val="22"/>
          <w:szCs w:val="22"/>
        </w:rPr>
        <w:softHyphen/>
        <w:t>лиза. Однако</w:t>
      </w:r>
      <w:r>
        <w:rPr>
          <w:sz w:val="22"/>
          <w:szCs w:val="22"/>
        </w:rPr>
        <w:t>,</w:t>
      </w:r>
      <w:r w:rsidRPr="007D5817">
        <w:rPr>
          <w:sz w:val="22"/>
          <w:szCs w:val="22"/>
        </w:rPr>
        <w:t xml:space="preserve"> невозможность их применения показывают простейшие примеры. Пусть необходимо исследовать на экстремум линейную функцию</w:t>
      </w:r>
      <w:r>
        <w:rPr>
          <w:sz w:val="22"/>
          <w:szCs w:val="22"/>
        </w:rPr>
        <w:t xml:space="preserve"> </w:t>
      </w:r>
      <w:r w:rsidRPr="007D5817">
        <w:rPr>
          <w:i/>
          <w:iCs/>
          <w:sz w:val="22"/>
          <w:szCs w:val="22"/>
          <w:lang w:val="en-US"/>
        </w:rPr>
        <w:t>Z</w:t>
      </w:r>
      <w:r w:rsidRPr="007D5817">
        <w:rPr>
          <w:i/>
          <w:iCs/>
          <w:noProof/>
          <w:sz w:val="22"/>
          <w:szCs w:val="22"/>
        </w:rPr>
        <w:t xml:space="preserve"> </w:t>
      </w:r>
      <w:r w:rsidRPr="007D5817">
        <w:rPr>
          <w:noProof/>
          <w:sz w:val="22"/>
          <w:szCs w:val="22"/>
        </w:rPr>
        <w:t>=</w:t>
      </w:r>
      <w:r w:rsidRPr="007D581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Z </w:t>
      </w:r>
      <w:r w:rsidRPr="007D5817">
        <w:rPr>
          <w:sz w:val="22"/>
          <w:szCs w:val="22"/>
        </w:rPr>
        <w:t>(</w:t>
      </w:r>
      <w:r w:rsidRPr="007D5817">
        <w:rPr>
          <w:sz w:val="22"/>
          <w:szCs w:val="22"/>
          <w:lang w:val="en-US"/>
        </w:rPr>
        <w:t>x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 xml:space="preserve">; </w:t>
      </w:r>
      <w:r w:rsidRPr="007D5817">
        <w:rPr>
          <w:sz w:val="22"/>
          <w:szCs w:val="22"/>
          <w:lang w:val="en-US"/>
        </w:rPr>
        <w:t>x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sz w:val="22"/>
          <w:szCs w:val="22"/>
        </w:rPr>
        <w:t>;…</w:t>
      </w:r>
      <w:r w:rsidRPr="007D5817">
        <w:rPr>
          <w:sz w:val="22"/>
          <w:szCs w:val="22"/>
          <w:lang w:val="en-US"/>
        </w:rPr>
        <w:t>x</w:t>
      </w:r>
      <w:r w:rsidRPr="007D5817">
        <w:rPr>
          <w:sz w:val="22"/>
          <w:szCs w:val="22"/>
          <w:vertAlign w:val="subscript"/>
          <w:lang w:val="en-US"/>
        </w:rPr>
        <w:t>n</w:t>
      </w:r>
      <w:r w:rsidRPr="007D5817">
        <w:rPr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 w:rsidRPr="00311A37">
        <w:rPr>
          <w:spacing w:val="-4"/>
          <w:sz w:val="22"/>
          <w:szCs w:val="22"/>
        </w:rPr>
        <w:t>=</w:t>
      </w:r>
      <w:r w:rsidRPr="00311A37">
        <w:rPr>
          <w:spacing w:val="-4"/>
          <w:position w:val="-14"/>
          <w:sz w:val="22"/>
          <w:szCs w:val="22"/>
          <w:lang w:val="en-US"/>
        </w:rPr>
        <w:object w:dxaOrig="3519" w:dyaOrig="380">
          <v:shape id="_x0000_i1029" type="#_x0000_t75" style="width:175.8pt;height:18.7pt" o:ole="">
            <v:imagedata r:id="rId17" o:title=""/>
          </v:shape>
          <o:OLEObject Type="Embed" ProgID="Equation.3" ShapeID="_x0000_i1029" DrawAspect="Content" ObjectID="_1698740592" r:id="rId18"/>
        </w:object>
      </w:r>
      <w:r w:rsidRPr="00311A37">
        <w:rPr>
          <w:spacing w:val="-4"/>
          <w:sz w:val="22"/>
          <w:szCs w:val="22"/>
        </w:rPr>
        <w:t xml:space="preserve"> при линейных ограничениях</w:t>
      </w:r>
    </w:p>
    <w:p w:rsidR="009452D6" w:rsidRPr="007D5817" w:rsidRDefault="009452D6" w:rsidP="009452D6">
      <w:pPr>
        <w:pStyle w:val="FR1"/>
        <w:spacing w:line="240" w:lineRule="auto"/>
        <w:ind w:firstLine="397"/>
        <w:jc w:val="center"/>
        <w:rPr>
          <w:sz w:val="22"/>
          <w:szCs w:val="22"/>
          <w:lang w:val="en-US"/>
        </w:rPr>
      </w:pPr>
      <w:r w:rsidRPr="00410C98">
        <w:rPr>
          <w:position w:val="-50"/>
          <w:sz w:val="22"/>
          <w:szCs w:val="22"/>
          <w:lang w:val="en-US"/>
        </w:rPr>
        <w:object w:dxaOrig="2000" w:dyaOrig="1120">
          <v:shape id="_x0000_i1030" type="#_x0000_t75" style="width:89.75pt;height:50.5pt" o:ole="">
            <v:imagedata r:id="rId19" o:title=""/>
          </v:shape>
          <o:OLEObject Type="Embed" ProgID="Equation.3" ShapeID="_x0000_i1030" DrawAspect="Content" ObjectID="_1698740593" r:id="rId20"/>
        </w:object>
      </w:r>
    </w:p>
    <w:p w:rsidR="009452D6" w:rsidRPr="007D5817" w:rsidRDefault="009452D6" w:rsidP="009452D6">
      <w:pPr>
        <w:pStyle w:val="FR1"/>
        <w:spacing w:line="240" w:lineRule="auto"/>
        <w:ind w:firstLine="0"/>
        <w:rPr>
          <w:sz w:val="22"/>
          <w:szCs w:val="22"/>
        </w:rPr>
      </w:pPr>
      <w:r w:rsidRPr="00CE61D5">
        <w:rPr>
          <w:sz w:val="22"/>
          <w:szCs w:val="22"/>
        </w:rPr>
        <w:t>Так как</w:t>
      </w:r>
      <w:r>
        <w:rPr>
          <w:sz w:val="22"/>
          <w:szCs w:val="22"/>
        </w:rPr>
        <w:t xml:space="preserve"> </w:t>
      </w:r>
      <w:r w:rsidRPr="007D5817">
        <w:rPr>
          <w:sz w:val="22"/>
          <w:szCs w:val="22"/>
          <w:lang w:val="en-US"/>
        </w:rPr>
        <w:t>Z</w:t>
      </w:r>
      <w:r w:rsidRPr="007D5817">
        <w:rPr>
          <w:sz w:val="22"/>
          <w:szCs w:val="22"/>
        </w:rPr>
        <w:t xml:space="preserve"> – линейная функция, то в общем случае</w:t>
      </w:r>
      <w:r w:rsidRPr="00CE61D5">
        <w:rPr>
          <w:spacing w:val="-4"/>
          <w:position w:val="-32"/>
          <w:sz w:val="22"/>
          <w:szCs w:val="22"/>
        </w:rPr>
        <w:object w:dxaOrig="800" w:dyaOrig="700">
          <v:shape id="_x0000_i1031" type="#_x0000_t75" style="width:31.8pt;height:28.05pt" o:ole="">
            <v:imagedata r:id="rId21" o:title=""/>
          </v:shape>
          <o:OLEObject Type="Embed" ProgID="Equation.3" ShapeID="_x0000_i1031" DrawAspect="Content" ObjectID="_1698740594" r:id="rId22"/>
        </w:object>
      </w:r>
      <w:r w:rsidRPr="007D5817">
        <w:rPr>
          <w:sz w:val="22"/>
          <w:szCs w:val="22"/>
        </w:rPr>
        <w:t>, а, след</w:t>
      </w:r>
      <w:r w:rsidRPr="007D5817">
        <w:rPr>
          <w:sz w:val="22"/>
          <w:szCs w:val="22"/>
        </w:rPr>
        <w:t>о</w:t>
      </w:r>
      <w:r w:rsidRPr="007D5817">
        <w:rPr>
          <w:sz w:val="22"/>
          <w:szCs w:val="22"/>
        </w:rPr>
        <w:t>вательно, внутри области экстремальных точек не существует. Значит</w:t>
      </w:r>
      <w:r>
        <w:rPr>
          <w:sz w:val="22"/>
          <w:szCs w:val="22"/>
        </w:rPr>
        <w:t>,</w:t>
      </w:r>
      <w:r w:rsidRPr="007D5817">
        <w:rPr>
          <w:sz w:val="22"/>
          <w:szCs w:val="22"/>
        </w:rPr>
        <w:t xml:space="preserve"> </w:t>
      </w:r>
      <w:r w:rsidRPr="007D5817">
        <w:rPr>
          <w:sz w:val="22"/>
          <w:szCs w:val="22"/>
          <w:lang w:val="en-US"/>
        </w:rPr>
        <w:t>min</w:t>
      </w:r>
      <w:r w:rsidRPr="007D5817">
        <w:rPr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 w:rsidRPr="007D5817">
        <w:rPr>
          <w:sz w:val="22"/>
          <w:szCs w:val="22"/>
          <w:lang w:val="en-US"/>
        </w:rPr>
        <w:t>m</w:t>
      </w:r>
      <w:r w:rsidRPr="007D5817">
        <w:rPr>
          <w:sz w:val="22"/>
          <w:szCs w:val="22"/>
        </w:rPr>
        <w:t>ах</w:t>
      </w:r>
      <w:r>
        <w:rPr>
          <w:sz w:val="22"/>
          <w:szCs w:val="22"/>
        </w:rPr>
        <w:t>)</w:t>
      </w:r>
      <w:r w:rsidRPr="007D5817">
        <w:rPr>
          <w:sz w:val="22"/>
          <w:szCs w:val="22"/>
        </w:rPr>
        <w:t xml:space="preserve"> значения линейной функции находятся на гр</w:t>
      </w:r>
      <w:r w:rsidRPr="007D5817">
        <w:rPr>
          <w:sz w:val="22"/>
          <w:szCs w:val="22"/>
        </w:rPr>
        <w:t>а</w:t>
      </w:r>
      <w:r w:rsidRPr="007D5817">
        <w:rPr>
          <w:sz w:val="22"/>
          <w:szCs w:val="22"/>
        </w:rPr>
        <w:t>нице области, которая образована системой ограничений. Для отыскания этих значений потре</w:t>
      </w:r>
      <w:r w:rsidRPr="007D5817">
        <w:rPr>
          <w:sz w:val="22"/>
          <w:szCs w:val="22"/>
        </w:rPr>
        <w:softHyphen/>
        <w:t>бовалось создание специальных методов. Особенно широкое распростра</w:t>
      </w:r>
      <w:r w:rsidRPr="007D5817">
        <w:rPr>
          <w:sz w:val="22"/>
          <w:szCs w:val="22"/>
        </w:rPr>
        <w:softHyphen/>
        <w:t>нение математическое программирование получило в экономике, так как исследование зависимостей между величинами, встречающимися во мно</w:t>
      </w:r>
      <w:r w:rsidRPr="007D5817">
        <w:rPr>
          <w:sz w:val="22"/>
          <w:szCs w:val="22"/>
        </w:rPr>
        <w:softHyphen/>
        <w:t>гих экономических задачах, приводит к линейной функции с лине</w:t>
      </w:r>
      <w:r w:rsidRPr="007D5817">
        <w:rPr>
          <w:sz w:val="22"/>
          <w:szCs w:val="22"/>
        </w:rPr>
        <w:t>й</w:t>
      </w:r>
      <w:r w:rsidRPr="007D5817">
        <w:rPr>
          <w:sz w:val="22"/>
          <w:szCs w:val="22"/>
        </w:rPr>
        <w:t>ными ограничениями.</w:t>
      </w:r>
    </w:p>
    <w:p w:rsidR="009452D6" w:rsidRPr="007D5817" w:rsidRDefault="009452D6" w:rsidP="009452D6">
      <w:pPr>
        <w:pStyle w:val="FR1"/>
        <w:spacing w:line="240" w:lineRule="auto"/>
        <w:ind w:firstLine="0"/>
        <w:rPr>
          <w:sz w:val="22"/>
          <w:szCs w:val="22"/>
        </w:rPr>
      </w:pPr>
    </w:p>
    <w:p w:rsidR="009452D6" w:rsidRPr="00CC7D35" w:rsidRDefault="009452D6" w:rsidP="009452D6">
      <w:pPr>
        <w:pStyle w:val="FR2"/>
        <w:spacing w:line="240" w:lineRule="auto"/>
        <w:ind w:left="0" w:right="15" w:firstLine="0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7D5817">
        <w:rPr>
          <w:rFonts w:ascii="Times New Roman" w:hAnsi="Times New Roman" w:cs="Times New Roman"/>
          <w:b/>
          <w:bCs/>
          <w:noProof/>
          <w:sz w:val="22"/>
          <w:szCs w:val="22"/>
        </w:rPr>
        <w:t>1.3.</w:t>
      </w:r>
      <w:r w:rsidRPr="007D5817">
        <w:rPr>
          <w:rFonts w:ascii="Times New Roman" w:hAnsi="Times New Roman" w:cs="Times New Roman"/>
          <w:b/>
          <w:bCs/>
          <w:sz w:val="22"/>
          <w:szCs w:val="22"/>
        </w:rPr>
        <w:t xml:space="preserve"> Построение математических моделей простейших </w:t>
      </w:r>
    </w:p>
    <w:p w:rsidR="009452D6" w:rsidRPr="007D5817" w:rsidRDefault="009452D6" w:rsidP="009452D6">
      <w:pPr>
        <w:pStyle w:val="FR2"/>
        <w:spacing w:line="240" w:lineRule="auto"/>
        <w:ind w:left="0" w:right="15" w:firstLine="0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7D5817">
        <w:rPr>
          <w:rFonts w:ascii="Times New Roman" w:hAnsi="Times New Roman" w:cs="Times New Roman"/>
          <w:b/>
          <w:bCs/>
          <w:sz w:val="22"/>
          <w:szCs w:val="22"/>
        </w:rPr>
        <w:t>экономических задач</w:t>
      </w:r>
    </w:p>
    <w:p w:rsidR="009452D6" w:rsidRPr="007D5817" w:rsidRDefault="009452D6" w:rsidP="0003329D">
      <w:pPr>
        <w:pStyle w:val="FR2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Задача использования сырья</w:t>
      </w:r>
    </w:p>
    <w:p w:rsidR="009452D6" w:rsidRDefault="009452D6" w:rsidP="009452D6">
      <w:pPr>
        <w:pStyle w:val="FR2"/>
        <w:spacing w:line="240" w:lineRule="auto"/>
        <w:ind w:left="0" w:firstLine="397"/>
        <w:rPr>
          <w:rFonts w:ascii="Times New Roman" w:hAnsi="Times New Roman" w:cs="Times New Roman"/>
          <w:i/>
          <w:iCs/>
          <w:noProof/>
          <w:spacing w:val="-2"/>
          <w:sz w:val="22"/>
          <w:szCs w:val="22"/>
        </w:rPr>
      </w:pPr>
      <w:r w:rsidRPr="007D5817">
        <w:rPr>
          <w:rFonts w:ascii="Times New Roman" w:hAnsi="Times New Roman" w:cs="Times New Roman"/>
          <w:spacing w:val="-2"/>
          <w:sz w:val="22"/>
          <w:szCs w:val="22"/>
        </w:rPr>
        <w:t>Пусть некоторая производственная единица (цех, за</w:t>
      </w:r>
      <w:r>
        <w:rPr>
          <w:rFonts w:ascii="Times New Roman" w:hAnsi="Times New Roman" w:cs="Times New Roman"/>
          <w:spacing w:val="-2"/>
          <w:sz w:val="22"/>
          <w:szCs w:val="22"/>
        </w:rPr>
        <w:t>вод и т.</w:t>
      </w:r>
      <w:r w:rsidR="0039065B">
        <w:rPr>
          <w:rFonts w:ascii="Times New Roman" w:hAnsi="Times New Roman" w:cs="Times New Roman"/>
          <w:spacing w:val="-2"/>
          <w:sz w:val="22"/>
          <w:szCs w:val="22"/>
        </w:rPr>
        <w:t xml:space="preserve"> д.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), исходя из конъюнктуры рынка</w:t>
      </w:r>
      <w:r w:rsidRPr="007D5817">
        <w:rPr>
          <w:rFonts w:ascii="Times New Roman" w:hAnsi="Times New Roman" w:cs="Times New Roman"/>
          <w:noProof/>
          <w:spacing w:val="-2"/>
          <w:sz w:val="22"/>
          <w:szCs w:val="22"/>
        </w:rPr>
        <w:t xml:space="preserve">, 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 xml:space="preserve">технических возможностей может выпускать </w:t>
      </w:r>
      <w:r w:rsidRPr="007D5817">
        <w:rPr>
          <w:rFonts w:ascii="Times New Roman" w:hAnsi="Times New Roman" w:cs="Times New Roman"/>
          <w:i/>
          <w:iCs/>
          <w:spacing w:val="-2"/>
          <w:sz w:val="22"/>
          <w:szCs w:val="22"/>
        </w:rPr>
        <w:t>п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 xml:space="preserve"> различных видов продукции. Предприятие при их пр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о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изводстве должно ограничиться каким-то количеством различных видов ресурсов (сырье, полуфабрикаты, рабочая сила, оборудов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 xml:space="preserve">ние, электроэнергия и т. д.). Пусть их число равно </w:t>
      </w:r>
      <w:r w:rsidRPr="007D5817">
        <w:rPr>
          <w:rFonts w:ascii="Times New Roman" w:hAnsi="Times New Roman" w:cs="Times New Roman"/>
          <w:i/>
          <w:iCs/>
          <w:spacing w:val="-2"/>
          <w:sz w:val="22"/>
          <w:szCs w:val="22"/>
        </w:rPr>
        <w:t>т</w:t>
      </w:r>
      <w:r w:rsidRPr="007D5817">
        <w:rPr>
          <w:rFonts w:ascii="Times New Roman" w:hAnsi="Times New Roman" w:cs="Times New Roman"/>
          <w:i/>
          <w:iCs/>
          <w:noProof/>
          <w:spacing w:val="-2"/>
          <w:sz w:val="22"/>
          <w:szCs w:val="22"/>
        </w:rPr>
        <w:t>.</w:t>
      </w:r>
    </w:p>
    <w:p w:rsidR="009452D6" w:rsidRPr="007D5817" w:rsidRDefault="009452D6" w:rsidP="009452D6">
      <w:pPr>
        <w:pStyle w:val="FR2"/>
        <w:spacing w:line="240" w:lineRule="auto"/>
        <w:ind w:left="0" w:firstLine="397"/>
        <w:rPr>
          <w:rFonts w:ascii="Times New Roman" w:hAnsi="Times New Roman" w:cs="Times New Roman"/>
          <w:spacing w:val="-2"/>
          <w:sz w:val="22"/>
          <w:szCs w:val="22"/>
        </w:rPr>
      </w:pPr>
      <w:r w:rsidRPr="007D5817">
        <w:rPr>
          <w:rFonts w:ascii="Times New Roman" w:hAnsi="Times New Roman" w:cs="Times New Roman"/>
          <w:spacing w:val="-2"/>
          <w:sz w:val="22"/>
          <w:szCs w:val="22"/>
        </w:rPr>
        <w:t xml:space="preserve"> Рассмотрим з</w:t>
      </w:r>
      <w:r>
        <w:rPr>
          <w:rFonts w:ascii="Times New Roman" w:hAnsi="Times New Roman" w:cs="Times New Roman"/>
          <w:spacing w:val="-2"/>
          <w:sz w:val="22"/>
          <w:szCs w:val="22"/>
        </w:rPr>
        <w:t>адачу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 xml:space="preserve"> на конкретном примере. Для изготовления двух видов продукции Р</w:t>
      </w:r>
      <w:r w:rsidRPr="007D5817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, Р</w:t>
      </w:r>
      <w:r w:rsidRPr="007D5817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 xml:space="preserve"> используют три вида сырья </w:t>
      </w:r>
      <w:r w:rsidRPr="007D5817">
        <w:rPr>
          <w:rFonts w:ascii="Times New Roman" w:hAnsi="Times New Roman" w:cs="Times New Roman"/>
          <w:spacing w:val="-2"/>
          <w:sz w:val="22"/>
          <w:szCs w:val="22"/>
          <w:lang w:val="en-US"/>
        </w:rPr>
        <w:t>S</w:t>
      </w:r>
      <w:r w:rsidRPr="007D5817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, S</w:t>
      </w:r>
      <w:r w:rsidRPr="007D5817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 xml:space="preserve">, </w:t>
      </w:r>
      <w:r w:rsidRPr="007D5817">
        <w:rPr>
          <w:rFonts w:ascii="Times New Roman" w:hAnsi="Times New Roman" w:cs="Times New Roman"/>
          <w:spacing w:val="-2"/>
          <w:sz w:val="22"/>
          <w:szCs w:val="22"/>
          <w:lang w:val="en-US"/>
        </w:rPr>
        <w:t>S</w:t>
      </w:r>
      <w:r w:rsidRPr="007D5817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3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. Запасы сырья, количество единиц продукции, а также величина прибыли</w:t>
      </w:r>
      <w:r w:rsidRPr="007D5817">
        <w:rPr>
          <w:rFonts w:ascii="Times New Roman" w:hAnsi="Times New Roman" w:cs="Times New Roman"/>
          <w:noProof/>
          <w:spacing w:val="-2"/>
          <w:sz w:val="22"/>
          <w:szCs w:val="22"/>
        </w:rPr>
        <w:t>,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 xml:space="preserve"> получаемая </w:t>
      </w:r>
      <w:r w:rsidRPr="007D5817">
        <w:rPr>
          <w:rFonts w:ascii="Times New Roman" w:hAnsi="Times New Roman" w:cs="Times New Roman"/>
          <w:spacing w:val="-2"/>
          <w:sz w:val="22"/>
          <w:szCs w:val="22"/>
          <w:lang w:val="en-US"/>
        </w:rPr>
        <w:t>o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т реализации единицы продукции, привед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е</w:t>
      </w:r>
      <w:r w:rsidR="0039065B">
        <w:rPr>
          <w:rFonts w:ascii="Times New Roman" w:hAnsi="Times New Roman" w:cs="Times New Roman"/>
          <w:spacing w:val="-2"/>
          <w:sz w:val="22"/>
          <w:szCs w:val="22"/>
        </w:rPr>
        <w:t>ны в табл. 1</w:t>
      </w:r>
      <w:r w:rsidRPr="007D5817">
        <w:rPr>
          <w:rFonts w:ascii="Times New Roman" w:hAnsi="Times New Roman" w:cs="Times New Roman"/>
          <w:spacing w:val="-2"/>
          <w:sz w:val="22"/>
          <w:szCs w:val="22"/>
        </w:rPr>
        <w:t>.</w:t>
      </w:r>
    </w:p>
    <w:p w:rsidR="009452D6" w:rsidRPr="007D5817" w:rsidRDefault="009452D6" w:rsidP="009452D6">
      <w:pPr>
        <w:pStyle w:val="FR1"/>
        <w:tabs>
          <w:tab w:val="left" w:pos="8385"/>
          <w:tab w:val="right" w:pos="9864"/>
        </w:tabs>
        <w:spacing w:line="240" w:lineRule="auto"/>
        <w:ind w:firstLine="397"/>
        <w:jc w:val="right"/>
        <w:rPr>
          <w:noProof/>
          <w:sz w:val="22"/>
          <w:szCs w:val="22"/>
        </w:rPr>
      </w:pPr>
      <w:r>
        <w:rPr>
          <w:sz w:val="22"/>
          <w:szCs w:val="22"/>
          <w:lang w:val="en-US"/>
        </w:rPr>
        <w:t xml:space="preserve">  </w:t>
      </w:r>
      <w:r w:rsidRPr="007D5817">
        <w:rPr>
          <w:sz w:val="22"/>
          <w:szCs w:val="22"/>
        </w:rPr>
        <w:t>Таблица</w:t>
      </w:r>
      <w:r w:rsidRPr="007D5817">
        <w:rPr>
          <w:noProof/>
          <w:sz w:val="22"/>
          <w:szCs w:val="22"/>
        </w:rPr>
        <w:t xml:space="preserve"> 1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91"/>
        <w:gridCol w:w="2124"/>
        <w:gridCol w:w="1559"/>
        <w:gridCol w:w="1584"/>
      </w:tblGrid>
      <w:tr w:rsidR="009452D6" w:rsidRPr="007D5817">
        <w:trPr>
          <w:cantSplit/>
          <w:trHeight w:val="354"/>
          <w:jc w:val="center"/>
        </w:trPr>
        <w:tc>
          <w:tcPr>
            <w:tcW w:w="1191" w:type="dxa"/>
            <w:vMerge w:val="restart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Виды сырья</w:t>
            </w:r>
          </w:p>
        </w:tc>
        <w:tc>
          <w:tcPr>
            <w:tcW w:w="2124" w:type="dxa"/>
            <w:vMerge w:val="restart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Запас сырья</w:t>
            </w:r>
          </w:p>
        </w:tc>
        <w:tc>
          <w:tcPr>
            <w:tcW w:w="3143" w:type="dxa"/>
            <w:gridSpan w:val="2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Количество единиц сырья, идущих на изготовление единицы продукции</w:t>
            </w:r>
          </w:p>
        </w:tc>
      </w:tr>
      <w:tr w:rsidR="009452D6" w:rsidRPr="007D5817">
        <w:trPr>
          <w:cantSplit/>
          <w:trHeight w:val="275"/>
          <w:jc w:val="center"/>
        </w:trPr>
        <w:tc>
          <w:tcPr>
            <w:tcW w:w="1191" w:type="dxa"/>
            <w:vMerge/>
          </w:tcPr>
          <w:p w:rsidR="009452D6" w:rsidRPr="007D5817" w:rsidRDefault="009452D6" w:rsidP="00AB7E8C">
            <w:pPr>
              <w:pStyle w:val="FR1"/>
              <w:spacing w:line="240" w:lineRule="auto"/>
              <w:ind w:firstLine="397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124" w:type="dxa"/>
            <w:vMerge/>
          </w:tcPr>
          <w:p w:rsidR="009452D6" w:rsidRPr="007D5817" w:rsidRDefault="009452D6" w:rsidP="00AB7E8C">
            <w:pPr>
              <w:pStyle w:val="FR1"/>
              <w:spacing w:line="240" w:lineRule="auto"/>
              <w:ind w:firstLine="397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559" w:type="dxa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  <w:lang w:val="en-US"/>
              </w:rPr>
            </w:pPr>
            <w:r w:rsidRPr="007D5817">
              <w:rPr>
                <w:sz w:val="18"/>
                <w:szCs w:val="18"/>
              </w:rPr>
              <w:t>Р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1584" w:type="dxa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  <w:lang w:val="en-US"/>
              </w:rPr>
            </w:pPr>
            <w:r w:rsidRPr="007D5817">
              <w:rPr>
                <w:sz w:val="18"/>
                <w:szCs w:val="18"/>
              </w:rPr>
              <w:t>Р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2</w:t>
            </w:r>
          </w:p>
        </w:tc>
      </w:tr>
      <w:tr w:rsidR="009452D6" w:rsidRPr="007D5817">
        <w:trPr>
          <w:trHeight w:val="497"/>
          <w:jc w:val="center"/>
        </w:trPr>
        <w:tc>
          <w:tcPr>
            <w:tcW w:w="1191" w:type="dxa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sz w:val="18"/>
                <w:szCs w:val="18"/>
                <w:lang w:val="en-US"/>
              </w:rPr>
              <w:t>S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1</w:t>
            </w: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sz w:val="18"/>
                <w:szCs w:val="18"/>
                <w:lang w:val="en-US"/>
              </w:rPr>
              <w:t>S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2</w:t>
            </w: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sz w:val="18"/>
                <w:szCs w:val="18"/>
                <w:lang w:val="en-US"/>
              </w:rPr>
              <w:t>S</w:t>
            </w:r>
            <w:r w:rsidRPr="007D5817">
              <w:rPr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2124" w:type="dxa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20</w:t>
            </w: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40</w:t>
            </w: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30</w:t>
            </w:r>
          </w:p>
        </w:tc>
        <w:tc>
          <w:tcPr>
            <w:tcW w:w="1559" w:type="dxa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2</w:t>
            </w: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8</w:t>
            </w: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1584" w:type="dxa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5</w:t>
            </w: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5</w:t>
            </w: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6</w:t>
            </w:r>
          </w:p>
        </w:tc>
      </w:tr>
      <w:tr w:rsidR="009452D6" w:rsidRPr="007D5817">
        <w:trPr>
          <w:cantSplit/>
          <w:trHeight w:val="132"/>
          <w:jc w:val="center"/>
        </w:trPr>
        <w:tc>
          <w:tcPr>
            <w:tcW w:w="3315" w:type="dxa"/>
            <w:gridSpan w:val="2"/>
          </w:tcPr>
          <w:p w:rsidR="009452D6" w:rsidRPr="007D5817" w:rsidRDefault="009452D6" w:rsidP="009452D6">
            <w:pPr>
              <w:pStyle w:val="FR1"/>
              <w:spacing w:line="240" w:lineRule="auto"/>
              <w:ind w:firstLine="0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Прибыль от единицы продукции, (руб.)</w:t>
            </w:r>
          </w:p>
        </w:tc>
        <w:tc>
          <w:tcPr>
            <w:tcW w:w="1559" w:type="dxa"/>
            <w:vAlign w:val="center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50</w:t>
            </w:r>
          </w:p>
        </w:tc>
        <w:tc>
          <w:tcPr>
            <w:tcW w:w="1584" w:type="dxa"/>
            <w:vAlign w:val="center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40</w:t>
            </w:r>
          </w:p>
        </w:tc>
      </w:tr>
    </w:tbl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lastRenderedPageBreak/>
        <w:t>Необходимо составить такой план выпуска продукции, чтобы при ее реализации получить максимальную прибыль.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pacing w:val="-2"/>
          <w:position w:val="-12"/>
          <w:sz w:val="22"/>
          <w:szCs w:val="22"/>
        </w:rPr>
      </w:pPr>
      <w:r w:rsidRPr="007D5817">
        <w:rPr>
          <w:spacing w:val="-2"/>
          <w:sz w:val="22"/>
          <w:szCs w:val="22"/>
        </w:rPr>
        <w:t>Обозначим через х</w:t>
      </w:r>
      <w:r w:rsidRPr="007D5817">
        <w:rPr>
          <w:spacing w:val="-2"/>
          <w:sz w:val="22"/>
          <w:szCs w:val="22"/>
          <w:vertAlign w:val="subscript"/>
        </w:rPr>
        <w:t>1</w:t>
      </w:r>
      <w:r w:rsidRPr="007D5817">
        <w:rPr>
          <w:spacing w:val="-2"/>
          <w:sz w:val="22"/>
          <w:szCs w:val="22"/>
        </w:rPr>
        <w:t xml:space="preserve"> </w:t>
      </w:r>
      <w:r w:rsidRPr="007D5817">
        <w:rPr>
          <w:rFonts w:ascii="Times" w:hAnsi="Times"/>
          <w:spacing w:val="-2"/>
          <w:sz w:val="22"/>
          <w:szCs w:val="22"/>
        </w:rPr>
        <w:t>–</w:t>
      </w:r>
      <w:r w:rsidRPr="007D5817">
        <w:rPr>
          <w:spacing w:val="-2"/>
          <w:sz w:val="22"/>
          <w:szCs w:val="22"/>
        </w:rPr>
        <w:t xml:space="preserve"> количество изготовленных единиц пр</w:t>
      </w:r>
      <w:r w:rsidRPr="007D5817">
        <w:rPr>
          <w:spacing w:val="-2"/>
          <w:sz w:val="22"/>
          <w:szCs w:val="22"/>
        </w:rPr>
        <w:t>о</w:t>
      </w:r>
      <w:r w:rsidRPr="007D5817">
        <w:rPr>
          <w:spacing w:val="-2"/>
          <w:sz w:val="22"/>
          <w:szCs w:val="22"/>
        </w:rPr>
        <w:t>дукции Р</w:t>
      </w:r>
      <w:r w:rsidRPr="007D5817">
        <w:rPr>
          <w:spacing w:val="-2"/>
          <w:sz w:val="22"/>
          <w:szCs w:val="22"/>
          <w:vertAlign w:val="subscript"/>
        </w:rPr>
        <w:t>1</w:t>
      </w:r>
      <w:r w:rsidRPr="007D5817">
        <w:rPr>
          <w:spacing w:val="-2"/>
          <w:sz w:val="22"/>
          <w:szCs w:val="22"/>
        </w:rPr>
        <w:t>, х</w:t>
      </w:r>
      <w:r w:rsidRPr="007D5817">
        <w:rPr>
          <w:spacing w:val="-2"/>
          <w:sz w:val="22"/>
          <w:szCs w:val="22"/>
          <w:vertAlign w:val="subscript"/>
        </w:rPr>
        <w:t>2</w:t>
      </w:r>
      <w:r w:rsidRPr="007D5817">
        <w:rPr>
          <w:spacing w:val="-2"/>
          <w:sz w:val="22"/>
          <w:szCs w:val="22"/>
        </w:rPr>
        <w:t xml:space="preserve"> </w:t>
      </w:r>
      <w:r w:rsidRPr="007D5817">
        <w:rPr>
          <w:rFonts w:ascii="Times" w:hAnsi="Times"/>
          <w:i/>
          <w:iCs/>
          <w:noProof/>
          <w:spacing w:val="-2"/>
          <w:sz w:val="22"/>
          <w:szCs w:val="22"/>
        </w:rPr>
        <w:t>–</w:t>
      </w:r>
      <w:r w:rsidRPr="007D5817">
        <w:rPr>
          <w:spacing w:val="-2"/>
          <w:sz w:val="22"/>
          <w:szCs w:val="22"/>
        </w:rPr>
        <w:t xml:space="preserve"> количе</w:t>
      </w:r>
      <w:r w:rsidRPr="007D5817">
        <w:rPr>
          <w:spacing w:val="-2"/>
          <w:sz w:val="22"/>
          <w:szCs w:val="22"/>
        </w:rPr>
        <w:softHyphen/>
        <w:t>ство изготовленных единиц продукции Р</w:t>
      </w:r>
      <w:r w:rsidRPr="007D5817">
        <w:rPr>
          <w:spacing w:val="-2"/>
          <w:sz w:val="22"/>
          <w:szCs w:val="22"/>
          <w:vertAlign w:val="subscript"/>
        </w:rPr>
        <w:t>2</w:t>
      </w:r>
      <w:r>
        <w:rPr>
          <w:noProof/>
          <w:spacing w:val="-2"/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Т</w:t>
      </w:r>
      <w:r w:rsidRPr="007D5817">
        <w:rPr>
          <w:spacing w:val="-2"/>
          <w:sz w:val="22"/>
          <w:szCs w:val="22"/>
        </w:rPr>
        <w:t>о</w:t>
      </w:r>
      <w:r w:rsidRPr="007D5817">
        <w:rPr>
          <w:spacing w:val="-2"/>
          <w:sz w:val="22"/>
          <w:szCs w:val="22"/>
        </w:rPr>
        <w:t>гда, учитывая количество единиц сырья, идущих на изготовление единицы продукции, а также запасы сырья, получим систему огр</w:t>
      </w:r>
      <w:r w:rsidRPr="007D5817">
        <w:rPr>
          <w:spacing w:val="-2"/>
          <w:sz w:val="22"/>
          <w:szCs w:val="22"/>
        </w:rPr>
        <w:t>а</w:t>
      </w:r>
      <w:r>
        <w:rPr>
          <w:spacing w:val="-2"/>
          <w:sz w:val="22"/>
          <w:szCs w:val="22"/>
        </w:rPr>
        <w:t>ничений</w:t>
      </w:r>
      <w:r w:rsidRPr="005D1514">
        <w:rPr>
          <w:spacing w:val="-2"/>
          <w:sz w:val="22"/>
          <w:szCs w:val="22"/>
        </w:rPr>
        <w:t>:</w:t>
      </w:r>
      <w:r w:rsidRPr="007D5817">
        <w:rPr>
          <w:spacing w:val="-2"/>
          <w:position w:val="-12"/>
          <w:sz w:val="22"/>
          <w:szCs w:val="22"/>
        </w:rPr>
        <w:t xml:space="preserve"> </w:t>
      </w:r>
      <w:r w:rsidRPr="007D5817">
        <w:rPr>
          <w:spacing w:val="-2"/>
          <w:position w:val="-50"/>
          <w:sz w:val="22"/>
          <w:szCs w:val="22"/>
        </w:rPr>
        <w:object w:dxaOrig="2320" w:dyaOrig="1120">
          <v:shape id="_x0000_i1032" type="#_x0000_t75" style="width:88.85pt;height:43pt" o:ole="">
            <v:imagedata r:id="rId23" o:title=""/>
          </v:shape>
          <o:OLEObject Type="Embed" ProgID="Equation.3" ShapeID="_x0000_i1032" DrawAspect="Content" ObjectID="_1698740595" r:id="rId24"/>
        </w:object>
      </w:r>
      <w:r w:rsidRPr="007D5817">
        <w:rPr>
          <w:spacing w:val="-2"/>
          <w:sz w:val="22"/>
          <w:szCs w:val="22"/>
        </w:rPr>
        <w:t xml:space="preserve"> </w:t>
      </w:r>
      <w:r w:rsidRPr="007D5817">
        <w:rPr>
          <w:spacing w:val="-2"/>
          <w:position w:val="-12"/>
          <w:sz w:val="22"/>
          <w:szCs w:val="22"/>
        </w:rPr>
        <w:t>(количество сырья, идущего на изг</w:t>
      </w:r>
      <w:r w:rsidRPr="007D5817">
        <w:rPr>
          <w:spacing w:val="-2"/>
          <w:position w:val="-12"/>
          <w:sz w:val="22"/>
          <w:szCs w:val="22"/>
        </w:rPr>
        <w:t>о</w:t>
      </w:r>
      <w:r w:rsidRPr="007D5817">
        <w:rPr>
          <w:spacing w:val="-2"/>
          <w:position w:val="-12"/>
          <w:sz w:val="22"/>
          <w:szCs w:val="22"/>
        </w:rPr>
        <w:t>товление продукции, не должно превышать запасы сырья).</w:t>
      </w:r>
    </w:p>
    <w:p w:rsidR="009452D6" w:rsidRPr="0023596C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>Также на х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 xml:space="preserve"> и х</w:t>
      </w:r>
      <w:r w:rsidRPr="007D5817">
        <w:rPr>
          <w:sz w:val="22"/>
          <w:szCs w:val="22"/>
          <w:vertAlign w:val="subscript"/>
        </w:rPr>
        <w:t xml:space="preserve">2 </w:t>
      </w:r>
      <w:r w:rsidRPr="007D5817">
        <w:rPr>
          <w:sz w:val="22"/>
          <w:szCs w:val="22"/>
        </w:rPr>
        <w:t xml:space="preserve"> должно быть наложено ограничение неотр</w:t>
      </w:r>
      <w:r w:rsidRPr="007D5817">
        <w:rPr>
          <w:sz w:val="22"/>
          <w:szCs w:val="22"/>
        </w:rPr>
        <w:t>и</w:t>
      </w:r>
      <w:r w:rsidRPr="007D5817">
        <w:rPr>
          <w:sz w:val="22"/>
          <w:szCs w:val="22"/>
        </w:rPr>
        <w:t>цатель</w:t>
      </w:r>
      <w:r w:rsidRPr="007D5817">
        <w:rPr>
          <w:sz w:val="22"/>
          <w:szCs w:val="22"/>
        </w:rPr>
        <w:softHyphen/>
        <w:t>ности х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 xml:space="preserve"> </w:t>
      </w:r>
      <w:r w:rsidRPr="007D5817">
        <w:rPr>
          <w:sz w:val="22"/>
          <w:szCs w:val="22"/>
        </w:rPr>
        <w:sym w:font="Symbol" w:char="F0B3"/>
      </w:r>
      <w:r w:rsidRPr="007D5817">
        <w:rPr>
          <w:sz w:val="22"/>
          <w:szCs w:val="22"/>
        </w:rPr>
        <w:t xml:space="preserve"> 0, х</w:t>
      </w:r>
      <w:r w:rsidRPr="007D5817">
        <w:rPr>
          <w:sz w:val="22"/>
          <w:szCs w:val="22"/>
          <w:vertAlign w:val="subscript"/>
        </w:rPr>
        <w:t xml:space="preserve">2 </w:t>
      </w:r>
      <w:r w:rsidRPr="007D5817">
        <w:rPr>
          <w:sz w:val="22"/>
          <w:szCs w:val="22"/>
        </w:rPr>
        <w:sym w:font="Symbol" w:char="F0B3"/>
      </w:r>
      <w:r w:rsidRPr="007D5817">
        <w:rPr>
          <w:sz w:val="22"/>
          <w:szCs w:val="22"/>
        </w:rPr>
        <w:t xml:space="preserve"> 0. Конечную цель решаемой задачи</w:t>
      </w:r>
      <w:r w:rsidRPr="007D5817">
        <w:rPr>
          <w:noProof/>
          <w:sz w:val="22"/>
          <w:szCs w:val="22"/>
        </w:rPr>
        <w:t xml:space="preserve"> </w:t>
      </w:r>
      <w:r w:rsidRPr="007D5817">
        <w:rPr>
          <w:rFonts w:ascii="Times" w:hAnsi="Times"/>
          <w:noProof/>
          <w:sz w:val="22"/>
          <w:szCs w:val="22"/>
        </w:rPr>
        <w:t>–</w:t>
      </w:r>
      <w:r w:rsidRPr="007D5817">
        <w:rPr>
          <w:sz w:val="22"/>
          <w:szCs w:val="22"/>
        </w:rPr>
        <w:t xml:space="preserve"> п</w:t>
      </w:r>
      <w:r w:rsidRPr="007D5817">
        <w:rPr>
          <w:sz w:val="22"/>
          <w:szCs w:val="22"/>
        </w:rPr>
        <w:t>о</w:t>
      </w:r>
      <w:r w:rsidRPr="007D5817">
        <w:rPr>
          <w:sz w:val="22"/>
          <w:szCs w:val="22"/>
        </w:rPr>
        <w:t>лучение макси</w:t>
      </w:r>
      <w:r w:rsidRPr="007D5817">
        <w:rPr>
          <w:sz w:val="22"/>
          <w:szCs w:val="22"/>
        </w:rPr>
        <w:softHyphen/>
        <w:t>мальной прибыли при реализации продукции, выр</w:t>
      </w:r>
      <w:r w:rsidRPr="007D5817">
        <w:rPr>
          <w:sz w:val="22"/>
          <w:szCs w:val="22"/>
        </w:rPr>
        <w:t>а</w:t>
      </w:r>
      <w:r w:rsidRPr="007D5817">
        <w:rPr>
          <w:sz w:val="22"/>
          <w:szCs w:val="22"/>
        </w:rPr>
        <w:t xml:space="preserve">зим как функцию цели </w:t>
      </w:r>
      <w:r>
        <w:rPr>
          <w:i/>
          <w:iCs/>
          <w:sz w:val="22"/>
          <w:szCs w:val="22"/>
        </w:rPr>
        <w:t>Z</w:t>
      </w:r>
      <w:r w:rsidRPr="007D5817">
        <w:rPr>
          <w:i/>
          <w:iCs/>
          <w:sz w:val="22"/>
          <w:szCs w:val="22"/>
        </w:rPr>
        <w:t xml:space="preserve"> =</w:t>
      </w:r>
      <w:r w:rsidRPr="007D5817">
        <w:rPr>
          <w:sz w:val="22"/>
          <w:szCs w:val="22"/>
        </w:rPr>
        <w:t xml:space="preserve"> 50х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 xml:space="preserve"> + 40х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sz w:val="22"/>
          <w:szCs w:val="22"/>
        </w:rPr>
        <w:t xml:space="preserve"> (руб.). Числа х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>, х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sz w:val="22"/>
          <w:szCs w:val="22"/>
        </w:rPr>
        <w:t xml:space="preserve"> могут быть и дробными, так как в задаче не оговорены условия целочи</w:t>
      </w:r>
      <w:r w:rsidRPr="007D5817">
        <w:rPr>
          <w:sz w:val="22"/>
          <w:szCs w:val="22"/>
        </w:rPr>
        <w:t>с</w:t>
      </w:r>
      <w:r w:rsidRPr="007D5817">
        <w:rPr>
          <w:sz w:val="22"/>
          <w:szCs w:val="22"/>
        </w:rPr>
        <w:t>ленности.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 xml:space="preserve"> Итак, мы построили ма</w:t>
      </w:r>
      <w:r w:rsidRPr="007D5817">
        <w:rPr>
          <w:sz w:val="22"/>
          <w:szCs w:val="22"/>
        </w:rPr>
        <w:softHyphen/>
        <w:t>тематиче</w:t>
      </w:r>
      <w:r w:rsidRPr="007D5817">
        <w:rPr>
          <w:sz w:val="22"/>
          <w:szCs w:val="22"/>
        </w:rPr>
        <w:softHyphen/>
        <w:t>скую модель задачи испол</w:t>
      </w:r>
      <w:r w:rsidRPr="007D5817">
        <w:rPr>
          <w:sz w:val="22"/>
          <w:szCs w:val="22"/>
        </w:rPr>
        <w:t>ь</w:t>
      </w:r>
      <w:r w:rsidRPr="007D5817">
        <w:rPr>
          <w:sz w:val="22"/>
          <w:szCs w:val="22"/>
        </w:rPr>
        <w:t xml:space="preserve">зования сырья (ресурсов): найти </w:t>
      </w:r>
      <w:r w:rsidRPr="007D5817">
        <w:rPr>
          <w:sz w:val="22"/>
          <w:szCs w:val="22"/>
          <w:lang w:val="en-US"/>
        </w:rPr>
        <w:t>max</w:t>
      </w:r>
      <w:r w:rsidRPr="007D5817">
        <w:rPr>
          <w:sz w:val="22"/>
          <w:szCs w:val="22"/>
        </w:rPr>
        <w:t xml:space="preserve"> значение целевой функции </w:t>
      </w:r>
      <w:r w:rsidRPr="007D5817">
        <w:rPr>
          <w:sz w:val="22"/>
          <w:szCs w:val="22"/>
          <w:lang w:val="en-US"/>
        </w:rPr>
        <w:t>Z</w:t>
      </w:r>
      <w:r w:rsidRPr="007D5817">
        <w:rPr>
          <w:sz w:val="22"/>
          <w:szCs w:val="22"/>
        </w:rPr>
        <w:t xml:space="preserve"> = 50 х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 xml:space="preserve"> + 40 х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sz w:val="22"/>
          <w:szCs w:val="22"/>
        </w:rPr>
        <w:t xml:space="preserve"> при ограничениях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91"/>
        <w:gridCol w:w="4512"/>
      </w:tblGrid>
      <w:tr w:rsidR="009452D6" w:rsidRPr="007D5817">
        <w:trPr>
          <w:jc w:val="center"/>
        </w:trPr>
        <w:tc>
          <w:tcPr>
            <w:tcW w:w="1848" w:type="dxa"/>
            <w:tcMar>
              <w:left w:w="0" w:type="dxa"/>
              <w:right w:w="0" w:type="dxa"/>
            </w:tcMar>
          </w:tcPr>
          <w:p w:rsidR="009452D6" w:rsidRPr="007D5817" w:rsidRDefault="00311A37" w:rsidP="00AB7E8C">
            <w:pPr>
              <w:pStyle w:val="FR1"/>
              <w:spacing w:line="240" w:lineRule="auto"/>
              <w:ind w:firstLine="0"/>
              <w:rPr>
                <w:sz w:val="22"/>
                <w:szCs w:val="22"/>
              </w:rPr>
            </w:pPr>
            <w:r w:rsidRPr="007D5817">
              <w:rPr>
                <w:spacing w:val="-2"/>
                <w:position w:val="-50"/>
                <w:sz w:val="22"/>
                <w:szCs w:val="22"/>
              </w:rPr>
              <w:object w:dxaOrig="2340" w:dyaOrig="1120">
                <v:shape id="_x0000_i1033" type="#_x0000_t75" style="width:94.45pt;height:44.9pt" o:ole="">
                  <v:imagedata r:id="rId25" o:title=""/>
                </v:shape>
                <o:OLEObject Type="Embed" ProgID="Equation.3" ShapeID="_x0000_i1033" DrawAspect="Content" ObjectID="_1698740596" r:id="rId26"/>
              </w:object>
            </w:r>
          </w:p>
        </w:tc>
        <w:tc>
          <w:tcPr>
            <w:tcW w:w="4512" w:type="dxa"/>
          </w:tcPr>
          <w:p w:rsidR="009452D6" w:rsidRPr="007D5817" w:rsidRDefault="009452D6" w:rsidP="00AB7E8C">
            <w:pPr>
              <w:pStyle w:val="FR1"/>
              <w:spacing w:line="240" w:lineRule="auto"/>
              <w:ind w:firstLine="0"/>
              <w:rPr>
                <w:sz w:val="22"/>
                <w:szCs w:val="22"/>
              </w:rPr>
            </w:pPr>
          </w:p>
          <w:p w:rsidR="009452D6" w:rsidRPr="007D5817" w:rsidRDefault="009452D6" w:rsidP="00AB7E8C">
            <w:pPr>
              <w:pStyle w:val="FR1"/>
              <w:spacing w:line="240" w:lineRule="auto"/>
              <w:ind w:firstLine="0"/>
              <w:rPr>
                <w:sz w:val="22"/>
                <w:szCs w:val="22"/>
              </w:rPr>
            </w:pPr>
          </w:p>
          <w:p w:rsidR="009452D6" w:rsidRPr="007D5817" w:rsidRDefault="009452D6" w:rsidP="00AB7E8C">
            <w:pPr>
              <w:pStyle w:val="FR1"/>
              <w:spacing w:before="20" w:line="240" w:lineRule="auto"/>
              <w:ind w:firstLine="0"/>
              <w:rPr>
                <w:i/>
                <w:sz w:val="22"/>
                <w:szCs w:val="22"/>
              </w:rPr>
            </w:pPr>
            <w:r w:rsidRPr="007D5817">
              <w:rPr>
                <w:sz w:val="22"/>
                <w:szCs w:val="22"/>
              </w:rPr>
              <w:t>при условии х</w:t>
            </w:r>
            <w:r w:rsidRPr="007D5817">
              <w:rPr>
                <w:sz w:val="22"/>
                <w:szCs w:val="22"/>
                <w:vertAlign w:val="subscript"/>
              </w:rPr>
              <w:t>1</w:t>
            </w:r>
            <w:r w:rsidRPr="007D5817">
              <w:rPr>
                <w:sz w:val="22"/>
                <w:szCs w:val="22"/>
              </w:rPr>
              <w:t xml:space="preserve"> </w:t>
            </w:r>
            <w:r w:rsidRPr="007D5817">
              <w:rPr>
                <w:sz w:val="22"/>
                <w:szCs w:val="22"/>
              </w:rPr>
              <w:sym w:font="Symbol" w:char="F0B3"/>
            </w:r>
            <w:r w:rsidRPr="007D5817">
              <w:rPr>
                <w:sz w:val="22"/>
                <w:szCs w:val="22"/>
              </w:rPr>
              <w:t xml:space="preserve"> 0, х</w:t>
            </w:r>
            <w:r w:rsidRPr="007D5817">
              <w:rPr>
                <w:sz w:val="22"/>
                <w:szCs w:val="22"/>
                <w:vertAlign w:val="subscript"/>
              </w:rPr>
              <w:t xml:space="preserve">2 </w:t>
            </w:r>
            <w:r w:rsidRPr="007D5817">
              <w:rPr>
                <w:sz w:val="22"/>
                <w:szCs w:val="22"/>
              </w:rPr>
              <w:sym w:font="Symbol" w:char="F0B3"/>
            </w:r>
            <w:r w:rsidRPr="007D5817">
              <w:rPr>
                <w:sz w:val="22"/>
                <w:szCs w:val="22"/>
              </w:rPr>
              <w:t xml:space="preserve"> 0.</w:t>
            </w:r>
          </w:p>
        </w:tc>
      </w:tr>
    </w:tbl>
    <w:p w:rsidR="00311A37" w:rsidRDefault="009452D6" w:rsidP="00311A37">
      <w:pPr>
        <w:pStyle w:val="FR1"/>
        <w:spacing w:line="240" w:lineRule="auto"/>
        <w:ind w:firstLine="426"/>
        <w:rPr>
          <w:noProof/>
          <w:sz w:val="22"/>
          <w:szCs w:val="22"/>
        </w:rPr>
      </w:pPr>
      <w:r w:rsidRPr="007D5817">
        <w:rPr>
          <w:sz w:val="22"/>
          <w:szCs w:val="22"/>
        </w:rPr>
        <w:t>Обобщим эту задачу (табл.</w:t>
      </w:r>
      <w:r w:rsidR="0039065B">
        <w:rPr>
          <w:noProof/>
          <w:sz w:val="22"/>
          <w:szCs w:val="22"/>
        </w:rPr>
        <w:t xml:space="preserve"> </w:t>
      </w:r>
      <w:r w:rsidRPr="007D5817">
        <w:rPr>
          <w:noProof/>
          <w:sz w:val="22"/>
          <w:szCs w:val="22"/>
        </w:rPr>
        <w:t>2).</w:t>
      </w:r>
      <w:r>
        <w:rPr>
          <w:noProof/>
          <w:sz w:val="22"/>
          <w:szCs w:val="22"/>
        </w:rPr>
        <w:tab/>
      </w:r>
      <w:r>
        <w:rPr>
          <w:noProof/>
          <w:sz w:val="22"/>
          <w:szCs w:val="22"/>
        </w:rPr>
        <w:tab/>
      </w:r>
    </w:p>
    <w:p w:rsidR="009452D6" w:rsidRPr="007D5817" w:rsidRDefault="009452D6" w:rsidP="00311A37">
      <w:pPr>
        <w:pStyle w:val="FR1"/>
        <w:spacing w:line="240" w:lineRule="auto"/>
        <w:ind w:firstLine="426"/>
        <w:jc w:val="right"/>
        <w:rPr>
          <w:noProof/>
          <w:sz w:val="22"/>
          <w:szCs w:val="22"/>
        </w:rPr>
      </w:pPr>
      <w:r w:rsidRPr="007D5817">
        <w:rPr>
          <w:noProof/>
          <w:sz w:val="22"/>
          <w:szCs w:val="22"/>
        </w:rPr>
        <w:t>Таблица 2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8"/>
        <w:gridCol w:w="1279"/>
        <w:gridCol w:w="851"/>
        <w:gridCol w:w="851"/>
        <w:gridCol w:w="1430"/>
        <w:gridCol w:w="851"/>
      </w:tblGrid>
      <w:tr w:rsidR="009452D6" w:rsidRPr="007D5817">
        <w:trPr>
          <w:cantSplit/>
          <w:trHeight w:val="351"/>
          <w:jc w:val="center"/>
        </w:trPr>
        <w:tc>
          <w:tcPr>
            <w:tcW w:w="1068" w:type="dxa"/>
            <w:vMerge w:val="restart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Виды сырья</w:t>
            </w:r>
          </w:p>
        </w:tc>
        <w:tc>
          <w:tcPr>
            <w:tcW w:w="1279" w:type="dxa"/>
            <w:vMerge w:val="restart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Запас сырья</w:t>
            </w:r>
          </w:p>
        </w:tc>
        <w:tc>
          <w:tcPr>
            <w:tcW w:w="3983" w:type="dxa"/>
            <w:gridSpan w:val="4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 xml:space="preserve">Количество единиц сырья, 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идущих на изготовление единицы продукции</w:t>
            </w:r>
          </w:p>
        </w:tc>
      </w:tr>
      <w:tr w:rsidR="009452D6" w:rsidRPr="007D5817">
        <w:trPr>
          <w:cantSplit/>
          <w:trHeight w:val="174"/>
          <w:jc w:val="center"/>
        </w:trPr>
        <w:tc>
          <w:tcPr>
            <w:tcW w:w="1068" w:type="dxa"/>
            <w:vMerge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279" w:type="dxa"/>
            <w:vMerge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851" w:type="dxa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sz w:val="18"/>
                <w:szCs w:val="18"/>
              </w:rPr>
              <w:t>Р</w:t>
            </w:r>
            <w:r w:rsidRPr="007D5817">
              <w:rPr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51" w:type="dxa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sz w:val="18"/>
                <w:szCs w:val="18"/>
              </w:rPr>
              <w:t>Р</w:t>
            </w:r>
            <w:r w:rsidRPr="007D5817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1430" w:type="dxa"/>
          </w:tcPr>
          <w:p w:rsidR="009452D6" w:rsidRPr="007D5817" w:rsidRDefault="0039065B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…</w:t>
            </w:r>
            <w:r w:rsidR="009452D6" w:rsidRPr="007D5817">
              <w:rPr>
                <w:noProof/>
                <w:sz w:val="18"/>
                <w:szCs w:val="18"/>
              </w:rPr>
              <w:t xml:space="preserve"> </w:t>
            </w:r>
          </w:p>
        </w:tc>
        <w:tc>
          <w:tcPr>
            <w:tcW w:w="851" w:type="dxa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sz w:val="18"/>
                <w:szCs w:val="18"/>
              </w:rPr>
              <w:t>Р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n</w:t>
            </w:r>
          </w:p>
        </w:tc>
      </w:tr>
      <w:tr w:rsidR="009452D6" w:rsidRPr="007D5817">
        <w:trPr>
          <w:trHeight w:val="610"/>
          <w:jc w:val="center"/>
        </w:trPr>
        <w:tc>
          <w:tcPr>
            <w:tcW w:w="1068" w:type="dxa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sz w:val="18"/>
                <w:szCs w:val="18"/>
                <w:lang w:val="en-US"/>
              </w:rPr>
              <w:t>S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1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sz w:val="18"/>
                <w:szCs w:val="18"/>
                <w:lang w:val="en-US"/>
              </w:rPr>
              <w:t>S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2</w:t>
            </w:r>
          </w:p>
          <w:p w:rsidR="009452D6" w:rsidRPr="0039065B" w:rsidRDefault="0039065B" w:rsidP="00AB7E8C">
            <w:pPr>
              <w:pStyle w:val="FR1"/>
              <w:spacing w:line="228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lang w:val="en-US"/>
              </w:rPr>
            </w:pPr>
            <w:r w:rsidRPr="007D5817">
              <w:rPr>
                <w:sz w:val="18"/>
                <w:szCs w:val="18"/>
                <w:lang w:val="en-US"/>
              </w:rPr>
              <w:t>S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m</w:t>
            </w:r>
          </w:p>
        </w:tc>
        <w:tc>
          <w:tcPr>
            <w:tcW w:w="1279" w:type="dxa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sz w:val="18"/>
                <w:szCs w:val="18"/>
                <w:vertAlign w:val="subscript"/>
              </w:rPr>
            </w:pPr>
            <w:r w:rsidRPr="007D5817">
              <w:rPr>
                <w:sz w:val="18"/>
                <w:szCs w:val="18"/>
              </w:rPr>
              <w:t>В</w:t>
            </w:r>
            <w:r w:rsidRPr="007D5817">
              <w:rPr>
                <w:sz w:val="18"/>
                <w:szCs w:val="18"/>
                <w:vertAlign w:val="subscript"/>
              </w:rPr>
              <w:t>1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sz w:val="18"/>
                <w:szCs w:val="18"/>
                <w:vertAlign w:val="subscript"/>
              </w:rPr>
            </w:pPr>
            <w:r w:rsidRPr="007D5817">
              <w:rPr>
                <w:sz w:val="18"/>
                <w:szCs w:val="18"/>
              </w:rPr>
              <w:t>В</w:t>
            </w:r>
            <w:r w:rsidRPr="007D5817">
              <w:rPr>
                <w:sz w:val="18"/>
                <w:szCs w:val="18"/>
                <w:vertAlign w:val="subscript"/>
              </w:rPr>
              <w:t>2</w:t>
            </w:r>
          </w:p>
          <w:p w:rsidR="009452D6" w:rsidRPr="007D5817" w:rsidRDefault="0039065B" w:rsidP="00AB7E8C">
            <w:pPr>
              <w:pStyle w:val="FR1"/>
              <w:spacing w:line="228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sz w:val="18"/>
                <w:szCs w:val="18"/>
              </w:rPr>
              <w:t>В</w:t>
            </w:r>
            <w:r w:rsidRPr="007D5817">
              <w:rPr>
                <w:sz w:val="18"/>
                <w:szCs w:val="18"/>
                <w:vertAlign w:val="subscript"/>
                <w:lang w:val="en-US"/>
              </w:rPr>
              <w:t>m</w:t>
            </w:r>
          </w:p>
        </w:tc>
        <w:tc>
          <w:tcPr>
            <w:tcW w:w="851" w:type="dxa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noProof/>
                <w:sz w:val="18"/>
                <w:szCs w:val="18"/>
                <w:vertAlign w:val="subscript"/>
                <w:lang w:val="en-US"/>
              </w:rPr>
              <w:t>11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noProof/>
                <w:sz w:val="18"/>
                <w:szCs w:val="18"/>
                <w:vertAlign w:val="subscript"/>
                <w:lang w:val="en-US"/>
              </w:rPr>
              <w:t>21</w:t>
            </w:r>
          </w:p>
          <w:p w:rsidR="009452D6" w:rsidRPr="0039065B" w:rsidRDefault="0039065B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…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noProof/>
                <w:sz w:val="18"/>
                <w:szCs w:val="18"/>
                <w:vertAlign w:val="subscript"/>
                <w:lang w:val="en-US"/>
              </w:rPr>
              <w:t>m1</w:t>
            </w:r>
          </w:p>
        </w:tc>
        <w:tc>
          <w:tcPr>
            <w:tcW w:w="851" w:type="dxa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noProof/>
                <w:sz w:val="18"/>
                <w:szCs w:val="18"/>
                <w:vertAlign w:val="subscript"/>
                <w:lang w:val="en-US"/>
              </w:rPr>
              <w:t>12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noProof/>
                <w:sz w:val="18"/>
                <w:szCs w:val="18"/>
                <w:vertAlign w:val="subscript"/>
                <w:lang w:val="en-US"/>
              </w:rPr>
              <w:t>22</w:t>
            </w:r>
          </w:p>
          <w:p w:rsidR="009452D6" w:rsidRPr="0039065B" w:rsidRDefault="0039065B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…</w:t>
            </w:r>
          </w:p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noProof/>
                <w:sz w:val="18"/>
                <w:szCs w:val="18"/>
                <w:vertAlign w:val="subscript"/>
                <w:lang w:val="en-US"/>
              </w:rPr>
              <w:t>m2</w:t>
            </w:r>
          </w:p>
        </w:tc>
        <w:tc>
          <w:tcPr>
            <w:tcW w:w="1430" w:type="dxa"/>
          </w:tcPr>
          <w:p w:rsidR="009452D6" w:rsidRPr="0039065B" w:rsidRDefault="0039065B" w:rsidP="00AB7E8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>…</w:t>
            </w:r>
          </w:p>
          <w:p w:rsidR="009452D6" w:rsidRPr="0039065B" w:rsidRDefault="0039065B" w:rsidP="00AB7E8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>…</w:t>
            </w:r>
          </w:p>
          <w:p w:rsidR="009452D6" w:rsidRPr="0039065B" w:rsidRDefault="0039065B" w:rsidP="00AB7E8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>…</w:t>
            </w:r>
          </w:p>
          <w:p w:rsidR="009452D6" w:rsidRPr="0039065B" w:rsidRDefault="0039065B" w:rsidP="00AB7E8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>…</w:t>
            </w:r>
          </w:p>
        </w:tc>
        <w:tc>
          <w:tcPr>
            <w:tcW w:w="851" w:type="dxa"/>
          </w:tcPr>
          <w:p w:rsidR="009452D6" w:rsidRPr="007D5817" w:rsidRDefault="009452D6" w:rsidP="00AB7E8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rFonts w:ascii="Times New Roman" w:hAnsi="Times New Roman" w:cs="Times New Roman"/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rFonts w:ascii="Times New Roman" w:hAnsi="Times New Roman" w:cs="Times New Roman"/>
                <w:noProof/>
                <w:sz w:val="18"/>
                <w:szCs w:val="18"/>
                <w:vertAlign w:val="subscript"/>
                <w:lang w:val="en-US"/>
              </w:rPr>
              <w:t>1n</w:t>
            </w:r>
          </w:p>
          <w:p w:rsidR="009452D6" w:rsidRPr="007D5817" w:rsidRDefault="009452D6" w:rsidP="00AB7E8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  <w:vertAlign w:val="subscript"/>
                <w:lang w:val="en-US"/>
              </w:rPr>
            </w:pPr>
            <w:r w:rsidRPr="007D5817">
              <w:rPr>
                <w:rFonts w:ascii="Times New Roman" w:hAnsi="Times New Roman" w:cs="Times New Roman"/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rFonts w:ascii="Times New Roman" w:hAnsi="Times New Roman" w:cs="Times New Roman"/>
                <w:noProof/>
                <w:sz w:val="18"/>
                <w:szCs w:val="18"/>
                <w:vertAlign w:val="subscript"/>
                <w:lang w:val="en-US"/>
              </w:rPr>
              <w:t>2n</w:t>
            </w:r>
          </w:p>
          <w:p w:rsidR="009452D6" w:rsidRPr="007D5817" w:rsidRDefault="009452D6" w:rsidP="00AB7E8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  <w:vertAlign w:val="subscript"/>
                <w:lang w:val="en-US"/>
              </w:rPr>
            </w:pPr>
          </w:p>
          <w:p w:rsidR="009452D6" w:rsidRPr="007D5817" w:rsidRDefault="009452D6" w:rsidP="00AB7E8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  <w:lang w:val="en-US"/>
              </w:rPr>
            </w:pPr>
            <w:r w:rsidRPr="007D5817">
              <w:rPr>
                <w:rFonts w:ascii="Times New Roman" w:hAnsi="Times New Roman" w:cs="Times New Roman"/>
                <w:noProof/>
                <w:sz w:val="18"/>
                <w:szCs w:val="18"/>
                <w:lang w:val="en-US"/>
              </w:rPr>
              <w:t>a</w:t>
            </w:r>
            <w:r w:rsidRPr="007D5817">
              <w:rPr>
                <w:rFonts w:ascii="Times New Roman" w:hAnsi="Times New Roman" w:cs="Times New Roman"/>
                <w:noProof/>
                <w:sz w:val="18"/>
                <w:szCs w:val="18"/>
                <w:vertAlign w:val="subscript"/>
                <w:lang w:val="en-US"/>
              </w:rPr>
              <w:t>mn</w:t>
            </w:r>
          </w:p>
        </w:tc>
      </w:tr>
      <w:tr w:rsidR="009452D6" w:rsidRPr="007D5817">
        <w:trPr>
          <w:cantSplit/>
          <w:trHeight w:val="138"/>
          <w:jc w:val="center"/>
        </w:trPr>
        <w:tc>
          <w:tcPr>
            <w:tcW w:w="2347" w:type="dxa"/>
            <w:gridSpan w:val="2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7D5817">
              <w:rPr>
                <w:noProof/>
                <w:sz w:val="18"/>
                <w:szCs w:val="18"/>
              </w:rPr>
              <w:t>Прибыль</w:t>
            </w:r>
          </w:p>
        </w:tc>
        <w:tc>
          <w:tcPr>
            <w:tcW w:w="851" w:type="dxa"/>
            <w:vAlign w:val="center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</w:rPr>
            </w:pPr>
            <w:r w:rsidRPr="007D5817">
              <w:rPr>
                <w:noProof/>
                <w:sz w:val="18"/>
                <w:szCs w:val="18"/>
              </w:rPr>
              <w:t>c</w:t>
            </w:r>
            <w:r w:rsidRPr="007D5817">
              <w:rPr>
                <w:noProof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51" w:type="dxa"/>
            <w:vAlign w:val="center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</w:rPr>
            </w:pPr>
            <w:r w:rsidRPr="007D5817">
              <w:rPr>
                <w:noProof/>
                <w:sz w:val="18"/>
                <w:szCs w:val="18"/>
              </w:rPr>
              <w:t>c</w:t>
            </w:r>
            <w:r w:rsidRPr="007D5817">
              <w:rPr>
                <w:noProof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1430" w:type="dxa"/>
            <w:vAlign w:val="center"/>
          </w:tcPr>
          <w:p w:rsidR="009452D6" w:rsidRPr="007D5817" w:rsidRDefault="0039065B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…</w:t>
            </w:r>
          </w:p>
        </w:tc>
        <w:tc>
          <w:tcPr>
            <w:tcW w:w="851" w:type="dxa"/>
            <w:vAlign w:val="center"/>
          </w:tcPr>
          <w:p w:rsidR="009452D6" w:rsidRPr="007D5817" w:rsidRDefault="009452D6" w:rsidP="00AB7E8C">
            <w:pPr>
              <w:pStyle w:val="FR1"/>
              <w:spacing w:line="228" w:lineRule="auto"/>
              <w:ind w:firstLine="0"/>
              <w:jc w:val="center"/>
              <w:rPr>
                <w:noProof/>
                <w:sz w:val="18"/>
                <w:szCs w:val="18"/>
                <w:vertAlign w:val="subscript"/>
              </w:rPr>
            </w:pPr>
            <w:r w:rsidRPr="007D5817">
              <w:rPr>
                <w:noProof/>
                <w:sz w:val="18"/>
                <w:szCs w:val="18"/>
                <w:lang w:val="en-US"/>
              </w:rPr>
              <w:t>c</w:t>
            </w:r>
            <w:r w:rsidRPr="007D5817">
              <w:rPr>
                <w:noProof/>
                <w:sz w:val="18"/>
                <w:szCs w:val="18"/>
                <w:vertAlign w:val="subscript"/>
                <w:lang w:val="en-US"/>
              </w:rPr>
              <w:t>n</w:t>
            </w:r>
          </w:p>
        </w:tc>
      </w:tr>
    </w:tbl>
    <w:p w:rsidR="00311A37" w:rsidRDefault="00311A37" w:rsidP="009452D6">
      <w:pPr>
        <w:pStyle w:val="FR1"/>
        <w:spacing w:before="40" w:line="228" w:lineRule="auto"/>
        <w:ind w:firstLine="0"/>
        <w:jc w:val="center"/>
        <w:rPr>
          <w:i/>
          <w:sz w:val="22"/>
          <w:szCs w:val="22"/>
        </w:rPr>
      </w:pPr>
    </w:p>
    <w:p w:rsidR="009452D6" w:rsidRPr="005D1514" w:rsidRDefault="009452D6" w:rsidP="009452D6">
      <w:pPr>
        <w:pStyle w:val="FR1"/>
        <w:spacing w:before="40" w:line="228" w:lineRule="auto"/>
        <w:ind w:firstLine="0"/>
        <w:jc w:val="center"/>
        <w:rPr>
          <w:i/>
          <w:sz w:val="22"/>
          <w:szCs w:val="22"/>
        </w:rPr>
      </w:pPr>
      <w:r w:rsidRPr="007D5817">
        <w:rPr>
          <w:i/>
          <w:sz w:val="22"/>
          <w:szCs w:val="22"/>
        </w:rPr>
        <w:t>Математическая модель задачи</w:t>
      </w:r>
    </w:p>
    <w:p w:rsidR="009452D6" w:rsidRPr="007D5817" w:rsidRDefault="009452D6" w:rsidP="009452D6">
      <w:pPr>
        <w:pStyle w:val="FR1"/>
        <w:spacing w:line="228" w:lineRule="auto"/>
        <w:ind w:firstLine="397"/>
        <w:rPr>
          <w:spacing w:val="-2"/>
          <w:sz w:val="22"/>
          <w:szCs w:val="22"/>
        </w:rPr>
      </w:pPr>
      <w:r w:rsidRPr="007D5817">
        <w:rPr>
          <w:spacing w:val="-2"/>
          <w:sz w:val="22"/>
          <w:szCs w:val="22"/>
        </w:rPr>
        <w:t xml:space="preserve">Пусть дан </w:t>
      </w:r>
      <w:r>
        <w:rPr>
          <w:spacing w:val="-2"/>
          <w:sz w:val="22"/>
          <w:szCs w:val="22"/>
        </w:rPr>
        <w:t>план</w:t>
      </w:r>
      <w:r w:rsidRPr="00B24B46">
        <w:rPr>
          <w:spacing w:val="-2"/>
          <w:sz w:val="22"/>
          <w:szCs w:val="22"/>
        </w:rPr>
        <w:t xml:space="preserve"> </w:t>
      </w:r>
      <w:r w:rsidRPr="00B24B46">
        <w:rPr>
          <w:spacing w:val="-2"/>
          <w:position w:val="-4"/>
          <w:sz w:val="22"/>
          <w:szCs w:val="22"/>
        </w:rPr>
        <w:object w:dxaOrig="279" w:dyaOrig="320">
          <v:shape id="_x0000_i1034" type="#_x0000_t75" style="width:14.05pt;height:15.9pt" o:ole="">
            <v:imagedata r:id="rId27" o:title=""/>
          </v:shape>
          <o:OLEObject Type="Embed" ProgID="Equation.3" ShapeID="_x0000_i1034" DrawAspect="Content" ObjectID="_1698740597" r:id="rId28"/>
        </w:object>
      </w:r>
      <w:r w:rsidRPr="007D5817">
        <w:rPr>
          <w:spacing w:val="-2"/>
          <w:sz w:val="22"/>
          <w:szCs w:val="22"/>
        </w:rPr>
        <w:t xml:space="preserve">= </w:t>
      </w:r>
      <w:r w:rsidRPr="007D5817">
        <w:rPr>
          <w:spacing w:val="-2"/>
          <w:sz w:val="22"/>
          <w:szCs w:val="22"/>
        </w:rPr>
        <w:sym w:font="Symbol" w:char="F07B"/>
      </w:r>
      <w:r w:rsidRPr="007D5817">
        <w:rPr>
          <w:spacing w:val="-2"/>
          <w:sz w:val="22"/>
          <w:szCs w:val="22"/>
          <w:lang w:val="en-US"/>
        </w:rPr>
        <w:t>x</w:t>
      </w:r>
      <w:r w:rsidRPr="007D5817">
        <w:rPr>
          <w:spacing w:val="-2"/>
          <w:sz w:val="22"/>
          <w:szCs w:val="22"/>
          <w:vertAlign w:val="subscript"/>
        </w:rPr>
        <w:t>1</w:t>
      </w:r>
      <w:r w:rsidRPr="007D5817">
        <w:rPr>
          <w:spacing w:val="-2"/>
          <w:sz w:val="22"/>
          <w:szCs w:val="22"/>
        </w:rPr>
        <w:t xml:space="preserve">, </w:t>
      </w:r>
      <w:r w:rsidRPr="007D5817">
        <w:rPr>
          <w:spacing w:val="-2"/>
          <w:sz w:val="22"/>
          <w:szCs w:val="22"/>
          <w:lang w:val="en-US"/>
        </w:rPr>
        <w:t>x</w:t>
      </w:r>
      <w:r w:rsidRPr="007D5817">
        <w:rPr>
          <w:spacing w:val="-2"/>
          <w:sz w:val="22"/>
          <w:szCs w:val="22"/>
          <w:vertAlign w:val="subscript"/>
        </w:rPr>
        <w:t>2</w:t>
      </w:r>
      <w:r w:rsidRPr="007D5817">
        <w:rPr>
          <w:spacing w:val="-2"/>
          <w:sz w:val="22"/>
          <w:szCs w:val="22"/>
        </w:rPr>
        <w:t xml:space="preserve">, … </w:t>
      </w:r>
      <w:r w:rsidRPr="007D5817">
        <w:rPr>
          <w:spacing w:val="-2"/>
          <w:sz w:val="22"/>
          <w:szCs w:val="22"/>
          <w:lang w:val="en-US"/>
        </w:rPr>
        <w:t>x</w:t>
      </w:r>
      <w:r w:rsidRPr="007D5817">
        <w:rPr>
          <w:spacing w:val="-2"/>
          <w:sz w:val="22"/>
          <w:szCs w:val="22"/>
          <w:vertAlign w:val="subscript"/>
          <w:lang w:val="en-US"/>
        </w:rPr>
        <w:t>n</w:t>
      </w:r>
      <w:r w:rsidRPr="007D5817">
        <w:rPr>
          <w:spacing w:val="-2"/>
          <w:sz w:val="22"/>
          <w:szCs w:val="22"/>
          <w:lang w:val="en-US"/>
        </w:rPr>
        <w:sym w:font="Symbol" w:char="F07D"/>
      </w:r>
      <w:r w:rsidRPr="007D5817">
        <w:rPr>
          <w:spacing w:val="-2"/>
          <w:sz w:val="22"/>
          <w:szCs w:val="22"/>
        </w:rPr>
        <w:t xml:space="preserve"> где </w:t>
      </w:r>
      <w:r w:rsidRPr="007D5817">
        <w:rPr>
          <w:spacing w:val="-2"/>
          <w:sz w:val="22"/>
          <w:szCs w:val="22"/>
          <w:lang w:val="en-US"/>
        </w:rPr>
        <w:t>x</w:t>
      </w:r>
      <w:r w:rsidRPr="007D5817">
        <w:rPr>
          <w:spacing w:val="-2"/>
          <w:sz w:val="22"/>
          <w:szCs w:val="22"/>
          <w:vertAlign w:val="subscript"/>
          <w:lang w:val="en-US"/>
        </w:rPr>
        <w:t>j</w:t>
      </w:r>
      <w:r w:rsidRPr="007D5817">
        <w:rPr>
          <w:spacing w:val="-2"/>
          <w:sz w:val="22"/>
          <w:szCs w:val="22"/>
        </w:rPr>
        <w:t xml:space="preserve"> </w:t>
      </w:r>
      <w:r w:rsidRPr="007D5817">
        <w:rPr>
          <w:rFonts w:ascii="Times" w:hAnsi="Times"/>
          <w:spacing w:val="-2"/>
          <w:sz w:val="22"/>
          <w:szCs w:val="22"/>
        </w:rPr>
        <w:t>–</w:t>
      </w:r>
      <w:r w:rsidRPr="007D5817">
        <w:rPr>
          <w:spacing w:val="-2"/>
          <w:sz w:val="22"/>
          <w:szCs w:val="22"/>
        </w:rPr>
        <w:t xml:space="preserve"> количество изгото</w:t>
      </w:r>
      <w:r w:rsidRPr="007D5817">
        <w:rPr>
          <w:spacing w:val="-2"/>
          <w:sz w:val="22"/>
          <w:szCs w:val="22"/>
        </w:rPr>
        <w:t>в</w:t>
      </w:r>
      <w:r w:rsidRPr="007D5817">
        <w:rPr>
          <w:spacing w:val="-2"/>
          <w:sz w:val="22"/>
          <w:szCs w:val="22"/>
        </w:rPr>
        <w:t xml:space="preserve">ленной единиц </w:t>
      </w:r>
      <w:r w:rsidRPr="007D5817">
        <w:rPr>
          <w:noProof/>
          <w:spacing w:val="-2"/>
          <w:sz w:val="22"/>
          <w:szCs w:val="22"/>
        </w:rPr>
        <w:t xml:space="preserve"> </w:t>
      </w:r>
      <w:r w:rsidRPr="007D5817">
        <w:rPr>
          <w:i/>
          <w:iCs/>
          <w:noProof/>
          <w:spacing w:val="-2"/>
          <w:sz w:val="22"/>
          <w:szCs w:val="22"/>
        </w:rPr>
        <w:t>j</w:t>
      </w:r>
      <w:r w:rsidRPr="007D5817">
        <w:rPr>
          <w:spacing w:val="-2"/>
          <w:sz w:val="22"/>
          <w:szCs w:val="22"/>
        </w:rPr>
        <w:t xml:space="preserve"> продукции. Тогда требуется найти целевую фун</w:t>
      </w:r>
      <w:r w:rsidRPr="007D5817">
        <w:rPr>
          <w:spacing w:val="-2"/>
          <w:sz w:val="22"/>
          <w:szCs w:val="22"/>
        </w:rPr>
        <w:t>к</w:t>
      </w:r>
      <w:r w:rsidRPr="007D5817">
        <w:rPr>
          <w:spacing w:val="-2"/>
          <w:sz w:val="22"/>
          <w:szCs w:val="22"/>
        </w:rPr>
        <w:t xml:space="preserve">цию </w:t>
      </w:r>
      <w:r w:rsidRPr="007D5817">
        <w:rPr>
          <w:i/>
          <w:iCs/>
          <w:spacing w:val="-2"/>
          <w:sz w:val="22"/>
          <w:szCs w:val="22"/>
          <w:lang w:val="en-US"/>
        </w:rPr>
        <w:t>Z</w:t>
      </w:r>
      <w:r w:rsidRPr="007D5817">
        <w:rPr>
          <w:spacing w:val="-2"/>
          <w:sz w:val="22"/>
          <w:szCs w:val="22"/>
        </w:rPr>
        <w:t xml:space="preserve"> = </w:t>
      </w:r>
      <w:r w:rsidRPr="007D5817">
        <w:rPr>
          <w:noProof/>
          <w:spacing w:val="-2"/>
          <w:sz w:val="22"/>
          <w:szCs w:val="22"/>
        </w:rPr>
        <w:t>c</w:t>
      </w:r>
      <w:r w:rsidRPr="007D5817">
        <w:rPr>
          <w:noProof/>
          <w:spacing w:val="-2"/>
          <w:sz w:val="22"/>
          <w:szCs w:val="22"/>
          <w:vertAlign w:val="subscript"/>
        </w:rPr>
        <w:t>1</w:t>
      </w:r>
      <w:r w:rsidRPr="007D5817">
        <w:rPr>
          <w:noProof/>
          <w:spacing w:val="-2"/>
          <w:sz w:val="22"/>
          <w:szCs w:val="22"/>
          <w:lang w:val="en-US"/>
        </w:rPr>
        <w:t>x</w:t>
      </w:r>
      <w:r w:rsidRPr="007D5817">
        <w:rPr>
          <w:noProof/>
          <w:spacing w:val="-2"/>
          <w:sz w:val="22"/>
          <w:szCs w:val="22"/>
          <w:vertAlign w:val="subscript"/>
        </w:rPr>
        <w:t>1</w:t>
      </w:r>
      <w:r w:rsidRPr="007D5817">
        <w:rPr>
          <w:noProof/>
          <w:spacing w:val="-2"/>
          <w:sz w:val="22"/>
          <w:szCs w:val="22"/>
        </w:rPr>
        <w:t xml:space="preserve"> + </w:t>
      </w:r>
      <w:r w:rsidRPr="007D5817">
        <w:rPr>
          <w:noProof/>
          <w:spacing w:val="-2"/>
          <w:sz w:val="22"/>
          <w:szCs w:val="22"/>
          <w:lang w:val="en-US"/>
        </w:rPr>
        <w:t>c</w:t>
      </w:r>
      <w:r w:rsidRPr="007D5817">
        <w:rPr>
          <w:noProof/>
          <w:spacing w:val="-2"/>
          <w:sz w:val="22"/>
          <w:szCs w:val="22"/>
          <w:vertAlign w:val="subscript"/>
        </w:rPr>
        <w:t>2</w:t>
      </w:r>
      <w:r w:rsidRPr="007D5817">
        <w:rPr>
          <w:noProof/>
          <w:spacing w:val="-2"/>
          <w:sz w:val="22"/>
          <w:szCs w:val="22"/>
          <w:lang w:val="en-US"/>
        </w:rPr>
        <w:t>x</w:t>
      </w:r>
      <w:r w:rsidRPr="007D5817">
        <w:rPr>
          <w:noProof/>
          <w:spacing w:val="-2"/>
          <w:sz w:val="22"/>
          <w:szCs w:val="22"/>
          <w:vertAlign w:val="subscript"/>
        </w:rPr>
        <w:t>2</w:t>
      </w:r>
      <w:r w:rsidRPr="007D5817">
        <w:rPr>
          <w:noProof/>
          <w:spacing w:val="-2"/>
          <w:sz w:val="22"/>
          <w:szCs w:val="22"/>
        </w:rPr>
        <w:t xml:space="preserve"> + … + </w:t>
      </w:r>
      <w:r w:rsidRPr="007D5817">
        <w:rPr>
          <w:noProof/>
          <w:spacing w:val="-2"/>
          <w:sz w:val="22"/>
          <w:szCs w:val="22"/>
          <w:lang w:val="en-US"/>
        </w:rPr>
        <w:t>c</w:t>
      </w:r>
      <w:r w:rsidRPr="007D5817">
        <w:rPr>
          <w:noProof/>
          <w:spacing w:val="-2"/>
          <w:sz w:val="22"/>
          <w:szCs w:val="22"/>
          <w:vertAlign w:val="subscript"/>
          <w:lang w:val="en-US"/>
        </w:rPr>
        <w:t>n</w:t>
      </w:r>
      <w:r w:rsidRPr="007D5817">
        <w:rPr>
          <w:noProof/>
          <w:spacing w:val="-2"/>
          <w:sz w:val="22"/>
          <w:szCs w:val="22"/>
          <w:lang w:val="en-US"/>
        </w:rPr>
        <w:t>x</w:t>
      </w:r>
      <w:r w:rsidRPr="007D5817">
        <w:rPr>
          <w:noProof/>
          <w:spacing w:val="-2"/>
          <w:sz w:val="22"/>
          <w:szCs w:val="22"/>
          <w:vertAlign w:val="subscript"/>
          <w:lang w:val="en-US"/>
        </w:rPr>
        <w:t>n</w:t>
      </w:r>
      <w:r w:rsidRPr="007D5817">
        <w:rPr>
          <w:spacing w:val="-2"/>
          <w:sz w:val="22"/>
          <w:szCs w:val="22"/>
        </w:rPr>
        <w:t xml:space="preserve"> при ограничениях (условиях):</w:t>
      </w:r>
    </w:p>
    <w:p w:rsidR="009452D6" w:rsidRPr="006D4C4F" w:rsidRDefault="009452D6" w:rsidP="009452D6">
      <w:pPr>
        <w:pStyle w:val="FR1"/>
        <w:spacing w:before="20" w:after="20" w:line="240" w:lineRule="auto"/>
        <w:ind w:firstLine="0"/>
        <w:jc w:val="center"/>
        <w:rPr>
          <w:sz w:val="20"/>
          <w:szCs w:val="20"/>
          <w:lang w:val="en-US"/>
        </w:rPr>
      </w:pPr>
      <w:r w:rsidRPr="00B24B46">
        <w:rPr>
          <w:position w:val="-108"/>
        </w:rPr>
        <w:object w:dxaOrig="3220" w:dyaOrig="2280">
          <v:shape id="_x0000_i1035" type="#_x0000_t75" style="width:136.5pt;height:95.4pt" o:ole="">
            <v:imagedata r:id="rId29" o:title=""/>
          </v:shape>
          <o:OLEObject Type="Embed" ProgID="Equation.3" ShapeID="_x0000_i1035" DrawAspect="Content" ObjectID="_1698740598" r:id="rId30"/>
        </w:object>
      </w:r>
    </w:p>
    <w:p w:rsidR="009452D6" w:rsidRPr="007D5817" w:rsidRDefault="009452D6" w:rsidP="009452D6">
      <w:pPr>
        <w:pStyle w:val="FR1"/>
        <w:spacing w:line="226" w:lineRule="auto"/>
        <w:ind w:firstLine="397"/>
        <w:rPr>
          <w:spacing w:val="-2"/>
          <w:sz w:val="22"/>
          <w:szCs w:val="22"/>
        </w:rPr>
      </w:pPr>
      <w:r w:rsidRPr="007D5817">
        <w:rPr>
          <w:spacing w:val="-2"/>
          <w:sz w:val="22"/>
          <w:szCs w:val="22"/>
        </w:rPr>
        <w:t xml:space="preserve">2. Задача о смесях. </w:t>
      </w:r>
    </w:p>
    <w:p w:rsidR="009452D6" w:rsidRPr="007D5817" w:rsidRDefault="009452D6" w:rsidP="009452D6">
      <w:pPr>
        <w:pStyle w:val="FR1"/>
        <w:spacing w:line="226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>В различных отраслях народного хозяйства возникает пробл</w:t>
      </w:r>
      <w:r w:rsidRPr="007D5817">
        <w:rPr>
          <w:sz w:val="22"/>
          <w:szCs w:val="22"/>
        </w:rPr>
        <w:t>е</w:t>
      </w:r>
      <w:r w:rsidRPr="007D5817">
        <w:rPr>
          <w:sz w:val="22"/>
          <w:szCs w:val="22"/>
        </w:rPr>
        <w:t>ма составления таких рабочих смесей на основе исходных (име</w:t>
      </w:r>
      <w:r w:rsidRPr="007D5817">
        <w:rPr>
          <w:sz w:val="22"/>
          <w:szCs w:val="22"/>
        </w:rPr>
        <w:t>ю</w:t>
      </w:r>
      <w:r w:rsidRPr="007D5817">
        <w:rPr>
          <w:sz w:val="22"/>
          <w:szCs w:val="22"/>
        </w:rPr>
        <w:t>щихся) материалов, которые обеспечивали бы получение конечн</w:t>
      </w:r>
      <w:r w:rsidRPr="007D5817">
        <w:rPr>
          <w:sz w:val="22"/>
          <w:szCs w:val="22"/>
        </w:rPr>
        <w:t>о</w:t>
      </w:r>
      <w:r w:rsidRPr="007D5817">
        <w:rPr>
          <w:sz w:val="22"/>
          <w:szCs w:val="22"/>
        </w:rPr>
        <w:t>го продукта. К этой группе задач относятся задачи о выборе диеты, составления рациона в животноводстве, шихты в металлургии, смесей для получения бетона и т. д. Мы остановимся на</w:t>
      </w:r>
      <w:r>
        <w:rPr>
          <w:sz w:val="22"/>
          <w:szCs w:val="22"/>
        </w:rPr>
        <w:t xml:space="preserve"> примере задачи</w:t>
      </w:r>
      <w:r w:rsidRPr="007D5817">
        <w:rPr>
          <w:sz w:val="22"/>
          <w:szCs w:val="22"/>
        </w:rPr>
        <w:t xml:space="preserve"> составления рациона.</w:t>
      </w:r>
    </w:p>
    <w:p w:rsidR="009452D6" w:rsidRPr="007D5817" w:rsidRDefault="009452D6" w:rsidP="009452D6">
      <w:pPr>
        <w:pStyle w:val="FR1"/>
        <w:spacing w:line="226" w:lineRule="auto"/>
        <w:ind w:firstLine="397"/>
        <w:rPr>
          <w:noProof/>
          <w:sz w:val="22"/>
          <w:szCs w:val="22"/>
        </w:rPr>
      </w:pPr>
      <w:r w:rsidRPr="007D5817">
        <w:rPr>
          <w:sz w:val="22"/>
          <w:szCs w:val="22"/>
        </w:rPr>
        <w:t>При откорме каждое животное ежедневно должно получить не менее</w:t>
      </w:r>
      <w:r w:rsidRPr="007D5817">
        <w:rPr>
          <w:noProof/>
          <w:sz w:val="22"/>
          <w:szCs w:val="22"/>
        </w:rPr>
        <w:t xml:space="preserve"> 9</w:t>
      </w:r>
      <w:r w:rsidRPr="007D5817">
        <w:rPr>
          <w:sz w:val="22"/>
          <w:szCs w:val="22"/>
        </w:rPr>
        <w:t xml:space="preserve"> единиц питательного вещества </w:t>
      </w:r>
      <w:r w:rsidRPr="007D5817">
        <w:rPr>
          <w:sz w:val="22"/>
          <w:szCs w:val="22"/>
          <w:lang w:val="en-US"/>
        </w:rPr>
        <w:t>S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i/>
          <w:iCs/>
          <w:sz w:val="22"/>
          <w:szCs w:val="22"/>
        </w:rPr>
        <w:t>,</w:t>
      </w:r>
      <w:r w:rsidRPr="007D5817">
        <w:rPr>
          <w:sz w:val="22"/>
          <w:szCs w:val="22"/>
        </w:rPr>
        <w:t xml:space="preserve"> не менее</w:t>
      </w:r>
      <w:r w:rsidRPr="007D5817">
        <w:rPr>
          <w:noProof/>
          <w:sz w:val="22"/>
          <w:szCs w:val="22"/>
        </w:rPr>
        <w:t xml:space="preserve"> 8</w:t>
      </w:r>
      <w:r w:rsidRPr="007D5817">
        <w:rPr>
          <w:sz w:val="22"/>
          <w:szCs w:val="22"/>
        </w:rPr>
        <w:t xml:space="preserve"> единиц в</w:t>
      </w:r>
      <w:r w:rsidRPr="007D5817">
        <w:rPr>
          <w:sz w:val="22"/>
          <w:szCs w:val="22"/>
        </w:rPr>
        <w:t>е</w:t>
      </w:r>
      <w:r w:rsidRPr="007D5817">
        <w:rPr>
          <w:sz w:val="22"/>
          <w:szCs w:val="22"/>
        </w:rPr>
        <w:t xml:space="preserve">щества </w:t>
      </w:r>
      <w:r w:rsidRPr="007D5817">
        <w:rPr>
          <w:sz w:val="22"/>
          <w:szCs w:val="22"/>
          <w:lang w:val="en-US"/>
        </w:rPr>
        <w:t>S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sz w:val="22"/>
          <w:szCs w:val="22"/>
        </w:rPr>
        <w:t xml:space="preserve"> и не менее</w:t>
      </w:r>
      <w:r w:rsidRPr="007D5817">
        <w:rPr>
          <w:noProof/>
          <w:sz w:val="22"/>
          <w:szCs w:val="22"/>
        </w:rPr>
        <w:t xml:space="preserve"> 12</w:t>
      </w:r>
      <w:r w:rsidRPr="007D5817">
        <w:rPr>
          <w:sz w:val="22"/>
          <w:szCs w:val="22"/>
        </w:rPr>
        <w:t xml:space="preserve"> единиц вещества </w:t>
      </w:r>
      <w:r w:rsidRPr="007D5817">
        <w:rPr>
          <w:sz w:val="22"/>
          <w:szCs w:val="22"/>
          <w:lang w:val="en-US"/>
        </w:rPr>
        <w:t>S</w:t>
      </w:r>
      <w:r w:rsidRPr="007D5817">
        <w:rPr>
          <w:sz w:val="22"/>
          <w:szCs w:val="22"/>
          <w:vertAlign w:val="subscript"/>
        </w:rPr>
        <w:t>3</w:t>
      </w:r>
      <w:r w:rsidRPr="007D5817">
        <w:rPr>
          <w:i/>
          <w:iCs/>
          <w:sz w:val="22"/>
          <w:szCs w:val="22"/>
        </w:rPr>
        <w:t>.</w:t>
      </w:r>
      <w:r w:rsidRPr="007D5817">
        <w:rPr>
          <w:sz w:val="22"/>
          <w:szCs w:val="22"/>
        </w:rPr>
        <w:t xml:space="preserve"> Для составления р</w:t>
      </w:r>
      <w:r w:rsidRPr="007D5817">
        <w:rPr>
          <w:sz w:val="22"/>
          <w:szCs w:val="22"/>
        </w:rPr>
        <w:t>а</w:t>
      </w:r>
      <w:r w:rsidRPr="007D5817">
        <w:rPr>
          <w:sz w:val="22"/>
          <w:szCs w:val="22"/>
        </w:rPr>
        <w:t>циона используют два вида корма. Содержание количества единиц питательных веществ в</w:t>
      </w:r>
      <w:r w:rsidRPr="007D5817">
        <w:rPr>
          <w:noProof/>
          <w:sz w:val="22"/>
          <w:szCs w:val="22"/>
        </w:rPr>
        <w:t xml:space="preserve"> 1</w:t>
      </w:r>
      <w:r w:rsidRPr="007D5817">
        <w:rPr>
          <w:sz w:val="22"/>
          <w:szCs w:val="22"/>
        </w:rPr>
        <w:t xml:space="preserve"> кг каждого вида корма и стоимость</w:t>
      </w:r>
      <w:r w:rsidRPr="007D5817">
        <w:rPr>
          <w:noProof/>
          <w:sz w:val="22"/>
          <w:szCs w:val="22"/>
        </w:rPr>
        <w:t xml:space="preserve"> 1</w:t>
      </w:r>
      <w:r w:rsidRPr="007D5817">
        <w:rPr>
          <w:sz w:val="22"/>
          <w:szCs w:val="22"/>
        </w:rPr>
        <w:t xml:space="preserve"> кг</w:t>
      </w:r>
      <w:r w:rsidR="0039065B">
        <w:rPr>
          <w:sz w:val="22"/>
          <w:szCs w:val="22"/>
        </w:rPr>
        <w:t xml:space="preserve"> корма приведены в табл. </w:t>
      </w:r>
      <w:r w:rsidRPr="007D5817">
        <w:rPr>
          <w:noProof/>
          <w:sz w:val="22"/>
          <w:szCs w:val="22"/>
        </w:rPr>
        <w:t>3.</w:t>
      </w:r>
    </w:p>
    <w:p w:rsidR="009452D6" w:rsidRPr="007D5817" w:rsidRDefault="009452D6" w:rsidP="00311A37">
      <w:pPr>
        <w:pStyle w:val="FR1"/>
        <w:tabs>
          <w:tab w:val="left" w:pos="6763"/>
          <w:tab w:val="right" w:pos="9864"/>
        </w:tabs>
        <w:spacing w:line="226" w:lineRule="auto"/>
        <w:ind w:firstLine="397"/>
        <w:jc w:val="right"/>
        <w:rPr>
          <w:sz w:val="22"/>
          <w:szCs w:val="22"/>
        </w:rPr>
      </w:pPr>
      <w:r w:rsidRPr="007D5817">
        <w:rPr>
          <w:sz w:val="22"/>
          <w:szCs w:val="22"/>
        </w:rPr>
        <w:t>Таблица</w:t>
      </w:r>
      <w:r w:rsidR="0039065B">
        <w:rPr>
          <w:noProof/>
          <w:sz w:val="22"/>
          <w:szCs w:val="22"/>
        </w:rPr>
        <w:t xml:space="preserve"> </w:t>
      </w:r>
      <w:r w:rsidRPr="007D5817">
        <w:rPr>
          <w:noProof/>
          <w:sz w:val="22"/>
          <w:szCs w:val="22"/>
        </w:rPr>
        <w:t>3</w:t>
      </w:r>
    </w:p>
    <w:tbl>
      <w:tblPr>
        <w:tblW w:w="6332" w:type="dxa"/>
        <w:jc w:val="center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985"/>
        <w:gridCol w:w="2054"/>
        <w:gridCol w:w="2293"/>
      </w:tblGrid>
      <w:tr w:rsidR="009452D6" w:rsidRPr="007D5817">
        <w:trPr>
          <w:cantSplit/>
          <w:trHeight w:hRule="exact" w:val="248"/>
          <w:jc w:val="center"/>
        </w:trPr>
        <w:tc>
          <w:tcPr>
            <w:tcW w:w="198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9452D6" w:rsidRPr="007D5817" w:rsidRDefault="009452D6" w:rsidP="00311A37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Питательные вещества</w:t>
            </w:r>
          </w:p>
        </w:tc>
        <w:tc>
          <w:tcPr>
            <w:tcW w:w="4347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9452D6" w:rsidRPr="007D5817" w:rsidRDefault="009452D6" w:rsidP="00311A37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Количество единиц питательных веществ в 1 кг корма</w:t>
            </w:r>
          </w:p>
        </w:tc>
      </w:tr>
      <w:tr w:rsidR="009452D6" w:rsidRPr="007D5817">
        <w:trPr>
          <w:cantSplit/>
          <w:trHeight w:hRule="exact" w:val="278"/>
          <w:jc w:val="center"/>
        </w:trPr>
        <w:tc>
          <w:tcPr>
            <w:tcW w:w="198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452D6" w:rsidRPr="007D5817" w:rsidRDefault="009452D6" w:rsidP="00311A37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9452D6" w:rsidRPr="007D5817" w:rsidRDefault="009452D6" w:rsidP="00311A37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Корм 1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9452D6" w:rsidRPr="007D5817" w:rsidRDefault="009452D6" w:rsidP="00311A37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Корм 2</w:t>
            </w:r>
          </w:p>
        </w:tc>
      </w:tr>
      <w:tr w:rsidR="009452D6" w:rsidRPr="007D5817">
        <w:trPr>
          <w:trHeight w:hRule="exact" w:val="592"/>
          <w:jc w:val="center"/>
        </w:trPr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</w:t>
            </w:r>
            <w:r w:rsidRPr="007D5817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 xml:space="preserve"> = 9</w:t>
            </w:r>
          </w:p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</w:t>
            </w:r>
            <w:r w:rsidRPr="007D5817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 xml:space="preserve"> = 8</w:t>
            </w:r>
          </w:p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left="-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D581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</w:t>
            </w:r>
            <w:r w:rsidRPr="007D5817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 xml:space="preserve"> = 12</w:t>
            </w:r>
          </w:p>
        </w:tc>
        <w:tc>
          <w:tcPr>
            <w:tcW w:w="2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9452D6" w:rsidRPr="007D5817">
        <w:trPr>
          <w:trHeight w:hRule="exact" w:val="487"/>
          <w:jc w:val="center"/>
        </w:trPr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52D6" w:rsidRPr="00CC7D35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 xml:space="preserve">Стоимость 1 кг корма </w:t>
            </w:r>
          </w:p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(в руб.)</w:t>
            </w:r>
          </w:p>
        </w:tc>
        <w:tc>
          <w:tcPr>
            <w:tcW w:w="2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452D6" w:rsidRPr="007D5817" w:rsidRDefault="009452D6" w:rsidP="00AB7E8C">
            <w:pPr>
              <w:tabs>
                <w:tab w:val="left" w:pos="1528"/>
              </w:tabs>
              <w:spacing w:line="226" w:lineRule="auto"/>
              <w:ind w:hanging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D5817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:rsidR="009452D6" w:rsidRPr="007D5817" w:rsidRDefault="009452D6" w:rsidP="009452D6">
      <w:pPr>
        <w:pStyle w:val="FR1"/>
        <w:spacing w:line="226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>Необходимо составить дневной рацион нужной питательн</w:t>
      </w:r>
      <w:r w:rsidRPr="007D5817">
        <w:rPr>
          <w:sz w:val="22"/>
          <w:szCs w:val="22"/>
        </w:rPr>
        <w:t>о</w:t>
      </w:r>
      <w:r w:rsidRPr="007D5817">
        <w:rPr>
          <w:sz w:val="22"/>
          <w:szCs w:val="22"/>
        </w:rPr>
        <w:t xml:space="preserve">сти, причем затраты на него должны быть </w:t>
      </w:r>
      <w:r w:rsidRPr="007D5817">
        <w:rPr>
          <w:sz w:val="22"/>
          <w:szCs w:val="22"/>
          <w:lang w:val="en-US"/>
        </w:rPr>
        <w:t>min</w:t>
      </w:r>
      <w:r w:rsidRPr="007D5817">
        <w:rPr>
          <w:sz w:val="22"/>
          <w:szCs w:val="22"/>
        </w:rPr>
        <w:t xml:space="preserve">. </w:t>
      </w:r>
    </w:p>
    <w:p w:rsidR="009452D6" w:rsidRPr="007D5817" w:rsidRDefault="009452D6" w:rsidP="009452D6">
      <w:pPr>
        <w:pStyle w:val="FR1"/>
        <w:spacing w:line="226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>Для составления математической модели обозначим через x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 xml:space="preserve">, </w:t>
      </w:r>
      <w:r w:rsidRPr="007D5817">
        <w:rPr>
          <w:sz w:val="22"/>
          <w:szCs w:val="22"/>
          <w:lang w:val="en-US"/>
        </w:rPr>
        <w:t>x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sz w:val="22"/>
          <w:szCs w:val="22"/>
        </w:rPr>
        <w:t xml:space="preserve"> –</w:t>
      </w:r>
      <w:r w:rsidR="00311A37">
        <w:rPr>
          <w:sz w:val="22"/>
          <w:szCs w:val="22"/>
        </w:rPr>
        <w:t xml:space="preserve"> </w:t>
      </w:r>
      <w:r w:rsidRPr="007D5817">
        <w:rPr>
          <w:sz w:val="22"/>
          <w:szCs w:val="22"/>
        </w:rPr>
        <w:t>количество килограммов корма соответственно</w:t>
      </w:r>
      <w:r w:rsidR="00311A37">
        <w:rPr>
          <w:sz w:val="22"/>
          <w:szCs w:val="22"/>
        </w:rPr>
        <w:t xml:space="preserve"> </w:t>
      </w:r>
      <w:r w:rsidRPr="007D5817">
        <w:rPr>
          <w:sz w:val="22"/>
          <w:szCs w:val="22"/>
        </w:rPr>
        <w:t>1 и 2 в дне</w:t>
      </w:r>
      <w:r w:rsidRPr="007D5817">
        <w:rPr>
          <w:sz w:val="22"/>
          <w:szCs w:val="22"/>
        </w:rPr>
        <w:t>в</w:t>
      </w:r>
      <w:r w:rsidRPr="007D5817">
        <w:rPr>
          <w:sz w:val="22"/>
          <w:szCs w:val="22"/>
        </w:rPr>
        <w:t>ном рационе:</w:t>
      </w:r>
    </w:p>
    <w:p w:rsidR="009452D6" w:rsidRPr="007D5817" w:rsidRDefault="009452D6" w:rsidP="009452D6">
      <w:pPr>
        <w:pStyle w:val="FR1"/>
        <w:spacing w:line="226" w:lineRule="auto"/>
        <w:ind w:firstLine="0"/>
        <w:jc w:val="center"/>
        <w:rPr>
          <w:sz w:val="22"/>
          <w:szCs w:val="22"/>
        </w:rPr>
      </w:pPr>
      <w:r w:rsidRPr="007D5817">
        <w:rPr>
          <w:position w:val="-60"/>
          <w:sz w:val="22"/>
          <w:szCs w:val="22"/>
        </w:rPr>
        <w:object w:dxaOrig="1400" w:dyaOrig="1300">
          <v:shape id="_x0000_i1036" type="#_x0000_t75" style="width:55.15pt;height:52.35pt" o:ole="">
            <v:imagedata r:id="rId31" o:title=""/>
          </v:shape>
          <o:OLEObject Type="Embed" ProgID="Equation.3" ShapeID="_x0000_i1036" DrawAspect="Content" ObjectID="_1698740599" r:id="rId32"/>
        </w:object>
      </w:r>
    </w:p>
    <w:p w:rsidR="009452D6" w:rsidRPr="007D5817" w:rsidRDefault="009452D6" w:rsidP="009452D6">
      <w:pPr>
        <w:pStyle w:val="FR1"/>
        <w:spacing w:line="226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 xml:space="preserve">Цель данной задачи – добиться </w:t>
      </w:r>
      <w:r w:rsidRPr="007D5817">
        <w:rPr>
          <w:sz w:val="22"/>
          <w:szCs w:val="22"/>
          <w:lang w:val="en-US"/>
        </w:rPr>
        <w:t>min</w:t>
      </w:r>
      <w:r w:rsidRPr="007D5817">
        <w:rPr>
          <w:sz w:val="22"/>
          <w:szCs w:val="22"/>
        </w:rPr>
        <w:t xml:space="preserve"> затрат на дневной рацион, </w:t>
      </w:r>
      <w:r w:rsidRPr="007D5817">
        <w:rPr>
          <w:sz w:val="22"/>
          <w:szCs w:val="22"/>
        </w:rPr>
        <w:lastRenderedPageBreak/>
        <w:t xml:space="preserve">поэтому общую стоимость рациона можно выразить целевой функцией </w:t>
      </w:r>
      <w:r w:rsidRPr="007D5817">
        <w:rPr>
          <w:sz w:val="22"/>
          <w:szCs w:val="22"/>
          <w:lang w:val="en-US"/>
        </w:rPr>
        <w:t>Z</w:t>
      </w:r>
      <w:r w:rsidRPr="007D5817">
        <w:rPr>
          <w:sz w:val="22"/>
          <w:szCs w:val="22"/>
        </w:rPr>
        <w:t xml:space="preserve"> = 4</w:t>
      </w:r>
      <w:r w:rsidRPr="007D5817">
        <w:rPr>
          <w:sz w:val="22"/>
          <w:szCs w:val="22"/>
          <w:lang w:val="en-US"/>
        </w:rPr>
        <w:t>x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 xml:space="preserve"> + 6</w:t>
      </w:r>
      <w:r w:rsidRPr="007D5817">
        <w:rPr>
          <w:sz w:val="22"/>
          <w:szCs w:val="22"/>
          <w:lang w:val="en-US"/>
        </w:rPr>
        <w:t>x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sz w:val="22"/>
          <w:szCs w:val="22"/>
        </w:rPr>
        <w:t xml:space="preserve">. </w:t>
      </w:r>
    </w:p>
    <w:p w:rsidR="009452D6" w:rsidRPr="007D5817" w:rsidRDefault="009452D6" w:rsidP="009452D6">
      <w:pPr>
        <w:pStyle w:val="FR1"/>
        <w:spacing w:line="240" w:lineRule="auto"/>
        <w:ind w:firstLine="397"/>
        <w:rPr>
          <w:sz w:val="22"/>
          <w:szCs w:val="22"/>
        </w:rPr>
      </w:pPr>
      <w:r w:rsidRPr="007D5817">
        <w:rPr>
          <w:sz w:val="22"/>
          <w:szCs w:val="22"/>
        </w:rPr>
        <w:t>Задачу составления рациона можно обобщить, если пред</w:t>
      </w:r>
      <w:r w:rsidRPr="007D5817">
        <w:rPr>
          <w:sz w:val="22"/>
          <w:szCs w:val="22"/>
        </w:rPr>
        <w:t>у</w:t>
      </w:r>
      <w:r w:rsidRPr="007D5817">
        <w:rPr>
          <w:sz w:val="22"/>
          <w:szCs w:val="22"/>
        </w:rPr>
        <w:t xml:space="preserve">смотреть в рационе </w:t>
      </w:r>
      <w:r w:rsidRPr="007D5817">
        <w:rPr>
          <w:i/>
          <w:iCs/>
          <w:sz w:val="22"/>
          <w:szCs w:val="22"/>
        </w:rPr>
        <w:t>т</w:t>
      </w:r>
      <w:r w:rsidRPr="007D5817">
        <w:rPr>
          <w:sz w:val="22"/>
          <w:szCs w:val="22"/>
        </w:rPr>
        <w:t xml:space="preserve"> видов питательных веществ в количестве не менее </w:t>
      </w:r>
      <w:r w:rsidRPr="007D5817">
        <w:rPr>
          <w:smallCaps/>
          <w:sz w:val="22"/>
          <w:szCs w:val="22"/>
        </w:rPr>
        <w:t>В</w:t>
      </w:r>
      <w:r w:rsidRPr="007D5817">
        <w:rPr>
          <w:i/>
          <w:sz w:val="22"/>
          <w:szCs w:val="22"/>
          <w:vertAlign w:val="subscript"/>
          <w:lang w:val="en-US"/>
        </w:rPr>
        <w:t>i</w:t>
      </w:r>
      <w:r w:rsidRPr="007D5817">
        <w:rPr>
          <w:noProof/>
          <w:sz w:val="22"/>
          <w:szCs w:val="22"/>
        </w:rPr>
        <w:t xml:space="preserve"> </w:t>
      </w:r>
      <w:r w:rsidRPr="00CC7D35">
        <w:rPr>
          <w:noProof/>
          <w:sz w:val="22"/>
          <w:szCs w:val="22"/>
        </w:rPr>
        <w:t>(</w:t>
      </w:r>
      <w:r w:rsidRPr="007D5817">
        <w:rPr>
          <w:i/>
          <w:noProof/>
          <w:sz w:val="22"/>
          <w:szCs w:val="22"/>
          <w:lang w:val="en-US"/>
        </w:rPr>
        <w:t>i</w:t>
      </w:r>
      <w:r w:rsidRPr="00CC7D35">
        <w:rPr>
          <w:i/>
          <w:noProof/>
          <w:sz w:val="22"/>
          <w:szCs w:val="22"/>
        </w:rPr>
        <w:t>=</w:t>
      </w:r>
      <w:r w:rsidR="00AA4D0D" w:rsidRPr="007D5817">
        <w:rPr>
          <w:position w:val="-10"/>
          <w:sz w:val="22"/>
          <w:szCs w:val="22"/>
          <w:lang w:val="en-US"/>
        </w:rPr>
        <w:object w:dxaOrig="420" w:dyaOrig="380">
          <v:shape id="_x0000_i1037" type="#_x0000_t75" style="width:15.9pt;height:14.95pt" o:ole="">
            <v:imagedata r:id="rId33" o:title=""/>
          </v:shape>
          <o:OLEObject Type="Embed" ProgID="Equation.3" ShapeID="_x0000_i1037" DrawAspect="Content" ObjectID="_1698740600" r:id="rId34"/>
        </w:object>
      </w:r>
      <w:r w:rsidRPr="00CC7D35">
        <w:rPr>
          <w:noProof/>
          <w:sz w:val="22"/>
          <w:szCs w:val="22"/>
        </w:rPr>
        <w:t xml:space="preserve">)  </w:t>
      </w:r>
      <w:r w:rsidRPr="007D5817">
        <w:rPr>
          <w:sz w:val="22"/>
          <w:szCs w:val="22"/>
        </w:rPr>
        <w:t xml:space="preserve">и использовать </w:t>
      </w:r>
      <w:r w:rsidRPr="007D5817">
        <w:rPr>
          <w:i/>
          <w:iCs/>
          <w:sz w:val="22"/>
          <w:szCs w:val="22"/>
          <w:lang w:val="en-US"/>
        </w:rPr>
        <w:t>n</w:t>
      </w:r>
      <w:r w:rsidRPr="007D5817">
        <w:rPr>
          <w:i/>
          <w:iCs/>
          <w:noProof/>
          <w:sz w:val="22"/>
          <w:szCs w:val="22"/>
        </w:rPr>
        <w:t xml:space="preserve"> </w:t>
      </w:r>
      <w:r w:rsidRPr="007D5817">
        <w:rPr>
          <w:sz w:val="22"/>
          <w:szCs w:val="22"/>
        </w:rPr>
        <w:t xml:space="preserve">видов кормов. Обозначим через </w:t>
      </w:r>
      <w:r w:rsidRPr="007D5817">
        <w:rPr>
          <w:i/>
          <w:sz w:val="22"/>
          <w:szCs w:val="22"/>
        </w:rPr>
        <w:t>а</w:t>
      </w:r>
      <w:r w:rsidRPr="007D5817">
        <w:rPr>
          <w:i/>
          <w:noProof/>
          <w:sz w:val="22"/>
          <w:szCs w:val="22"/>
          <w:vertAlign w:val="subscript"/>
          <w:lang w:val="en-US"/>
        </w:rPr>
        <w:t>ij</w:t>
      </w:r>
      <w:r w:rsidRPr="007D5817">
        <w:rPr>
          <w:i/>
          <w:iCs/>
          <w:noProof/>
          <w:sz w:val="22"/>
          <w:szCs w:val="22"/>
        </w:rPr>
        <w:t xml:space="preserve"> −</w:t>
      </w:r>
      <w:r w:rsidRPr="007D5817">
        <w:rPr>
          <w:sz w:val="22"/>
          <w:szCs w:val="22"/>
        </w:rPr>
        <w:t xml:space="preserve"> количество единиц</w:t>
      </w:r>
      <w:r w:rsidRPr="007D5817">
        <w:rPr>
          <w:noProof/>
          <w:sz w:val="22"/>
          <w:szCs w:val="22"/>
        </w:rPr>
        <w:t xml:space="preserve"> i-</w:t>
      </w:r>
      <w:r w:rsidRPr="007D5817">
        <w:rPr>
          <w:sz w:val="22"/>
          <w:szCs w:val="22"/>
        </w:rPr>
        <w:t>го питательного вещества, содержащего</w:t>
      </w:r>
      <w:r w:rsidR="00AA4D0D">
        <w:rPr>
          <w:sz w:val="22"/>
          <w:szCs w:val="22"/>
        </w:rPr>
        <w:t>-</w:t>
      </w:r>
      <w:r w:rsidRPr="007D5817">
        <w:rPr>
          <w:sz w:val="22"/>
          <w:szCs w:val="22"/>
        </w:rPr>
        <w:t>ся в единице</w:t>
      </w:r>
      <w:r w:rsidRPr="007D5817">
        <w:rPr>
          <w:noProof/>
          <w:sz w:val="22"/>
          <w:szCs w:val="22"/>
        </w:rPr>
        <w:t xml:space="preserve"> j-</w:t>
      </w:r>
      <w:r w:rsidRPr="007D5817">
        <w:rPr>
          <w:sz w:val="22"/>
          <w:szCs w:val="22"/>
        </w:rPr>
        <w:t xml:space="preserve">го корма, </w:t>
      </w:r>
      <w:r w:rsidRPr="007D5817">
        <w:rPr>
          <w:sz w:val="22"/>
          <w:szCs w:val="22"/>
          <w:lang w:val="en-US"/>
        </w:rPr>
        <w:t>c</w:t>
      </w:r>
      <w:r w:rsidRPr="007D5817">
        <w:rPr>
          <w:i/>
          <w:iCs/>
          <w:sz w:val="22"/>
          <w:szCs w:val="22"/>
          <w:vertAlign w:val="subscript"/>
          <w:lang w:val="en-US"/>
        </w:rPr>
        <w:t>j</w:t>
      </w:r>
      <w:r w:rsidRPr="007D5817">
        <w:rPr>
          <w:i/>
          <w:iCs/>
          <w:noProof/>
          <w:sz w:val="22"/>
          <w:szCs w:val="22"/>
        </w:rPr>
        <w:t xml:space="preserve"> −</w:t>
      </w:r>
      <w:r w:rsidRPr="007D5817">
        <w:rPr>
          <w:sz w:val="22"/>
          <w:szCs w:val="22"/>
        </w:rPr>
        <w:t xml:space="preserve"> стоимость единицы</w:t>
      </w:r>
      <w:r w:rsidRPr="007D5817">
        <w:rPr>
          <w:noProof/>
          <w:sz w:val="22"/>
          <w:szCs w:val="22"/>
        </w:rPr>
        <w:t xml:space="preserve"> j</w:t>
      </w:r>
      <w:r w:rsidRPr="007D5817">
        <w:rPr>
          <w:sz w:val="22"/>
          <w:szCs w:val="22"/>
        </w:rPr>
        <w:t xml:space="preserve"> корма, x</w:t>
      </w:r>
      <w:r w:rsidRPr="007D5817">
        <w:rPr>
          <w:i/>
          <w:iCs/>
          <w:sz w:val="22"/>
          <w:szCs w:val="22"/>
          <w:vertAlign w:val="subscript"/>
          <w:lang w:val="en-US"/>
        </w:rPr>
        <w:t>j</w:t>
      </w:r>
      <w:r w:rsidRPr="007D5817">
        <w:rPr>
          <w:noProof/>
          <w:sz w:val="22"/>
          <w:szCs w:val="22"/>
        </w:rPr>
        <w:t xml:space="preserve"> – </w:t>
      </w:r>
      <w:r w:rsidRPr="007D5817">
        <w:rPr>
          <w:sz w:val="22"/>
          <w:szCs w:val="22"/>
        </w:rPr>
        <w:t>кол</w:t>
      </w:r>
      <w:r w:rsidRPr="007D5817">
        <w:rPr>
          <w:sz w:val="22"/>
          <w:szCs w:val="22"/>
        </w:rPr>
        <w:t>и</w:t>
      </w:r>
      <w:r w:rsidRPr="007D5817">
        <w:rPr>
          <w:sz w:val="22"/>
          <w:szCs w:val="22"/>
        </w:rPr>
        <w:t>чество единиц</w:t>
      </w:r>
      <w:r w:rsidRPr="007D5817">
        <w:rPr>
          <w:noProof/>
          <w:sz w:val="22"/>
          <w:szCs w:val="22"/>
        </w:rPr>
        <w:t xml:space="preserve"> </w:t>
      </w:r>
      <w:r w:rsidRPr="007D5817">
        <w:rPr>
          <w:noProof/>
          <w:sz w:val="22"/>
          <w:szCs w:val="22"/>
          <w:lang w:val="en-US"/>
        </w:rPr>
        <w:t>j</w:t>
      </w:r>
      <w:r w:rsidRPr="007D5817">
        <w:rPr>
          <w:noProof/>
          <w:sz w:val="22"/>
          <w:szCs w:val="22"/>
        </w:rPr>
        <w:t>-</w:t>
      </w:r>
      <w:r w:rsidRPr="007D5817">
        <w:rPr>
          <w:sz w:val="22"/>
          <w:szCs w:val="22"/>
        </w:rPr>
        <w:t xml:space="preserve">го корма в дневном рационе. Тогда, требуется найти </w:t>
      </w:r>
      <w:r w:rsidRPr="007D5817">
        <w:rPr>
          <w:sz w:val="22"/>
          <w:szCs w:val="22"/>
          <w:lang w:val="en-US"/>
        </w:rPr>
        <w:t>min</w:t>
      </w:r>
      <w:r w:rsidRPr="00CC7D35">
        <w:rPr>
          <w:sz w:val="22"/>
          <w:szCs w:val="22"/>
        </w:rPr>
        <w:t xml:space="preserve"> </w:t>
      </w:r>
      <w:r w:rsidRPr="007D5817">
        <w:rPr>
          <w:noProof/>
          <w:sz w:val="22"/>
          <w:szCs w:val="22"/>
        </w:rPr>
        <w:t>Z</w:t>
      </w:r>
      <w:r w:rsidRPr="007D5817">
        <w:rPr>
          <w:sz w:val="22"/>
          <w:szCs w:val="22"/>
        </w:rPr>
        <w:t xml:space="preserve"> = с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sz w:val="22"/>
          <w:szCs w:val="22"/>
        </w:rPr>
        <w:t>х</w:t>
      </w:r>
      <w:r w:rsidRPr="007D5817">
        <w:rPr>
          <w:sz w:val="22"/>
          <w:szCs w:val="22"/>
          <w:vertAlign w:val="subscript"/>
        </w:rPr>
        <w:t>1</w:t>
      </w:r>
      <w:r w:rsidRPr="007D5817">
        <w:rPr>
          <w:noProof/>
          <w:sz w:val="22"/>
          <w:szCs w:val="22"/>
        </w:rPr>
        <w:t xml:space="preserve"> +</w:t>
      </w:r>
      <w:r w:rsidRPr="007D5817">
        <w:rPr>
          <w:sz w:val="22"/>
          <w:szCs w:val="22"/>
        </w:rPr>
        <w:t xml:space="preserve"> с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sz w:val="22"/>
          <w:szCs w:val="22"/>
        </w:rPr>
        <w:t>х</w:t>
      </w:r>
      <w:r w:rsidRPr="007D5817">
        <w:rPr>
          <w:sz w:val="22"/>
          <w:szCs w:val="22"/>
          <w:vertAlign w:val="subscript"/>
        </w:rPr>
        <w:t>2</w:t>
      </w:r>
      <w:r w:rsidRPr="007D5817">
        <w:rPr>
          <w:noProof/>
          <w:sz w:val="22"/>
          <w:szCs w:val="22"/>
        </w:rPr>
        <w:t xml:space="preserve"> + … +</w:t>
      </w:r>
      <w:r w:rsidRPr="007D5817">
        <w:rPr>
          <w:sz w:val="22"/>
          <w:szCs w:val="22"/>
        </w:rPr>
        <w:t xml:space="preserve"> с</w:t>
      </w:r>
      <w:r w:rsidRPr="007D5817">
        <w:rPr>
          <w:sz w:val="22"/>
          <w:szCs w:val="22"/>
          <w:vertAlign w:val="subscript"/>
          <w:lang w:val="en-US"/>
        </w:rPr>
        <w:t>n</w:t>
      </w:r>
      <w:r w:rsidRPr="007D5817">
        <w:rPr>
          <w:sz w:val="22"/>
          <w:szCs w:val="22"/>
        </w:rPr>
        <w:t xml:space="preserve"> х</w:t>
      </w:r>
      <w:r w:rsidRPr="007D5817">
        <w:rPr>
          <w:sz w:val="22"/>
          <w:szCs w:val="22"/>
          <w:vertAlign w:val="subscript"/>
          <w:lang w:val="en-US"/>
        </w:rPr>
        <w:t>n</w:t>
      </w:r>
      <w:r w:rsidRPr="007D5817">
        <w:rPr>
          <w:sz w:val="22"/>
          <w:szCs w:val="22"/>
        </w:rPr>
        <w:t>, при ограничениях:</w:t>
      </w:r>
    </w:p>
    <w:p w:rsidR="009452D6" w:rsidRPr="006D4C4F" w:rsidRDefault="009452D6" w:rsidP="009452D6">
      <w:pPr>
        <w:pStyle w:val="FR1"/>
        <w:spacing w:line="240" w:lineRule="auto"/>
        <w:ind w:firstLine="0"/>
        <w:jc w:val="center"/>
        <w:rPr>
          <w:sz w:val="20"/>
          <w:szCs w:val="20"/>
          <w:lang w:val="en-US"/>
        </w:rPr>
      </w:pPr>
      <w:r w:rsidRPr="005D1514">
        <w:rPr>
          <w:position w:val="-94"/>
          <w:sz w:val="20"/>
          <w:szCs w:val="20"/>
          <w:lang w:val="en-US"/>
        </w:rPr>
        <w:object w:dxaOrig="3420" w:dyaOrig="2000">
          <v:shape id="_x0000_i1038" type="#_x0000_t75" style="width:149.6pt;height:86.95pt" o:ole="">
            <v:imagedata r:id="rId35" o:title=""/>
          </v:shape>
          <o:OLEObject Type="Embed" ProgID="Equation.3" ShapeID="_x0000_i1038" DrawAspect="Content" ObjectID="_1698740601" r:id="rId36"/>
        </w:object>
      </w:r>
    </w:p>
    <w:p w:rsidR="009452D6" w:rsidRPr="007D5817" w:rsidRDefault="009452D6" w:rsidP="009452D6">
      <w:pPr>
        <w:pStyle w:val="21"/>
        <w:ind w:firstLine="397"/>
        <w:rPr>
          <w:rFonts w:cs="Times New Roman"/>
          <w:sz w:val="22"/>
          <w:szCs w:val="22"/>
        </w:rPr>
      </w:pPr>
      <w:r w:rsidRPr="007D5817">
        <w:rPr>
          <w:rFonts w:cs="Times New Roman"/>
          <w:sz w:val="22"/>
          <w:szCs w:val="22"/>
        </w:rPr>
        <w:t>Помимо этих задач, можно привести примеры задач о раскрое мате</w:t>
      </w:r>
      <w:r w:rsidRPr="007D5817">
        <w:rPr>
          <w:rFonts w:cs="Times New Roman"/>
          <w:sz w:val="22"/>
          <w:szCs w:val="22"/>
        </w:rPr>
        <w:softHyphen/>
        <w:t>риалов, о размещении заказа, транспортной задачи и т. д.</w:t>
      </w:r>
    </w:p>
    <w:p w:rsidR="009452D6" w:rsidRPr="007D5817" w:rsidRDefault="009452D6" w:rsidP="00E57F6B">
      <w:pPr>
        <w:spacing w:before="180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7D5817">
        <w:rPr>
          <w:rFonts w:ascii="Times New Roman" w:hAnsi="Times New Roman" w:cs="Times New Roman"/>
          <w:b/>
          <w:bCs/>
          <w:sz w:val="22"/>
          <w:szCs w:val="22"/>
        </w:rPr>
        <w:t>1.4. Замена неравенств уравнениями</w:t>
      </w:r>
    </w:p>
    <w:p w:rsidR="009452D6" w:rsidRPr="007D5817" w:rsidRDefault="009452D6" w:rsidP="009452D6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При решении задач линейного программирования в первую очередь требуется свести решение системы неравенств к решению системы линейных уравнений</w:t>
      </w:r>
      <w:r w:rsidRPr="0046143A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для решения</w:t>
      </w:r>
      <w:r w:rsidRPr="007D5817">
        <w:rPr>
          <w:rFonts w:ascii="Times New Roman" w:hAnsi="Times New Roman" w:cs="Times New Roman"/>
          <w:sz w:val="22"/>
          <w:szCs w:val="22"/>
        </w:rPr>
        <w:t xml:space="preserve"> которых математич</w:t>
      </w:r>
      <w:r w:rsidRPr="007D5817">
        <w:rPr>
          <w:rFonts w:ascii="Times New Roman" w:hAnsi="Times New Roman" w:cs="Times New Roman"/>
          <w:sz w:val="22"/>
          <w:szCs w:val="22"/>
        </w:rPr>
        <w:t>е</w:t>
      </w:r>
      <w:r w:rsidRPr="007D5817">
        <w:rPr>
          <w:rFonts w:ascii="Times New Roman" w:hAnsi="Times New Roman" w:cs="Times New Roman"/>
          <w:sz w:val="22"/>
          <w:szCs w:val="22"/>
        </w:rPr>
        <w:t>ский аппарат хорошо разработан.</w:t>
      </w:r>
    </w:p>
    <w:p w:rsidR="009452D6" w:rsidRPr="007D5817" w:rsidRDefault="009452D6" w:rsidP="009452D6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 xml:space="preserve">Эти преобразования основываются на следующей теореме: каждому решению </w:t>
      </w:r>
      <w:r w:rsidRPr="007D5817">
        <w:rPr>
          <w:position w:val="-12"/>
          <w:sz w:val="22"/>
          <w:szCs w:val="22"/>
          <w:lang w:val="en-US"/>
        </w:rPr>
        <w:object w:dxaOrig="1640" w:dyaOrig="360">
          <v:shape id="_x0000_i1039" type="#_x0000_t75" style="width:73.85pt;height:15.9pt" o:ole="">
            <v:imagedata r:id="rId37" o:title=""/>
          </v:shape>
          <o:OLEObject Type="Embed" ProgID="Equation.3" ShapeID="_x0000_i1039" DrawAspect="Content" ObjectID="_1698740602" r:id="rId38"/>
        </w:object>
      </w:r>
      <w:r w:rsidRPr="007D5817">
        <w:rPr>
          <w:rFonts w:ascii="Times New Roman" w:hAnsi="Times New Roman" w:cs="Times New Roman"/>
          <w:sz w:val="22"/>
          <w:szCs w:val="22"/>
        </w:rPr>
        <w:t xml:space="preserve">неравенства </w:t>
      </w:r>
    </w:p>
    <w:p w:rsidR="009452D6" w:rsidRPr="007D5817" w:rsidRDefault="009452D6" w:rsidP="009452D6">
      <w:pPr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Pr="007D5817">
        <w:rPr>
          <w:rFonts w:ascii="Times New Roman" w:hAnsi="Times New Roman" w:cs="Times New Roman"/>
          <w:sz w:val="22"/>
          <w:szCs w:val="22"/>
        </w:rPr>
        <w:t xml:space="preserve">   а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а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 xml:space="preserve">2 </w:t>
      </w:r>
      <w:r w:rsidRPr="007D5817">
        <w:rPr>
          <w:rFonts w:ascii="Times New Roman" w:hAnsi="Times New Roman" w:cs="Times New Roman"/>
          <w:sz w:val="22"/>
          <w:szCs w:val="22"/>
        </w:rPr>
        <w:t>+ … + а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7D5817">
        <w:rPr>
          <w:rFonts w:ascii="Times New Roman" w:hAnsi="Times New Roman" w:cs="Times New Roman"/>
          <w:sz w:val="22"/>
          <w:szCs w:val="22"/>
        </w:rPr>
        <w:t xml:space="preserve"> ≤</w:t>
      </w:r>
      <w:r w:rsidRPr="006C1BCE">
        <w:rPr>
          <w:rFonts w:ascii="Times New Roman" w:hAnsi="Times New Roman" w:cs="Times New Roman"/>
          <w:sz w:val="22"/>
          <w:szCs w:val="22"/>
        </w:rPr>
        <w:t xml:space="preserve"> (≥)</w:t>
      </w:r>
      <w:r w:rsidRPr="007D5817">
        <w:rPr>
          <w:rFonts w:ascii="Times New Roman" w:hAnsi="Times New Roman" w:cs="Times New Roman"/>
          <w:sz w:val="22"/>
          <w:szCs w:val="22"/>
        </w:rPr>
        <w:t xml:space="preserve"> В   </w:t>
      </w:r>
      <w:r w:rsidRPr="006C1BCE">
        <w:rPr>
          <w:rFonts w:ascii="Times New Roman" w:hAnsi="Times New Roman" w:cs="Times New Roman"/>
          <w:sz w:val="22"/>
          <w:szCs w:val="22"/>
        </w:rPr>
        <w:t xml:space="preserve"> </w:t>
      </w:r>
      <w:r w:rsidR="0039065B">
        <w:rPr>
          <w:rFonts w:ascii="Times New Roman" w:hAnsi="Times New Roman" w:cs="Times New Roman"/>
          <w:sz w:val="22"/>
          <w:szCs w:val="22"/>
        </w:rPr>
        <w:t xml:space="preserve">                       (</w:t>
      </w:r>
      <w:r w:rsidRPr="007D5817">
        <w:rPr>
          <w:rFonts w:ascii="Times New Roman" w:hAnsi="Times New Roman" w:cs="Times New Roman"/>
          <w:sz w:val="22"/>
          <w:szCs w:val="22"/>
        </w:rPr>
        <w:t>1)</w:t>
      </w:r>
    </w:p>
    <w:p w:rsidR="0039065B" w:rsidRDefault="009452D6" w:rsidP="0039065B">
      <w:pPr>
        <w:rPr>
          <w:rFonts w:ascii="Times New Roman" w:hAnsi="Times New Roman" w:cs="Times New Roman"/>
          <w:sz w:val="22"/>
          <w:szCs w:val="22"/>
        </w:rPr>
      </w:pPr>
      <w:r w:rsidRPr="0039065B">
        <w:rPr>
          <w:rFonts w:ascii="Times New Roman" w:hAnsi="Times New Roman" w:cs="Times New Roman"/>
          <w:spacing w:val="-4"/>
          <w:sz w:val="22"/>
          <w:szCs w:val="22"/>
        </w:rPr>
        <w:t xml:space="preserve">соответствует единственное решение  </w:t>
      </w:r>
      <w:r w:rsidRPr="0039065B">
        <w:rPr>
          <w:spacing w:val="-4"/>
          <w:position w:val="-12"/>
          <w:sz w:val="22"/>
          <w:szCs w:val="22"/>
          <w:lang w:val="en-US"/>
        </w:rPr>
        <w:object w:dxaOrig="2120" w:dyaOrig="360">
          <v:shape id="_x0000_i1040" type="#_x0000_t75" style="width:95.4pt;height:15.9pt" o:ole="">
            <v:imagedata r:id="rId39" o:title=""/>
          </v:shape>
          <o:OLEObject Type="Embed" ProgID="Equation.3" ShapeID="_x0000_i1040" DrawAspect="Content" ObjectID="_1698740603" r:id="rId40"/>
        </w:object>
      </w:r>
      <w:r w:rsidRPr="0039065B">
        <w:rPr>
          <w:rFonts w:ascii="Times New Roman" w:hAnsi="Times New Roman" w:cs="Times New Roman"/>
          <w:spacing w:val="-4"/>
          <w:sz w:val="22"/>
          <w:szCs w:val="22"/>
        </w:rPr>
        <w:t>уравнения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 w:rsidR="0039065B">
        <w:rPr>
          <w:rFonts w:ascii="Times New Roman" w:hAnsi="Times New Roman" w:cs="Times New Roman"/>
          <w:sz w:val="22"/>
          <w:szCs w:val="22"/>
        </w:rPr>
        <w:t xml:space="preserve">   </w:t>
      </w:r>
    </w:p>
    <w:p w:rsidR="009452D6" w:rsidRPr="007D5817" w:rsidRDefault="0039065B" w:rsidP="0039065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</w:t>
      </w:r>
      <w:r w:rsidR="009452D6" w:rsidRPr="007D5817">
        <w:rPr>
          <w:rFonts w:ascii="Times New Roman" w:hAnsi="Times New Roman" w:cs="Times New Roman"/>
          <w:sz w:val="22"/>
          <w:szCs w:val="22"/>
        </w:rPr>
        <w:t>а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9452D6" w:rsidRPr="007D5817">
        <w:rPr>
          <w:rFonts w:ascii="Times New Roman" w:hAnsi="Times New Roman" w:cs="Times New Roman"/>
          <w:sz w:val="22"/>
          <w:szCs w:val="22"/>
        </w:rPr>
        <w:t>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9452D6" w:rsidRPr="007D5817">
        <w:rPr>
          <w:rFonts w:ascii="Times New Roman" w:hAnsi="Times New Roman" w:cs="Times New Roman"/>
          <w:sz w:val="22"/>
          <w:szCs w:val="22"/>
        </w:rPr>
        <w:t xml:space="preserve"> + а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9452D6" w:rsidRPr="007D5817">
        <w:rPr>
          <w:rFonts w:ascii="Times New Roman" w:hAnsi="Times New Roman" w:cs="Times New Roman"/>
          <w:sz w:val="22"/>
          <w:szCs w:val="22"/>
        </w:rPr>
        <w:t>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 xml:space="preserve">2 </w:t>
      </w:r>
      <w:r w:rsidR="009452D6" w:rsidRPr="007D5817">
        <w:rPr>
          <w:rFonts w:ascii="Times New Roman" w:hAnsi="Times New Roman" w:cs="Times New Roman"/>
          <w:sz w:val="22"/>
          <w:szCs w:val="22"/>
        </w:rPr>
        <w:t>+ … + а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="009452D6" w:rsidRPr="007D5817">
        <w:rPr>
          <w:rFonts w:ascii="Times New Roman" w:hAnsi="Times New Roman" w:cs="Times New Roman"/>
          <w:sz w:val="22"/>
          <w:szCs w:val="22"/>
        </w:rPr>
        <w:t>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="009452D6" w:rsidRPr="006C1BCE">
        <w:rPr>
          <w:rFonts w:ascii="Times New Roman" w:hAnsi="Times New Roman" w:cs="Times New Roman"/>
          <w:sz w:val="22"/>
          <w:szCs w:val="22"/>
        </w:rPr>
        <w:t xml:space="preserve"> (</w:t>
      </w:r>
      <w:r w:rsidR="009452D6" w:rsidRPr="007D5817">
        <w:rPr>
          <w:rFonts w:ascii="Times New Roman" w:hAnsi="Times New Roman" w:cs="Times New Roman"/>
          <w:sz w:val="22"/>
          <w:szCs w:val="22"/>
        </w:rPr>
        <w:t>±</w:t>
      </w:r>
      <w:r w:rsidR="009452D6" w:rsidRPr="006C1BCE">
        <w:rPr>
          <w:rFonts w:ascii="Times New Roman" w:hAnsi="Times New Roman" w:cs="Times New Roman"/>
          <w:sz w:val="22"/>
          <w:szCs w:val="22"/>
        </w:rPr>
        <w:t>)</w:t>
      </w:r>
      <w:r w:rsidR="009452D6" w:rsidRPr="007D5817">
        <w:rPr>
          <w:rFonts w:ascii="Times New Roman" w:hAnsi="Times New Roman" w:cs="Times New Roman"/>
          <w:sz w:val="22"/>
          <w:szCs w:val="22"/>
        </w:rPr>
        <w:t xml:space="preserve"> 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="009452D6" w:rsidRPr="006C1BCE">
        <w:rPr>
          <w:rFonts w:ascii="Times New Roman" w:hAnsi="Times New Roman" w:cs="Times New Roman"/>
          <w:sz w:val="22"/>
          <w:szCs w:val="22"/>
          <w:vertAlign w:val="subscript"/>
        </w:rPr>
        <w:t>+1</w:t>
      </w:r>
      <w:r w:rsidR="009452D6" w:rsidRPr="006C1BCE">
        <w:rPr>
          <w:rFonts w:ascii="Times New Roman" w:hAnsi="Times New Roman" w:cs="Times New Roman"/>
          <w:sz w:val="22"/>
          <w:szCs w:val="22"/>
        </w:rPr>
        <w:t xml:space="preserve"> =</w:t>
      </w:r>
      <w:r w:rsidR="009452D6" w:rsidRPr="007D5817">
        <w:rPr>
          <w:rFonts w:ascii="Times New Roman" w:hAnsi="Times New Roman" w:cs="Times New Roman"/>
          <w:sz w:val="22"/>
          <w:szCs w:val="22"/>
        </w:rPr>
        <w:t xml:space="preserve"> В,</w:t>
      </w:r>
      <w:r w:rsidR="009452D6">
        <w:rPr>
          <w:rFonts w:ascii="Times New Roman" w:hAnsi="Times New Roman" w:cs="Times New Roman"/>
          <w:sz w:val="22"/>
          <w:szCs w:val="22"/>
        </w:rPr>
        <w:t xml:space="preserve"> </w:t>
      </w:r>
      <w:r w:rsidR="009452D6" w:rsidRPr="007D5817">
        <w:rPr>
          <w:rFonts w:ascii="Times New Roman" w:hAnsi="Times New Roman" w:cs="Times New Roman"/>
          <w:sz w:val="22"/>
          <w:szCs w:val="22"/>
        </w:rPr>
        <w:t>при условии 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="009452D6" w:rsidRPr="006C1BCE">
        <w:rPr>
          <w:rFonts w:ascii="Times New Roman" w:hAnsi="Times New Roman" w:cs="Times New Roman"/>
          <w:sz w:val="22"/>
          <w:szCs w:val="22"/>
          <w:vertAlign w:val="subscript"/>
        </w:rPr>
        <w:t>+1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="009452D6" w:rsidRPr="006C1BCE">
        <w:rPr>
          <w:rFonts w:ascii="Times New Roman" w:hAnsi="Times New Roman" w:cs="Times New Roman"/>
          <w:sz w:val="22"/>
          <w:szCs w:val="22"/>
        </w:rPr>
        <w:t>≥</w:t>
      </w:r>
      <w:r w:rsidR="009452D6" w:rsidRPr="007D5817">
        <w:rPr>
          <w:rFonts w:ascii="Times New Roman" w:hAnsi="Times New Roman" w:cs="Times New Roman"/>
          <w:sz w:val="22"/>
          <w:szCs w:val="22"/>
        </w:rPr>
        <w:t xml:space="preserve"> 0.</w:t>
      </w:r>
      <w:r w:rsidRPr="0039065B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      (2)</w:t>
      </w:r>
    </w:p>
    <w:p w:rsidR="009452D6" w:rsidRPr="007D5817" w:rsidRDefault="009452D6" w:rsidP="009452D6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Неотрицательная переменная х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CC7D35">
        <w:rPr>
          <w:rFonts w:ascii="Times New Roman" w:hAnsi="Times New Roman" w:cs="Times New Roman"/>
          <w:sz w:val="22"/>
          <w:szCs w:val="22"/>
          <w:vertAlign w:val="subscript"/>
        </w:rPr>
        <w:t>+1</w:t>
      </w:r>
      <w:r w:rsidRPr="007D5817">
        <w:rPr>
          <w:rFonts w:ascii="Times New Roman" w:hAnsi="Times New Roman" w:cs="Times New Roman"/>
          <w:sz w:val="22"/>
          <w:szCs w:val="22"/>
        </w:rPr>
        <w:t xml:space="preserve"> называется дополнительной переменной.</w:t>
      </w:r>
    </w:p>
    <w:p w:rsidR="009452D6" w:rsidRPr="007D5817" w:rsidRDefault="009452D6" w:rsidP="009452D6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Таким образом</w:t>
      </w:r>
      <w:r w:rsidR="0039065B">
        <w:rPr>
          <w:rFonts w:ascii="Times New Roman" w:hAnsi="Times New Roman" w:cs="Times New Roman"/>
          <w:sz w:val="22"/>
          <w:szCs w:val="22"/>
        </w:rPr>
        <w:t>, для приведения неравенства (</w:t>
      </w:r>
      <w:r w:rsidRPr="007D5817">
        <w:rPr>
          <w:rFonts w:ascii="Times New Roman" w:hAnsi="Times New Roman" w:cs="Times New Roman"/>
          <w:sz w:val="22"/>
          <w:szCs w:val="22"/>
        </w:rPr>
        <w:t>1) к равенству</w:t>
      </w:r>
      <w:r w:rsidR="0039065B">
        <w:rPr>
          <w:rFonts w:ascii="Times New Roman" w:hAnsi="Times New Roman" w:cs="Times New Roman"/>
          <w:sz w:val="22"/>
          <w:szCs w:val="22"/>
        </w:rPr>
        <w:t xml:space="preserve"> (</w:t>
      </w:r>
      <w:r>
        <w:rPr>
          <w:rFonts w:ascii="Times New Roman" w:hAnsi="Times New Roman" w:cs="Times New Roman"/>
          <w:sz w:val="22"/>
          <w:szCs w:val="22"/>
        </w:rPr>
        <w:t>2)</w:t>
      </w:r>
      <w:r w:rsidRPr="007D5817">
        <w:rPr>
          <w:rFonts w:ascii="Times New Roman" w:hAnsi="Times New Roman" w:cs="Times New Roman"/>
          <w:sz w:val="22"/>
          <w:szCs w:val="22"/>
        </w:rPr>
        <w:t xml:space="preserve"> необходимо к </w:t>
      </w:r>
      <w:r>
        <w:rPr>
          <w:rFonts w:ascii="Times New Roman" w:hAnsi="Times New Roman" w:cs="Times New Roman"/>
          <w:sz w:val="22"/>
          <w:szCs w:val="22"/>
        </w:rPr>
        <w:t>его левой части добавить (отнять</w:t>
      </w:r>
      <w:r w:rsidRPr="007D5817">
        <w:rPr>
          <w:rFonts w:ascii="Times New Roman" w:hAnsi="Times New Roman" w:cs="Times New Roman"/>
          <w:sz w:val="22"/>
          <w:szCs w:val="22"/>
        </w:rPr>
        <w:t>) некоторую н</w:t>
      </w:r>
      <w:r w:rsidRPr="007D5817">
        <w:rPr>
          <w:rFonts w:ascii="Times New Roman" w:hAnsi="Times New Roman" w:cs="Times New Roman"/>
          <w:sz w:val="22"/>
          <w:szCs w:val="22"/>
        </w:rPr>
        <w:t>е</w:t>
      </w:r>
      <w:r w:rsidRPr="007D5817">
        <w:rPr>
          <w:rFonts w:ascii="Times New Roman" w:hAnsi="Times New Roman" w:cs="Times New Roman"/>
          <w:sz w:val="22"/>
          <w:szCs w:val="22"/>
        </w:rPr>
        <w:t>отрицательную величину</w:t>
      </w:r>
    </w:p>
    <w:p w:rsidR="009452D6" w:rsidRPr="007D5817" w:rsidRDefault="009452D6" w:rsidP="009452D6">
      <w:pPr>
        <w:jc w:val="center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 xml:space="preserve">n+1 </w:t>
      </w:r>
      <w:r w:rsidRPr="007D5817">
        <w:rPr>
          <w:rFonts w:ascii="Times New Roman" w:hAnsi="Times New Roman" w:cs="Times New Roman"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sz w:val="22"/>
          <w:szCs w:val="22"/>
        </w:rPr>
        <w:t xml:space="preserve"> 0,</w:t>
      </w:r>
    </w:p>
    <w:p w:rsidR="009452D6" w:rsidRPr="0039065B" w:rsidRDefault="009452D6" w:rsidP="009452D6">
      <w:pPr>
        <w:jc w:val="both"/>
        <w:rPr>
          <w:rFonts w:ascii="Times New Roman" w:hAnsi="Times New Roman" w:cs="Times New Roman"/>
          <w:spacing w:val="-6"/>
          <w:sz w:val="22"/>
          <w:szCs w:val="22"/>
        </w:rPr>
      </w:pPr>
      <w:r w:rsidRPr="0039065B">
        <w:rPr>
          <w:rFonts w:ascii="Times New Roman" w:hAnsi="Times New Roman" w:cs="Times New Roman"/>
          <w:spacing w:val="-6"/>
          <w:sz w:val="22"/>
          <w:szCs w:val="22"/>
        </w:rPr>
        <w:t>в результате получаем уравнение, содержащее уже (n</w:t>
      </w:r>
      <w:r w:rsidR="0039065B" w:rsidRPr="0039065B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39065B">
        <w:rPr>
          <w:rFonts w:ascii="Times New Roman" w:hAnsi="Times New Roman" w:cs="Times New Roman"/>
          <w:spacing w:val="-6"/>
          <w:sz w:val="22"/>
          <w:szCs w:val="22"/>
        </w:rPr>
        <w:t>+</w:t>
      </w:r>
      <w:r w:rsidR="0039065B" w:rsidRPr="0039065B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39065B">
        <w:rPr>
          <w:rFonts w:ascii="Times New Roman" w:hAnsi="Times New Roman" w:cs="Times New Roman"/>
          <w:spacing w:val="-6"/>
          <w:sz w:val="22"/>
          <w:szCs w:val="22"/>
        </w:rPr>
        <w:t>1) неизвестных</w:t>
      </w:r>
    </w:p>
    <w:p w:rsidR="009452D6" w:rsidRPr="007D5817" w:rsidRDefault="009452D6" w:rsidP="009452D6">
      <w:pPr>
        <w:pStyle w:val="FR2"/>
        <w:spacing w:line="240" w:lineRule="auto"/>
        <w:ind w:left="0" w:firstLine="0"/>
        <w:jc w:val="right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1</w:t>
      </w:r>
      <w:r w:rsidRPr="007D5817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 +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 xml:space="preserve"> a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2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2</w:t>
      </w:r>
      <w:r w:rsidRPr="007D5817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 + ... </w:t>
      </w:r>
      <w:r w:rsidRPr="00CC7D35">
        <w:rPr>
          <w:rFonts w:ascii="Times New Roman" w:hAnsi="Times New Roman" w:cs="Times New Roman"/>
          <w:noProof/>
          <w:sz w:val="22"/>
          <w:szCs w:val="22"/>
          <w:lang w:val="en-US"/>
        </w:rPr>
        <w:t>+</w:t>
      </w:r>
      <w:r w:rsidRPr="00CC7D3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7D5817">
        <w:rPr>
          <w:rFonts w:ascii="Times New Roman" w:hAnsi="Times New Roman" w:cs="Times New Roman"/>
          <w:sz w:val="22"/>
          <w:szCs w:val="22"/>
        </w:rPr>
        <w:t>а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CC7D35">
        <w:rPr>
          <w:rFonts w:ascii="Times New Roman" w:hAnsi="Times New Roman" w:cs="Times New Roman"/>
          <w:sz w:val="22"/>
          <w:szCs w:val="22"/>
          <w:lang w:val="en-US"/>
        </w:rPr>
        <w:t xml:space="preserve"> (±) 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CC7D3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+1</w:t>
      </w:r>
      <w:r w:rsidRPr="00CC7D35">
        <w:rPr>
          <w:rFonts w:ascii="Times New Roman" w:hAnsi="Times New Roman" w:cs="Times New Roman"/>
          <w:sz w:val="22"/>
          <w:szCs w:val="22"/>
          <w:lang w:val="en-US"/>
        </w:rPr>
        <w:t xml:space="preserve"> = </w:t>
      </w:r>
      <w:r w:rsidRPr="007D5817">
        <w:rPr>
          <w:rFonts w:ascii="Times New Roman" w:hAnsi="Times New Roman" w:cs="Times New Roman"/>
          <w:sz w:val="22"/>
          <w:szCs w:val="22"/>
        </w:rPr>
        <w:t>В</w:t>
      </w:r>
      <w:r w:rsidRPr="00CC7D35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.                </w:t>
      </w:r>
      <w:r w:rsidR="0039065B" w:rsidRPr="007C7B24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  </w:t>
      </w:r>
      <w:r w:rsidRPr="00CC7D35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         </w:t>
      </w:r>
      <w:r w:rsidR="0039065B">
        <w:rPr>
          <w:rFonts w:ascii="Times New Roman" w:hAnsi="Times New Roman" w:cs="Times New Roman"/>
          <w:noProof/>
          <w:sz w:val="22"/>
          <w:szCs w:val="22"/>
        </w:rPr>
        <w:t>(</w:t>
      </w:r>
      <w:r w:rsidRPr="007D5817">
        <w:rPr>
          <w:rFonts w:ascii="Times New Roman" w:hAnsi="Times New Roman" w:cs="Times New Roman"/>
          <w:noProof/>
          <w:sz w:val="22"/>
          <w:szCs w:val="22"/>
        </w:rPr>
        <w:t>3)</w:t>
      </w:r>
    </w:p>
    <w:p w:rsidR="009452D6" w:rsidRPr="007D5817" w:rsidRDefault="009452D6" w:rsidP="009452D6">
      <w:pPr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pacing w:val="4"/>
          <w:sz w:val="22"/>
          <w:szCs w:val="22"/>
        </w:rPr>
        <w:t>Итак</w:t>
      </w:r>
      <w:r w:rsidRPr="007D5817">
        <w:rPr>
          <w:rFonts w:ascii="Times New Roman" w:hAnsi="Times New Roman" w:cs="Times New Roman"/>
          <w:sz w:val="22"/>
          <w:szCs w:val="22"/>
        </w:rPr>
        <w:t xml:space="preserve">, если система ограничений задачи содержит неравенства, </w:t>
      </w:r>
      <w:r w:rsidRPr="007D5817">
        <w:rPr>
          <w:rFonts w:ascii="Times New Roman" w:hAnsi="Times New Roman" w:cs="Times New Roman"/>
          <w:sz w:val="22"/>
          <w:szCs w:val="22"/>
        </w:rPr>
        <w:lastRenderedPageBreak/>
        <w:t>то, вводя в каждое из них свою неотрицательную дополнительную переменную, ее можно преобразовать в систему уравнений. При этом в целевую функцию каждая дополнительная переменная вх</w:t>
      </w:r>
      <w:r w:rsidRPr="007D5817">
        <w:rPr>
          <w:rFonts w:ascii="Times New Roman" w:hAnsi="Times New Roman" w:cs="Times New Roman"/>
          <w:sz w:val="22"/>
          <w:szCs w:val="22"/>
        </w:rPr>
        <w:t>о</w:t>
      </w:r>
      <w:r w:rsidRPr="007D5817">
        <w:rPr>
          <w:rFonts w:ascii="Times New Roman" w:hAnsi="Times New Roman" w:cs="Times New Roman"/>
          <w:sz w:val="22"/>
          <w:szCs w:val="22"/>
        </w:rPr>
        <w:t>дит с коэффициентом равным 0.</w:t>
      </w:r>
    </w:p>
    <w:p w:rsidR="009452D6" w:rsidRPr="007D5817" w:rsidRDefault="009452D6" w:rsidP="009452D6">
      <w:pPr>
        <w:spacing w:before="40" w:line="230" w:lineRule="auto"/>
        <w:ind w:firstLine="426"/>
        <w:rPr>
          <w:rFonts w:ascii="Times New Roman" w:hAnsi="Times New Roman" w:cs="Times New Roman"/>
          <w:sz w:val="22"/>
          <w:szCs w:val="22"/>
        </w:rPr>
      </w:pPr>
      <w:r w:rsidRPr="0039065B">
        <w:rPr>
          <w:rFonts w:ascii="Times New Roman" w:hAnsi="Times New Roman" w:cs="Times New Roman"/>
          <w:i/>
          <w:sz w:val="22"/>
          <w:szCs w:val="22"/>
        </w:rPr>
        <w:t>Пример 1</w:t>
      </w:r>
      <w:r w:rsidRPr="007D5817">
        <w:rPr>
          <w:rFonts w:ascii="Times New Roman" w:hAnsi="Times New Roman" w:cs="Times New Roman"/>
          <w:sz w:val="22"/>
          <w:szCs w:val="22"/>
        </w:rPr>
        <w:t>. Задача использования сырья</w:t>
      </w:r>
    </w:p>
    <w:p w:rsidR="009452D6" w:rsidRPr="00944770" w:rsidRDefault="00C83E51" w:rsidP="009452D6">
      <w:pPr>
        <w:pStyle w:val="FR2"/>
        <w:spacing w:line="230" w:lineRule="auto"/>
        <w:ind w:left="0" w:firstLine="397"/>
        <w:jc w:val="left"/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105" type="#_x0000_t87" style="position:absolute;left:0;text-align:left;margin-left:10pt;margin-top:.8pt;width:6pt;height:48pt;z-index:251620864"/>
        </w:pict>
      </w:r>
      <w:r w:rsidR="009452D6" w:rsidRPr="007D5817">
        <w:rPr>
          <w:rFonts w:ascii="Times New Roman" w:hAnsi="Times New Roman" w:cs="Times New Roman"/>
          <w:sz w:val="22"/>
          <w:szCs w:val="22"/>
        </w:rPr>
        <w:t>2х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9452D6" w:rsidRPr="007D5817">
        <w:rPr>
          <w:rFonts w:ascii="Times New Roman" w:hAnsi="Times New Roman" w:cs="Times New Roman"/>
          <w:sz w:val="22"/>
          <w:szCs w:val="22"/>
        </w:rPr>
        <w:t xml:space="preserve"> +5х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9452D6" w:rsidRPr="007D5817">
        <w:rPr>
          <w:rFonts w:ascii="Times New Roman" w:hAnsi="Times New Roman" w:cs="Times New Roman"/>
          <w:noProof/>
          <w:sz w:val="22"/>
          <w:szCs w:val="22"/>
        </w:rPr>
        <w:t xml:space="preserve"> +</w:t>
      </w:r>
      <w:r w:rsidR="009452D6" w:rsidRPr="007D5817">
        <w:rPr>
          <w:rFonts w:ascii="Times New Roman" w:hAnsi="Times New Roman" w:cs="Times New Roman"/>
          <w:sz w:val="22"/>
          <w:szCs w:val="22"/>
        </w:rPr>
        <w:t xml:space="preserve"> 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9452D6"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="009452D6">
        <w:rPr>
          <w:rFonts w:ascii="Times New Roman" w:hAnsi="Times New Roman" w:cs="Times New Roman"/>
          <w:noProof/>
          <w:sz w:val="22"/>
          <w:szCs w:val="22"/>
        </w:rPr>
        <w:t xml:space="preserve">           </w:t>
      </w:r>
      <w:r w:rsidR="009452D6" w:rsidRPr="007D5817">
        <w:rPr>
          <w:rFonts w:ascii="Times New Roman" w:hAnsi="Times New Roman" w:cs="Times New Roman"/>
          <w:i/>
          <w:iCs/>
          <w:noProof/>
          <w:sz w:val="22"/>
          <w:szCs w:val="22"/>
        </w:rPr>
        <w:t>=</w:t>
      </w:r>
      <w:r w:rsidR="009452D6" w:rsidRPr="007D5817">
        <w:rPr>
          <w:rFonts w:ascii="Times New Roman" w:hAnsi="Times New Roman" w:cs="Times New Roman"/>
          <w:noProof/>
          <w:sz w:val="22"/>
          <w:szCs w:val="22"/>
        </w:rPr>
        <w:t xml:space="preserve"> 20,</w:t>
      </w:r>
      <w:r w:rsidR="009452D6">
        <w:rPr>
          <w:rFonts w:ascii="Times New Roman" w:hAnsi="Times New Roman" w:cs="Times New Roman"/>
          <w:noProof/>
          <w:sz w:val="22"/>
          <w:szCs w:val="22"/>
        </w:rPr>
        <w:t xml:space="preserve"> </w:t>
      </w:r>
    </w:p>
    <w:p w:rsidR="009452D6" w:rsidRPr="007D5817" w:rsidRDefault="009452D6" w:rsidP="009452D6">
      <w:pPr>
        <w:pStyle w:val="FR2"/>
        <w:spacing w:line="230" w:lineRule="auto"/>
        <w:ind w:left="0" w:firstLine="426"/>
        <w:jc w:val="left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8х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 xml:space="preserve"> +5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      </w:t>
      </w:r>
      <w:r w:rsidRPr="007D5817">
        <w:rPr>
          <w:rFonts w:ascii="Times New Roman" w:hAnsi="Times New Roman" w:cs="Times New Roman"/>
          <w:sz w:val="22"/>
          <w:szCs w:val="22"/>
        </w:rPr>
        <w:t>+х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>
        <w:rPr>
          <w:rFonts w:ascii="Times New Roman" w:hAnsi="Times New Roman" w:cs="Times New Roman"/>
          <w:noProof/>
          <w:sz w:val="22"/>
          <w:szCs w:val="22"/>
        </w:rPr>
        <w:t xml:space="preserve">     </w:t>
      </w:r>
      <w:r w:rsidRPr="007D5817">
        <w:rPr>
          <w:rFonts w:ascii="Times New Roman" w:hAnsi="Times New Roman" w:cs="Times New Roman"/>
          <w:noProof/>
          <w:sz w:val="22"/>
          <w:szCs w:val="22"/>
        </w:rPr>
        <w:t>= 40,</w:t>
      </w:r>
      <w:r>
        <w:rPr>
          <w:rFonts w:ascii="Times New Roman" w:hAnsi="Times New Roman" w:cs="Times New Roman"/>
          <w:sz w:val="22"/>
          <w:szCs w:val="22"/>
        </w:rPr>
        <w:t xml:space="preserve">         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7D5817">
        <w:rPr>
          <w:rFonts w:ascii="Times New Roman" w:hAnsi="Times New Roman" w:cs="Times New Roman"/>
          <w:sz w:val="22"/>
          <w:szCs w:val="22"/>
        </w:rPr>
        <w:t xml:space="preserve"> = 50х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+ 40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+ 0х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+ 0х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+ 0х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7D5817">
        <w:rPr>
          <w:rFonts w:ascii="Times New Roman" w:hAnsi="Times New Roman" w:cs="Times New Roman"/>
          <w:sz w:val="22"/>
          <w:szCs w:val="22"/>
        </w:rPr>
        <w:t>,</w:t>
      </w:r>
    </w:p>
    <w:p w:rsidR="009452D6" w:rsidRPr="0023596C" w:rsidRDefault="009452D6" w:rsidP="009452D6">
      <w:pPr>
        <w:pStyle w:val="FR2"/>
        <w:spacing w:line="230" w:lineRule="auto"/>
        <w:ind w:left="0" w:firstLine="426"/>
        <w:jc w:val="left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5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 xml:space="preserve"> +6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            </w:t>
      </w:r>
      <w:r w:rsidRPr="007D5817">
        <w:rPr>
          <w:rFonts w:ascii="Times New Roman" w:hAnsi="Times New Roman" w:cs="Times New Roman"/>
          <w:sz w:val="22"/>
          <w:szCs w:val="22"/>
        </w:rPr>
        <w:t>+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7D5817">
        <w:rPr>
          <w:rFonts w:ascii="Times New Roman" w:hAnsi="Times New Roman" w:cs="Times New Roman"/>
          <w:sz w:val="22"/>
          <w:szCs w:val="22"/>
        </w:rPr>
        <w:t>= 30,</w:t>
      </w:r>
      <w:r w:rsidRPr="005D1514">
        <w:rPr>
          <w:rFonts w:ascii="Times New Roman" w:hAnsi="Times New Roman" w:cs="Times New Roman"/>
          <w:sz w:val="22"/>
          <w:szCs w:val="22"/>
        </w:rPr>
        <w:t xml:space="preserve"> </w:t>
      </w:r>
    </w:p>
    <w:p w:rsidR="009452D6" w:rsidRPr="007D5817" w:rsidRDefault="009452D6" w:rsidP="009452D6">
      <w:pPr>
        <w:pStyle w:val="FR2"/>
        <w:spacing w:line="230" w:lineRule="auto"/>
        <w:ind w:left="0" w:firstLine="397"/>
        <w:jc w:val="left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noProof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0,</w:t>
      </w:r>
      <w:r w:rsidRPr="007D5817">
        <w:rPr>
          <w:rFonts w:ascii="Times New Roman" w:hAnsi="Times New Roman" w:cs="Times New Roman"/>
          <w:sz w:val="22"/>
          <w:szCs w:val="22"/>
        </w:rPr>
        <w:t xml:space="preserve"> 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noProof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0,</w:t>
      </w:r>
      <w:r w:rsidRPr="007D5817">
        <w:rPr>
          <w:rFonts w:ascii="Times New Roman" w:hAnsi="Times New Roman" w:cs="Times New Roman"/>
          <w:sz w:val="22"/>
          <w:szCs w:val="22"/>
        </w:rPr>
        <w:t xml:space="preserve"> 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noProof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0,</w:t>
      </w:r>
      <w:r w:rsidRPr="007D5817">
        <w:rPr>
          <w:rFonts w:ascii="Times New Roman" w:hAnsi="Times New Roman" w:cs="Times New Roman"/>
          <w:sz w:val="22"/>
          <w:szCs w:val="22"/>
        </w:rPr>
        <w:t xml:space="preserve"> 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noProof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0, </w:t>
      </w: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noProof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0.</w:t>
      </w:r>
    </w:p>
    <w:p w:rsidR="009452D6" w:rsidRPr="007D5817" w:rsidRDefault="009452D6" w:rsidP="009452D6">
      <w:pPr>
        <w:spacing w:line="230" w:lineRule="auto"/>
        <w:ind w:firstLine="397"/>
        <w:rPr>
          <w:rFonts w:ascii="Times New Roman" w:hAnsi="Times New Roman" w:cs="Times New Roman"/>
          <w:sz w:val="22"/>
          <w:szCs w:val="22"/>
        </w:rPr>
      </w:pPr>
      <w:r w:rsidRPr="0039065B">
        <w:rPr>
          <w:rFonts w:ascii="Times New Roman" w:hAnsi="Times New Roman" w:cs="Times New Roman"/>
          <w:i/>
          <w:sz w:val="22"/>
          <w:szCs w:val="22"/>
        </w:rPr>
        <w:t>Пример 2.</w:t>
      </w:r>
      <w:r w:rsidRPr="007D5817">
        <w:rPr>
          <w:rFonts w:ascii="Times New Roman" w:hAnsi="Times New Roman" w:cs="Times New Roman"/>
          <w:sz w:val="22"/>
          <w:szCs w:val="22"/>
        </w:rPr>
        <w:t xml:space="preserve"> Задача составления рациона</w:t>
      </w:r>
    </w:p>
    <w:p w:rsidR="009452D6" w:rsidRPr="00A67E3F" w:rsidRDefault="00C83E51" w:rsidP="009452D6">
      <w:pPr>
        <w:pStyle w:val="FR2"/>
        <w:spacing w:line="230" w:lineRule="auto"/>
        <w:ind w:left="0" w:firstLine="397"/>
        <w:jc w:val="left"/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113" type="#_x0000_t87" style="position:absolute;left:0;text-align:left;margin-left:10pt;margin-top:5.4pt;width:6pt;height:42pt;z-index:251621888"/>
        </w:pict>
      </w:r>
      <w:r w:rsidR="009452D6" w:rsidRPr="007D5817">
        <w:rPr>
          <w:rFonts w:ascii="Times New Roman" w:hAnsi="Times New Roman" w:cs="Times New Roman"/>
          <w:sz w:val="22"/>
          <w:szCs w:val="22"/>
        </w:rPr>
        <w:t>3х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 xml:space="preserve">1 </w:t>
      </w:r>
      <w:r w:rsidR="009452D6" w:rsidRPr="007D5817">
        <w:rPr>
          <w:rFonts w:ascii="Times New Roman" w:hAnsi="Times New Roman" w:cs="Times New Roman"/>
          <w:sz w:val="22"/>
          <w:szCs w:val="22"/>
        </w:rPr>
        <w:t>+ 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9452D6"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="00A37D06" w:rsidRPr="007D5817">
        <w:rPr>
          <w:noProof/>
          <w:sz w:val="22"/>
          <w:szCs w:val="22"/>
        </w:rPr>
        <w:t>–</w:t>
      </w:r>
      <w:r w:rsidR="009452D6" w:rsidRPr="007D5817">
        <w:rPr>
          <w:rFonts w:ascii="Times New Roman" w:hAnsi="Times New Roman" w:cs="Times New Roman"/>
          <w:sz w:val="22"/>
          <w:szCs w:val="22"/>
        </w:rPr>
        <w:t xml:space="preserve"> х</w:t>
      </w:r>
      <w:r w:rsidR="009452D6" w:rsidRPr="007D5817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9452D6"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="009452D6">
        <w:rPr>
          <w:rFonts w:ascii="Times New Roman" w:hAnsi="Times New Roman" w:cs="Times New Roman"/>
          <w:noProof/>
          <w:sz w:val="22"/>
          <w:szCs w:val="22"/>
        </w:rPr>
        <w:t xml:space="preserve">            </w:t>
      </w:r>
      <w:r w:rsidR="009452D6" w:rsidRPr="007D5817">
        <w:rPr>
          <w:rFonts w:ascii="Times New Roman" w:hAnsi="Times New Roman" w:cs="Times New Roman"/>
          <w:i/>
          <w:iCs/>
          <w:noProof/>
          <w:sz w:val="22"/>
          <w:szCs w:val="22"/>
        </w:rPr>
        <w:t>=</w:t>
      </w:r>
      <w:r w:rsidR="009452D6" w:rsidRPr="007D5817">
        <w:rPr>
          <w:rFonts w:ascii="Times New Roman" w:hAnsi="Times New Roman" w:cs="Times New Roman"/>
          <w:noProof/>
          <w:sz w:val="22"/>
          <w:szCs w:val="22"/>
        </w:rPr>
        <w:t xml:space="preserve"> 9,</w:t>
      </w:r>
      <w:r w:rsidR="009452D6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="009452D6" w:rsidRPr="004E7DB3">
        <w:rPr>
          <w:rFonts w:ascii="Times New Roman" w:hAnsi="Times New Roman" w:cs="Times New Roman"/>
          <w:noProof/>
          <w:sz w:val="22"/>
          <w:szCs w:val="22"/>
        </w:rPr>
        <w:t xml:space="preserve"> </w:t>
      </w:r>
    </w:p>
    <w:p w:rsidR="009452D6" w:rsidRPr="007D5817" w:rsidRDefault="009452D6" w:rsidP="009452D6">
      <w:pPr>
        <w:pStyle w:val="FR2"/>
        <w:spacing w:line="230" w:lineRule="auto"/>
        <w:ind w:left="0" w:firstLine="397"/>
        <w:jc w:val="left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+ 2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     </w:t>
      </w:r>
      <w:r w:rsidR="00A37D06" w:rsidRPr="007D5817">
        <w:rPr>
          <w:noProof/>
          <w:sz w:val="22"/>
          <w:szCs w:val="22"/>
        </w:rPr>
        <w:t>–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>
        <w:rPr>
          <w:rFonts w:ascii="Times New Roman" w:hAnsi="Times New Roman" w:cs="Times New Roman"/>
          <w:noProof/>
          <w:sz w:val="22"/>
          <w:szCs w:val="22"/>
        </w:rPr>
        <w:t xml:space="preserve">      </w:t>
      </w:r>
      <w:r w:rsidRPr="007D5817">
        <w:rPr>
          <w:rFonts w:ascii="Times New Roman" w:hAnsi="Times New Roman" w:cs="Times New Roman"/>
          <w:noProof/>
          <w:sz w:val="22"/>
          <w:szCs w:val="22"/>
        </w:rPr>
        <w:t>= 8,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sz w:val="22"/>
          <w:szCs w:val="22"/>
        </w:rPr>
        <w:t xml:space="preserve">       </w:t>
      </w:r>
      <w:r w:rsidR="00311A37">
        <w:rPr>
          <w:rFonts w:ascii="Times New Roman" w:hAnsi="Times New Roman" w:cs="Times New Roman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sz w:val="22"/>
          <w:szCs w:val="22"/>
        </w:rPr>
        <w:t xml:space="preserve">   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7D5817">
        <w:rPr>
          <w:rFonts w:ascii="Times New Roman" w:hAnsi="Times New Roman" w:cs="Times New Roman"/>
          <w:sz w:val="22"/>
          <w:szCs w:val="22"/>
        </w:rPr>
        <w:t xml:space="preserve"> = 4х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+ 6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+ 0х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+ 0х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7D5817">
        <w:rPr>
          <w:rFonts w:ascii="Times New Roman" w:hAnsi="Times New Roman" w:cs="Times New Roman"/>
          <w:sz w:val="22"/>
          <w:szCs w:val="22"/>
        </w:rPr>
        <w:t xml:space="preserve"> + 0х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7D5817">
        <w:rPr>
          <w:rFonts w:ascii="Times New Roman" w:hAnsi="Times New Roman" w:cs="Times New Roman"/>
          <w:sz w:val="22"/>
          <w:szCs w:val="22"/>
        </w:rPr>
        <w:t>,</w:t>
      </w:r>
    </w:p>
    <w:p w:rsidR="009452D6" w:rsidRPr="0023596C" w:rsidRDefault="009452D6" w:rsidP="009452D6">
      <w:pPr>
        <w:pStyle w:val="FR4"/>
        <w:spacing w:line="230" w:lineRule="auto"/>
        <w:ind w:right="200" w:firstLine="397"/>
        <w:jc w:val="left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noProof w:val="0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noProof w:val="0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noProof w:val="0"/>
          <w:sz w:val="22"/>
          <w:szCs w:val="22"/>
        </w:rPr>
        <w:t xml:space="preserve"> + 6</w:t>
      </w:r>
      <w:r w:rsidRPr="007D5817">
        <w:rPr>
          <w:rFonts w:ascii="Times New Roman" w:hAnsi="Times New Roman" w:cs="Times New Roman"/>
          <w:noProof w:val="0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noProof w:val="0"/>
          <w:sz w:val="22"/>
          <w:szCs w:val="22"/>
          <w:vertAlign w:val="subscript"/>
        </w:rPr>
        <w:t>2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           </w:t>
      </w:r>
      <w:r w:rsidR="00A37D06" w:rsidRPr="007D5817">
        <w:rPr>
          <w:sz w:val="22"/>
          <w:szCs w:val="22"/>
        </w:rPr>
        <w:t>–</w:t>
      </w:r>
      <w:r w:rsidRPr="007D5817">
        <w:rPr>
          <w:rFonts w:ascii="Times New Roman" w:hAnsi="Times New Roman" w:cs="Times New Roman"/>
          <w:noProof w:val="0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noProof w:val="0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noProof w:val="0"/>
          <w:sz w:val="22"/>
          <w:szCs w:val="22"/>
          <w:vertAlign w:val="subscript"/>
        </w:rPr>
        <w:t>5</w:t>
      </w:r>
      <w:r w:rsidRPr="007D5817">
        <w:rPr>
          <w:rFonts w:ascii="Times New Roman" w:hAnsi="Times New Roman" w:cs="Times New Roman"/>
          <w:sz w:val="22"/>
          <w:szCs w:val="22"/>
        </w:rPr>
        <w:t xml:space="preserve"> = 12,</w:t>
      </w:r>
      <w:r w:rsidRPr="004E7DB3">
        <w:rPr>
          <w:rFonts w:ascii="Times New Roman" w:hAnsi="Times New Roman" w:cs="Times New Roman"/>
          <w:sz w:val="22"/>
          <w:szCs w:val="22"/>
        </w:rPr>
        <w:t xml:space="preserve"> </w:t>
      </w:r>
    </w:p>
    <w:p w:rsidR="009452D6" w:rsidRPr="007D5817" w:rsidRDefault="009452D6" w:rsidP="009452D6">
      <w:pPr>
        <w:pStyle w:val="FR2"/>
        <w:spacing w:line="230" w:lineRule="auto"/>
        <w:ind w:left="0" w:firstLine="397"/>
        <w:jc w:val="left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х</w:t>
      </w:r>
      <w:r w:rsidRPr="007D5817">
        <w:rPr>
          <w:rFonts w:ascii="Times New Roman" w:hAnsi="Times New Roman" w:cs="Times New Roman"/>
          <w:i/>
          <w:iCs/>
          <w:sz w:val="22"/>
          <w:szCs w:val="22"/>
          <w:vertAlign w:val="subscript"/>
          <w:lang w:val="en-US"/>
        </w:rPr>
        <w:t>j</w:t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noProof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noProof/>
          <w:sz w:val="22"/>
          <w:szCs w:val="22"/>
        </w:rPr>
        <w:t xml:space="preserve"> 0,</w:t>
      </w:r>
      <w:r w:rsidRPr="007D5817">
        <w:rPr>
          <w:rFonts w:ascii="Times New Roman" w:hAnsi="Times New Roman" w:cs="Times New Roman"/>
          <w:sz w:val="22"/>
          <w:szCs w:val="22"/>
        </w:rPr>
        <w:t xml:space="preserve"> (</w:t>
      </w:r>
      <w:r w:rsidRPr="007D5817">
        <w:rPr>
          <w:rFonts w:ascii="Times New Roman" w:hAnsi="Times New Roman" w:cs="Times New Roman"/>
          <w:sz w:val="22"/>
          <w:szCs w:val="22"/>
          <w:lang w:val="en-US"/>
        </w:rPr>
        <w:t>j</w:t>
      </w:r>
      <w:r w:rsidRPr="007D5817">
        <w:rPr>
          <w:rFonts w:ascii="Times New Roman" w:hAnsi="Times New Roman" w:cs="Times New Roman"/>
          <w:sz w:val="22"/>
          <w:szCs w:val="22"/>
        </w:rPr>
        <w:t xml:space="preserve"> = </w:t>
      </w:r>
      <w:r w:rsidR="00A37D06" w:rsidRPr="007D5817">
        <w:rPr>
          <w:rFonts w:ascii="Times New Roman" w:hAnsi="Times New Roman" w:cs="Times New Roman"/>
          <w:position w:val="-10"/>
          <w:sz w:val="22"/>
          <w:szCs w:val="22"/>
          <w:lang w:val="en-US"/>
        </w:rPr>
        <w:object w:dxaOrig="360" w:dyaOrig="380">
          <v:shape id="_x0000_i1041" type="#_x0000_t75" style="width:14.95pt;height:15.9pt" o:ole="">
            <v:imagedata r:id="rId41" o:title=""/>
          </v:shape>
          <o:OLEObject Type="Embed" ProgID="Equation.3" ShapeID="_x0000_i1041" DrawAspect="Content" ObjectID="_1698740604" r:id="rId42"/>
        </w:object>
      </w:r>
      <w:r w:rsidRPr="007D5817">
        <w:rPr>
          <w:rFonts w:ascii="Times New Roman" w:hAnsi="Times New Roman" w:cs="Times New Roman"/>
          <w:sz w:val="22"/>
          <w:szCs w:val="22"/>
        </w:rPr>
        <w:t>).</w:t>
      </w:r>
    </w:p>
    <w:p w:rsidR="009452D6" w:rsidRPr="007D5817" w:rsidRDefault="009452D6" w:rsidP="009452D6">
      <w:pPr>
        <w:pStyle w:val="31"/>
        <w:spacing w:before="40" w:line="230" w:lineRule="auto"/>
        <w:ind w:firstLine="397"/>
        <w:rPr>
          <w:rFonts w:cs="Times New Roman"/>
          <w:sz w:val="22"/>
          <w:szCs w:val="22"/>
        </w:rPr>
      </w:pPr>
      <w:r w:rsidRPr="007D5817">
        <w:rPr>
          <w:rFonts w:cs="Times New Roman"/>
          <w:sz w:val="22"/>
          <w:szCs w:val="22"/>
        </w:rPr>
        <w:t>Таким образом, систему ограничений любой задачи линейного про</w:t>
      </w:r>
      <w:r w:rsidRPr="007D5817">
        <w:rPr>
          <w:rFonts w:cs="Times New Roman"/>
          <w:sz w:val="22"/>
          <w:szCs w:val="22"/>
        </w:rPr>
        <w:softHyphen/>
        <w:t>граммирования можно привести к системе m линейных ура</w:t>
      </w:r>
      <w:r w:rsidRPr="007D5817">
        <w:rPr>
          <w:rFonts w:cs="Times New Roman"/>
          <w:sz w:val="22"/>
          <w:szCs w:val="22"/>
        </w:rPr>
        <w:t>в</w:t>
      </w:r>
      <w:r w:rsidRPr="007D5817">
        <w:rPr>
          <w:rFonts w:cs="Times New Roman"/>
          <w:sz w:val="22"/>
          <w:szCs w:val="22"/>
        </w:rPr>
        <w:t>нений с n не</w:t>
      </w:r>
      <w:r w:rsidRPr="007D5817">
        <w:rPr>
          <w:rFonts w:cs="Times New Roman"/>
          <w:sz w:val="22"/>
          <w:szCs w:val="22"/>
        </w:rPr>
        <w:softHyphen/>
        <w:t>известными, а значения переменных х</w:t>
      </w:r>
      <w:r w:rsidRPr="007D5817">
        <w:rPr>
          <w:rFonts w:cs="Times New Roman"/>
          <w:sz w:val="22"/>
          <w:szCs w:val="22"/>
          <w:vertAlign w:val="subscript"/>
        </w:rPr>
        <w:t>j</w:t>
      </w:r>
      <w:r w:rsidRPr="007D5817">
        <w:rPr>
          <w:rFonts w:cs="Times New Roman"/>
          <w:sz w:val="22"/>
          <w:szCs w:val="22"/>
        </w:rPr>
        <w:t xml:space="preserve">, при которых линейная целевая функция достигает min или </w:t>
      </w:r>
      <w:r w:rsidRPr="007D5817">
        <w:rPr>
          <w:rFonts w:cs="Times New Roman"/>
          <w:sz w:val="22"/>
          <w:szCs w:val="22"/>
          <w:lang w:val="en-US"/>
        </w:rPr>
        <w:t>m</w:t>
      </w:r>
      <w:r w:rsidRPr="007D5817">
        <w:rPr>
          <w:rFonts w:cs="Times New Roman"/>
          <w:sz w:val="22"/>
          <w:szCs w:val="22"/>
        </w:rPr>
        <w:t>ах значения, надо искать среди множества решений системы.</w:t>
      </w:r>
    </w:p>
    <w:p w:rsidR="009452D6" w:rsidRPr="00546C28" w:rsidRDefault="009452D6" w:rsidP="009452D6">
      <w:pPr>
        <w:spacing w:before="180" w:after="120" w:line="230" w:lineRule="auto"/>
        <w:jc w:val="center"/>
        <w:rPr>
          <w:rFonts w:ascii="Times New Roman" w:hAnsi="Times New Roman" w:cs="Times New Roman"/>
          <w:b/>
          <w:bCs/>
          <w:spacing w:val="-4"/>
          <w:sz w:val="22"/>
          <w:szCs w:val="22"/>
        </w:rPr>
      </w:pPr>
      <w:r w:rsidRPr="00546C28">
        <w:rPr>
          <w:rFonts w:ascii="Times New Roman" w:hAnsi="Times New Roman" w:cs="Times New Roman"/>
          <w:b/>
          <w:bCs/>
          <w:spacing w:val="-4"/>
          <w:sz w:val="22"/>
          <w:szCs w:val="22"/>
        </w:rPr>
        <w:t>1.5. Основные виды записи задач линейного программирования</w:t>
      </w:r>
    </w:p>
    <w:p w:rsidR="009452D6" w:rsidRPr="00C33245" w:rsidRDefault="009452D6" w:rsidP="009452D6">
      <w:pPr>
        <w:spacing w:line="230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7D5817">
        <w:rPr>
          <w:rFonts w:ascii="Times New Roman" w:hAnsi="Times New Roman" w:cs="Times New Roman"/>
          <w:spacing w:val="-2"/>
          <w:sz w:val="22"/>
          <w:szCs w:val="22"/>
        </w:rPr>
        <w:t>Общей задачей линейного программирования называют задачу</w:t>
      </w:r>
      <w:r>
        <w:rPr>
          <w:rFonts w:ascii="Times New Roman" w:hAnsi="Times New Roman" w:cs="Times New Roman"/>
          <w:spacing w:val="-2"/>
          <w:sz w:val="22"/>
          <w:szCs w:val="22"/>
        </w:rPr>
        <w:t xml:space="preserve">:   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</w:p>
    <w:p w:rsidR="009452D6" w:rsidRPr="00C33245" w:rsidRDefault="009452D6" w:rsidP="00311A37">
      <w:pPr>
        <w:tabs>
          <w:tab w:val="left" w:pos="2935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sz w:val="22"/>
          <w:szCs w:val="22"/>
        </w:rPr>
      </w:pPr>
      <w:r w:rsidRPr="004E7DB3">
        <w:rPr>
          <w:rFonts w:ascii="Times New Roman" w:hAnsi="Times New Roman" w:cs="Times New Roman"/>
          <w:sz w:val="22"/>
          <w:szCs w:val="22"/>
        </w:rPr>
        <w:t>н</w:t>
      </w:r>
      <w:r>
        <w:rPr>
          <w:rFonts w:ascii="Times New Roman" w:hAnsi="Times New Roman" w:cs="Times New Roman"/>
          <w:sz w:val="22"/>
          <w:szCs w:val="22"/>
        </w:rPr>
        <w:t>айти max (min)</w:t>
      </w:r>
      <w:r w:rsidRPr="00C33245">
        <w:rPr>
          <w:rFonts w:ascii="Times New Roman" w:hAnsi="Times New Roman" w:cs="Times New Roman"/>
          <w:sz w:val="22"/>
          <w:szCs w:val="22"/>
        </w:rPr>
        <w:t xml:space="preserve"> </w:t>
      </w:r>
      <w:r w:rsidRPr="00C33245">
        <w:rPr>
          <w:rFonts w:ascii="Times New Roman" w:hAnsi="Times New Roman" w:cs="Times New Roman"/>
          <w:position w:val="-30"/>
          <w:sz w:val="22"/>
          <w:szCs w:val="22"/>
          <w:lang w:val="en-US"/>
        </w:rPr>
        <w:object w:dxaOrig="1180" w:dyaOrig="700">
          <v:shape id="_x0000_i1042" type="#_x0000_t75" style="width:58.9pt;height:34.6pt" o:ole="">
            <v:imagedata r:id="rId43" o:title=""/>
          </v:shape>
          <o:OLEObject Type="Embed" ProgID="Equation.3" ShapeID="_x0000_i1042" DrawAspect="Content" ObjectID="_1698740605" r:id="rId44"/>
        </w:object>
      </w:r>
    </w:p>
    <w:p w:rsidR="009452D6" w:rsidRPr="00C33245" w:rsidRDefault="009452D6" w:rsidP="00311A37">
      <w:pPr>
        <w:tabs>
          <w:tab w:val="left" w:pos="2935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position w:val="-4"/>
          <w:sz w:val="22"/>
          <w:szCs w:val="22"/>
        </w:rPr>
      </w:pPr>
      <w:r w:rsidRPr="007D5817">
        <w:rPr>
          <w:rFonts w:ascii="Times New Roman" w:hAnsi="Times New Roman" w:cs="Times New Roman"/>
          <w:position w:val="-8"/>
          <w:sz w:val="22"/>
          <w:szCs w:val="22"/>
        </w:rPr>
        <w:t>при ограничениях</w:t>
      </w:r>
      <w:r w:rsidRPr="007D5817">
        <w:rPr>
          <w:rFonts w:ascii="Times New Roman" w:hAnsi="Times New Roman" w:cs="Times New Roman"/>
          <w:position w:val="-28"/>
          <w:sz w:val="22"/>
          <w:szCs w:val="22"/>
        </w:rPr>
        <w:object w:dxaOrig="980" w:dyaOrig="620">
          <v:shape id="_x0000_i1043" type="#_x0000_t75" style="width:43.95pt;height:28.05pt" o:ole="">
            <v:imagedata r:id="rId45" o:title=""/>
          </v:shape>
          <o:OLEObject Type="Embed" ProgID="Equation.3" ShapeID="_x0000_i1043" DrawAspect="Content" ObjectID="_1698740606" r:id="rId46"/>
        </w:objec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position w:val="-6"/>
          <w:sz w:val="22"/>
          <w:szCs w:val="22"/>
        </w:rPr>
        <w:t>в</w:t>
      </w:r>
      <w:r w:rsidRPr="007D5817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i</w:t>
      </w:r>
      <w:r w:rsidRPr="007D5817">
        <w:rPr>
          <w:rFonts w:ascii="Times New Roman" w:hAnsi="Times New Roman" w:cs="Times New Roman"/>
          <w:position w:val="-6"/>
          <w:sz w:val="22"/>
          <w:szCs w:val="22"/>
        </w:rPr>
        <w:t xml:space="preserve"> (i =</w:t>
      </w:r>
      <w:r w:rsidRPr="007D5817">
        <w:rPr>
          <w:rFonts w:ascii="Times New Roman" w:hAnsi="Times New Roman" w:cs="Times New Roman"/>
          <w:position w:val="-8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8"/>
          <w:sz w:val="22"/>
          <w:szCs w:val="22"/>
        </w:rPr>
        <w:pict>
          <v:shape id="_x0000_i1044" type="#_x0000_t75" style="width:15.9pt;height:14.95pt">
            <v:imagedata r:id="rId47" o:title=""/>
          </v:shape>
        </w:pic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>),</w:t>
      </w:r>
    </w:p>
    <w:p w:rsidR="009452D6" w:rsidRPr="00C33245" w:rsidRDefault="009452D6" w:rsidP="00311A37">
      <w:pPr>
        <w:tabs>
          <w:tab w:val="left" w:pos="2953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position w:val="-4"/>
          <w:sz w:val="22"/>
          <w:szCs w:val="22"/>
        </w:rPr>
      </w:pPr>
      <w:r w:rsidRPr="007D5817">
        <w:rPr>
          <w:rFonts w:ascii="Times New Roman" w:hAnsi="Times New Roman" w:cs="Times New Roman"/>
          <w:position w:val="-4"/>
          <w:sz w:val="22"/>
          <w:szCs w:val="22"/>
        </w:rPr>
        <w:t>x</w:t>
      </w:r>
      <w:r w:rsidRPr="007D5817">
        <w:rPr>
          <w:rFonts w:ascii="Times New Roman" w:hAnsi="Times New Roman" w:cs="Times New Roman"/>
          <w:position w:val="-4"/>
          <w:sz w:val="22"/>
          <w:szCs w:val="22"/>
          <w:vertAlign w:val="subscript"/>
          <w:lang w:val="en-US"/>
        </w:rPr>
        <w:t>j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 xml:space="preserve"> 0 (j =</w:t>
      </w:r>
      <w:r w:rsidRPr="007D5817">
        <w:rPr>
          <w:rFonts w:ascii="Times New Roman" w:hAnsi="Times New Roman" w:cs="Times New Roman"/>
          <w:position w:val="-8"/>
          <w:sz w:val="22"/>
          <w:szCs w:val="22"/>
        </w:rPr>
        <w:t xml:space="preserve"> </w:t>
      </w:r>
      <w:r w:rsidR="00A37D06" w:rsidRPr="007D5817">
        <w:rPr>
          <w:rFonts w:ascii="Times New Roman" w:hAnsi="Times New Roman" w:cs="Times New Roman"/>
          <w:position w:val="-10"/>
          <w:sz w:val="22"/>
          <w:szCs w:val="22"/>
        </w:rPr>
        <w:object w:dxaOrig="380" w:dyaOrig="380">
          <v:shape id="_x0000_i1045" type="#_x0000_t75" style="width:16.85pt;height:15.9pt" o:ole="">
            <v:imagedata r:id="rId48" o:title=""/>
          </v:shape>
          <o:OLEObject Type="Embed" ProgID="Equation.3" ShapeID="_x0000_i1045" DrawAspect="Content" ObjectID="_1698740607" r:id="rId49"/>
        </w:object>
      </w:r>
      <w:r w:rsidRPr="007D5817">
        <w:rPr>
          <w:rFonts w:ascii="Times New Roman" w:hAnsi="Times New Roman" w:cs="Times New Roman"/>
          <w:sz w:val="22"/>
          <w:szCs w:val="22"/>
        </w:rPr>
        <w:t>),</w:t>
      </w:r>
    </w:p>
    <w:p w:rsidR="009452D6" w:rsidRPr="003C3ABB" w:rsidRDefault="009452D6" w:rsidP="009452D6">
      <w:pPr>
        <w:spacing w:line="230" w:lineRule="auto"/>
        <w:jc w:val="both"/>
        <w:rPr>
          <w:rFonts w:ascii="Times New Roman" w:hAnsi="Times New Roman" w:cs="Times New Roman"/>
          <w:position w:val="-4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где </w:t>
      </w:r>
      <w:r w:rsidRPr="00991CF8">
        <w:rPr>
          <w:rFonts w:ascii="Times New Roman" w:hAnsi="Times New Roman" w:cs="Times New Roman"/>
          <w:position w:val="-14"/>
          <w:sz w:val="22"/>
          <w:szCs w:val="22"/>
        </w:rPr>
        <w:object w:dxaOrig="260" w:dyaOrig="380">
          <v:shape id="_x0000_i1046" type="#_x0000_t75" style="width:13.1pt;height:18.7pt" o:ole="">
            <v:imagedata r:id="rId50" o:title=""/>
          </v:shape>
          <o:OLEObject Type="Embed" ProgID="Equation.3" ShapeID="_x0000_i1046" DrawAspect="Content" ObjectID="_1698740608" r:id="rId51"/>
        </w:object>
      </w:r>
      <w:r w:rsidRPr="007D5817">
        <w:rPr>
          <w:rFonts w:ascii="Times New Roman" w:hAnsi="Times New Roman" w:cs="Times New Roman"/>
          <w:sz w:val="22"/>
          <w:szCs w:val="22"/>
        </w:rPr>
        <w:t>, а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ij</w:t>
      </w:r>
      <w:r w:rsidRPr="007D5817">
        <w:rPr>
          <w:rFonts w:ascii="Times New Roman" w:hAnsi="Times New Roman" w:cs="Times New Roman"/>
          <w:sz w:val="22"/>
          <w:szCs w:val="22"/>
        </w:rPr>
        <w:t>, в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7D5817">
        <w:rPr>
          <w:rFonts w:ascii="Times New Roman" w:hAnsi="Times New Roman" w:cs="Times New Roman"/>
          <w:sz w:val="22"/>
          <w:szCs w:val="22"/>
        </w:rPr>
        <w:t xml:space="preserve"> – заданные числа, Z – целевая функция, </w:t>
      </w:r>
      <w:r w:rsidRPr="003C3ABB">
        <w:rPr>
          <w:rFonts w:ascii="Times New Roman" w:hAnsi="Times New Roman" w:cs="Times New Roman"/>
          <w:position w:val="-4"/>
          <w:sz w:val="22"/>
          <w:szCs w:val="22"/>
        </w:rPr>
        <w:object w:dxaOrig="279" w:dyaOrig="320">
          <v:shape id="_x0000_i1047" type="#_x0000_t75" style="width:14.05pt;height:15.9pt" o:ole="">
            <v:imagedata r:id="rId52" o:title=""/>
          </v:shape>
          <o:OLEObject Type="Embed" ProgID="Equation.3" ShapeID="_x0000_i1047" DrawAspect="Content" ObjectID="_1698740609" r:id="rId53"/>
        </w:object>
      </w:r>
      <w:r w:rsidRPr="007D5817">
        <w:rPr>
          <w:rFonts w:ascii="Times New Roman" w:hAnsi="Times New Roman" w:cs="Times New Roman"/>
          <w:sz w:val="22"/>
          <w:szCs w:val="22"/>
        </w:rPr>
        <w:t>={х</w:t>
      </w:r>
      <w:r w:rsidRPr="007D581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D5817">
        <w:rPr>
          <w:rFonts w:ascii="Times New Roman" w:hAnsi="Times New Roman" w:cs="Times New Roman"/>
          <w:sz w:val="22"/>
          <w:szCs w:val="22"/>
        </w:rPr>
        <w:t xml:space="preserve"> ... х</w:t>
      </w:r>
      <w:r w:rsidRPr="007D5817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7D5817">
        <w:rPr>
          <w:rFonts w:ascii="Times New Roman" w:hAnsi="Times New Roman" w:cs="Times New Roman"/>
          <w:sz w:val="22"/>
          <w:szCs w:val="22"/>
        </w:rPr>
        <w:t xml:space="preserve">} – план. Ограничения </w:t>
      </w:r>
      <w:r w:rsidRPr="007D5817">
        <w:rPr>
          <w:rFonts w:ascii="Times New Roman" w:hAnsi="Times New Roman" w:cs="Times New Roman"/>
          <w:position w:val="-2"/>
          <w:sz w:val="22"/>
          <w:szCs w:val="22"/>
        </w:rPr>
        <w:t>могут быть записаны и в виде: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position w:val="-28"/>
          <w:sz w:val="22"/>
          <w:szCs w:val="22"/>
        </w:rPr>
        <w:object w:dxaOrig="900" w:dyaOrig="639">
          <v:shape id="_x0000_i1048" type="#_x0000_t75" style="width:42.1pt;height:29.9pt" o:ole="">
            <v:imagedata r:id="rId54" o:title=""/>
          </v:shape>
          <o:OLEObject Type="Embed" ProgID="Equation.3" ShapeID="_x0000_i1048" DrawAspect="Content" ObjectID="_1698740610" r:id="rId55"/>
        </w:object>
      </w:r>
      <w:r w:rsidRPr="007D5817">
        <w:rPr>
          <w:rFonts w:ascii="Times New Roman" w:hAnsi="Times New Roman" w:cs="Times New Roman"/>
          <w:position w:val="-2"/>
          <w:sz w:val="22"/>
          <w:szCs w:val="22"/>
        </w:rPr>
        <w:t>в</w:t>
      </w:r>
      <w:r w:rsidRPr="007D5817">
        <w:rPr>
          <w:rFonts w:ascii="Times New Roman" w:hAnsi="Times New Roman" w:cs="Times New Roman"/>
          <w:position w:val="-2"/>
          <w:sz w:val="22"/>
          <w:szCs w:val="22"/>
          <w:vertAlign w:val="subscript"/>
          <w:lang w:val="en-US"/>
        </w:rPr>
        <w:t>i</w:t>
      </w:r>
      <w:r w:rsidRPr="007D5817">
        <w:rPr>
          <w:rFonts w:ascii="Times New Roman" w:hAnsi="Times New Roman" w:cs="Times New Roman"/>
          <w:position w:val="-2"/>
          <w:sz w:val="22"/>
          <w:szCs w:val="22"/>
        </w:rPr>
        <w:t>,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position w:val="-28"/>
          <w:sz w:val="22"/>
          <w:szCs w:val="22"/>
        </w:rPr>
        <w:object w:dxaOrig="900" w:dyaOrig="639">
          <v:shape id="_x0000_i1049" type="#_x0000_t75" style="width:42.1pt;height:30.85pt" o:ole="">
            <v:imagedata r:id="rId56" o:title=""/>
          </v:shape>
          <o:OLEObject Type="Embed" ProgID="Equation.3" ShapeID="_x0000_i1049" DrawAspect="Content" ObjectID="_1698740611" r:id="rId57"/>
        </w:object>
      </w:r>
      <w:r w:rsidRPr="007D5817">
        <w:rPr>
          <w:rFonts w:ascii="Times New Roman" w:hAnsi="Times New Roman" w:cs="Times New Roman"/>
          <w:position w:val="-2"/>
          <w:sz w:val="22"/>
          <w:szCs w:val="22"/>
        </w:rPr>
        <w:t>в</w:t>
      </w:r>
      <w:r w:rsidRPr="007D5817">
        <w:rPr>
          <w:rFonts w:ascii="Times New Roman" w:hAnsi="Times New Roman" w:cs="Times New Roman"/>
          <w:position w:val="-2"/>
          <w:sz w:val="22"/>
          <w:szCs w:val="22"/>
          <w:vertAlign w:val="subscript"/>
          <w:lang w:val="en-US"/>
        </w:rPr>
        <w:t>i</w:t>
      </w:r>
      <w:r w:rsidRPr="007D5817">
        <w:rPr>
          <w:rFonts w:ascii="Times New Roman" w:hAnsi="Times New Roman" w:cs="Times New Roman"/>
          <w:position w:val="-2"/>
          <w:sz w:val="22"/>
          <w:szCs w:val="22"/>
        </w:rPr>
        <w:t>, где (i =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 w:rsidR="00A37D06" w:rsidRPr="007D5817">
        <w:rPr>
          <w:rFonts w:ascii="Times New Roman" w:hAnsi="Times New Roman" w:cs="Times New Roman"/>
          <w:position w:val="-8"/>
          <w:sz w:val="22"/>
          <w:szCs w:val="22"/>
        </w:rPr>
        <w:object w:dxaOrig="380" w:dyaOrig="340">
          <v:shape id="_x0000_i1050" type="#_x0000_t75" style="width:17.75pt;height:15.9pt" o:ole="">
            <v:imagedata r:id="rId58" o:title=""/>
          </v:shape>
          <o:OLEObject Type="Embed" ProgID="Equation.3" ShapeID="_x0000_i1050" DrawAspect="Content" ObjectID="_1698740612" r:id="rId59"/>
        </w:object>
      </w:r>
      <w:r w:rsidRPr="007D5817">
        <w:rPr>
          <w:rFonts w:ascii="Times New Roman" w:hAnsi="Times New Roman" w:cs="Times New Roman"/>
          <w:sz w:val="22"/>
          <w:szCs w:val="22"/>
        </w:rPr>
        <w:t>).</w:t>
      </w:r>
    </w:p>
    <w:p w:rsidR="009452D6" w:rsidRPr="0023596C" w:rsidRDefault="009452D6" w:rsidP="009452D6">
      <w:pPr>
        <w:spacing w:line="230" w:lineRule="auto"/>
        <w:ind w:firstLine="397"/>
        <w:jc w:val="both"/>
        <w:rPr>
          <w:rFonts w:ascii="Times New Roman" w:hAnsi="Times New Roman" w:cs="Times New Roman"/>
          <w:spacing w:val="4"/>
          <w:sz w:val="22"/>
          <w:szCs w:val="22"/>
        </w:rPr>
      </w:pPr>
      <w:r w:rsidRPr="007D5817">
        <w:rPr>
          <w:rFonts w:ascii="Times New Roman" w:hAnsi="Times New Roman" w:cs="Times New Roman"/>
          <w:spacing w:val="4"/>
          <w:sz w:val="22"/>
          <w:szCs w:val="22"/>
        </w:rPr>
        <w:t>Симметричной формой записи задачи линейного програ</w:t>
      </w:r>
      <w:r w:rsidRPr="007D5817">
        <w:rPr>
          <w:rFonts w:ascii="Times New Roman" w:hAnsi="Times New Roman" w:cs="Times New Roman"/>
          <w:spacing w:val="4"/>
          <w:sz w:val="22"/>
          <w:szCs w:val="22"/>
        </w:rPr>
        <w:t>м</w:t>
      </w:r>
      <w:r w:rsidRPr="007D5817">
        <w:rPr>
          <w:rFonts w:ascii="Times New Roman" w:hAnsi="Times New Roman" w:cs="Times New Roman"/>
          <w:spacing w:val="4"/>
          <w:sz w:val="22"/>
          <w:szCs w:val="22"/>
        </w:rPr>
        <w:t>мирова</w:t>
      </w:r>
      <w:r>
        <w:rPr>
          <w:rFonts w:ascii="Times New Roman" w:hAnsi="Times New Roman" w:cs="Times New Roman"/>
          <w:spacing w:val="4"/>
          <w:sz w:val="22"/>
          <w:szCs w:val="22"/>
        </w:rPr>
        <w:t>ния называют задачу вида:</w:t>
      </w:r>
    </w:p>
    <w:p w:rsidR="00311A37" w:rsidRDefault="009452D6" w:rsidP="00311A37">
      <w:pPr>
        <w:tabs>
          <w:tab w:val="left" w:pos="3153"/>
          <w:tab w:val="left" w:pos="3372"/>
          <w:tab w:val="left" w:pos="3518"/>
          <w:tab w:val="left" w:pos="3627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spacing w:val="4"/>
          <w:sz w:val="22"/>
          <w:szCs w:val="22"/>
        </w:rPr>
      </w:pPr>
      <w:r w:rsidRPr="004E7DB3">
        <w:rPr>
          <w:rFonts w:ascii="Times New Roman" w:hAnsi="Times New Roman" w:cs="Times New Roman"/>
          <w:sz w:val="22"/>
          <w:szCs w:val="22"/>
        </w:rPr>
        <w:lastRenderedPageBreak/>
        <w:t>н</w:t>
      </w:r>
      <w:r>
        <w:rPr>
          <w:rFonts w:ascii="Times New Roman" w:hAnsi="Times New Roman" w:cs="Times New Roman"/>
          <w:sz w:val="22"/>
          <w:szCs w:val="22"/>
        </w:rPr>
        <w:t xml:space="preserve">айти max </w:t>
      </w:r>
      <w:r w:rsidRPr="00C33245">
        <w:rPr>
          <w:rFonts w:ascii="Times New Roman" w:hAnsi="Times New Roman" w:cs="Times New Roman"/>
          <w:position w:val="-30"/>
          <w:sz w:val="22"/>
          <w:szCs w:val="22"/>
          <w:lang w:val="en-US"/>
        </w:rPr>
        <w:object w:dxaOrig="1180" w:dyaOrig="700">
          <v:shape id="_x0000_i1051" type="#_x0000_t75" style="width:58.9pt;height:34.6pt" o:ole="">
            <v:imagedata r:id="rId43" o:title=""/>
          </v:shape>
          <o:OLEObject Type="Embed" ProgID="Equation.3" ShapeID="_x0000_i1051" DrawAspect="Content" ObjectID="_1698740613" r:id="rId60"/>
        </w:object>
      </w:r>
    </w:p>
    <w:p w:rsidR="009452D6" w:rsidRPr="00311A37" w:rsidRDefault="009452D6" w:rsidP="00311A37">
      <w:pPr>
        <w:tabs>
          <w:tab w:val="left" w:pos="3153"/>
          <w:tab w:val="left" w:pos="3372"/>
          <w:tab w:val="left" w:pos="3518"/>
          <w:tab w:val="left" w:pos="3627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spacing w:val="4"/>
          <w:sz w:val="22"/>
          <w:szCs w:val="22"/>
        </w:rPr>
      </w:pPr>
      <w:r>
        <w:rPr>
          <w:rFonts w:ascii="Times New Roman" w:hAnsi="Times New Roman" w:cs="Times New Roman"/>
          <w:spacing w:val="4"/>
          <w:sz w:val="22"/>
          <w:szCs w:val="22"/>
        </w:rPr>
        <w:t>при ограничениях</w:t>
      </w:r>
      <w:r w:rsidRPr="007D5817">
        <w:rPr>
          <w:rFonts w:ascii="Times New Roman" w:hAnsi="Times New Roman" w:cs="Times New Roman"/>
          <w:spacing w:val="4"/>
          <w:position w:val="-28"/>
          <w:sz w:val="22"/>
          <w:szCs w:val="22"/>
        </w:rPr>
        <w:object w:dxaOrig="880" w:dyaOrig="639">
          <v:shape id="_x0000_i1052" type="#_x0000_t75" style="width:38.35pt;height:28.05pt" o:ole="">
            <v:imagedata r:id="rId61" o:title=""/>
          </v:shape>
          <o:OLEObject Type="Embed" ProgID="Equation.3" ShapeID="_x0000_i1052" DrawAspect="Content" ObjectID="_1698740614" r:id="rId62"/>
        </w:object>
      </w:r>
      <w:r w:rsidRPr="007D5817">
        <w:rPr>
          <w:rFonts w:ascii="Times New Roman" w:hAnsi="Times New Roman" w:cs="Times New Roman"/>
          <w:spacing w:val="4"/>
          <w:position w:val="-4"/>
          <w:sz w:val="22"/>
          <w:szCs w:val="22"/>
        </w:rPr>
        <w:t>в</w:t>
      </w:r>
      <w:r w:rsidRPr="007D5817">
        <w:rPr>
          <w:rFonts w:ascii="Times New Roman" w:hAnsi="Times New Roman" w:cs="Times New Roman"/>
          <w:spacing w:val="4"/>
          <w:position w:val="-4"/>
          <w:sz w:val="22"/>
          <w:szCs w:val="22"/>
          <w:vertAlign w:val="subscript"/>
          <w:lang w:val="en-US"/>
        </w:rPr>
        <w:t>i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 xml:space="preserve"> (</w:t>
      </w:r>
      <w:r w:rsidRPr="007D5817">
        <w:rPr>
          <w:rFonts w:ascii="Times New Roman" w:hAnsi="Times New Roman" w:cs="Times New Roman"/>
          <w:position w:val="-4"/>
          <w:sz w:val="22"/>
          <w:szCs w:val="22"/>
          <w:lang w:val="en-US"/>
        </w:rPr>
        <w:t>i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 xml:space="preserve"> = </w:t>
      </w:r>
      <w:r w:rsidR="00A37D06" w:rsidRPr="007D5817">
        <w:rPr>
          <w:rFonts w:ascii="Times New Roman" w:hAnsi="Times New Roman" w:cs="Times New Roman"/>
          <w:position w:val="-8"/>
          <w:sz w:val="22"/>
          <w:szCs w:val="22"/>
        </w:rPr>
        <w:object w:dxaOrig="380" w:dyaOrig="340">
          <v:shape id="_x0000_i1053" type="#_x0000_t75" style="width:18.7pt;height:16.85pt" o:ole="">
            <v:imagedata r:id="rId63" o:title=""/>
          </v:shape>
          <o:OLEObject Type="Embed" ProgID="Equation.3" ShapeID="_x0000_i1053" DrawAspect="Content" ObjectID="_1698740615" r:id="rId64"/>
        </w:objec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>)</w:t>
      </w:r>
      <w:r w:rsidR="00311A37">
        <w:rPr>
          <w:rFonts w:ascii="Times New Roman" w:hAnsi="Times New Roman" w:cs="Times New Roman"/>
          <w:position w:val="-4"/>
          <w:sz w:val="22"/>
          <w:szCs w:val="22"/>
        </w:rPr>
        <w:t>,</w:t>
      </w:r>
    </w:p>
    <w:p w:rsidR="009452D6" w:rsidRPr="00613CBA" w:rsidRDefault="009452D6" w:rsidP="00311A37">
      <w:pPr>
        <w:tabs>
          <w:tab w:val="left" w:pos="3117"/>
          <w:tab w:val="left" w:pos="3245"/>
          <w:tab w:val="left" w:pos="3372"/>
          <w:tab w:val="left" w:pos="3500"/>
          <w:tab w:val="left" w:pos="3664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position w:val="-4"/>
          <w:sz w:val="22"/>
          <w:szCs w:val="22"/>
        </w:rPr>
      </w:pPr>
      <w:r w:rsidRPr="007D5817">
        <w:rPr>
          <w:rFonts w:ascii="Times New Roman" w:hAnsi="Times New Roman" w:cs="Times New Roman"/>
          <w:spacing w:val="4"/>
          <w:position w:val="-4"/>
          <w:sz w:val="22"/>
          <w:szCs w:val="22"/>
        </w:rPr>
        <w:t>x</w:t>
      </w:r>
      <w:r w:rsidRPr="007D5817">
        <w:rPr>
          <w:rFonts w:ascii="Times New Roman" w:hAnsi="Times New Roman" w:cs="Times New Roman"/>
          <w:spacing w:val="4"/>
          <w:position w:val="-4"/>
          <w:sz w:val="22"/>
          <w:szCs w:val="22"/>
          <w:vertAlign w:val="subscript"/>
          <w:lang w:val="en-US"/>
        </w:rPr>
        <w:t>j</w:t>
      </w:r>
      <w:r w:rsidRPr="007D5817">
        <w:rPr>
          <w:rFonts w:ascii="Times New Roman" w:hAnsi="Times New Roman" w:cs="Times New Roman"/>
          <w:spacing w:val="4"/>
          <w:position w:val="-4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spacing w:val="4"/>
          <w:position w:val="-4"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spacing w:val="4"/>
          <w:position w:val="-4"/>
          <w:sz w:val="22"/>
          <w:szCs w:val="22"/>
        </w:rPr>
        <w:t xml:space="preserve"> 0</w:t>
      </w:r>
    </w:p>
    <w:p w:rsidR="009452D6" w:rsidRPr="00551540" w:rsidRDefault="009452D6" w:rsidP="009452D6">
      <w:pPr>
        <w:spacing w:line="230" w:lineRule="auto"/>
        <w:jc w:val="both"/>
        <w:rPr>
          <w:rFonts w:ascii="Times New Roman" w:hAnsi="Times New Roman" w:cs="Times New Roman"/>
          <w:spacing w:val="4"/>
          <w:position w:val="-4"/>
          <w:sz w:val="22"/>
          <w:szCs w:val="22"/>
        </w:rPr>
      </w:pPr>
      <w:r>
        <w:rPr>
          <w:rFonts w:ascii="Times New Roman" w:hAnsi="Times New Roman" w:cs="Times New Roman"/>
          <w:spacing w:val="4"/>
          <w:position w:val="-4"/>
          <w:sz w:val="22"/>
          <w:szCs w:val="22"/>
        </w:rPr>
        <w:t xml:space="preserve">       И</w:t>
      </w:r>
      <w:r w:rsidRPr="007D5817">
        <w:rPr>
          <w:rFonts w:ascii="Times New Roman" w:hAnsi="Times New Roman" w:cs="Times New Roman"/>
          <w:spacing w:val="4"/>
          <w:position w:val="-4"/>
          <w:sz w:val="22"/>
          <w:szCs w:val="22"/>
        </w:rPr>
        <w:t>ли задачу</w:t>
      </w:r>
      <w:r>
        <w:rPr>
          <w:rFonts w:ascii="Times New Roman" w:hAnsi="Times New Roman" w:cs="Times New Roman"/>
          <w:spacing w:val="4"/>
          <w:position w:val="-4"/>
          <w:sz w:val="22"/>
          <w:szCs w:val="22"/>
        </w:rPr>
        <w:t xml:space="preserve"> вида:</w:t>
      </w:r>
    </w:p>
    <w:p w:rsidR="00311A37" w:rsidRDefault="009452D6" w:rsidP="00311A37">
      <w:pPr>
        <w:tabs>
          <w:tab w:val="left" w:pos="2862"/>
          <w:tab w:val="left" w:pos="3245"/>
          <w:tab w:val="left" w:pos="3409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spacing w:val="4"/>
          <w:sz w:val="22"/>
          <w:szCs w:val="22"/>
        </w:rPr>
      </w:pPr>
      <w:r w:rsidRPr="004E7DB3">
        <w:rPr>
          <w:rFonts w:ascii="Times New Roman" w:hAnsi="Times New Roman" w:cs="Times New Roman"/>
          <w:sz w:val="22"/>
          <w:szCs w:val="22"/>
        </w:rPr>
        <w:t>н</w:t>
      </w:r>
      <w:r>
        <w:rPr>
          <w:rFonts w:ascii="Times New Roman" w:hAnsi="Times New Roman" w:cs="Times New Roman"/>
          <w:sz w:val="22"/>
          <w:szCs w:val="22"/>
        </w:rPr>
        <w:t>айти mi</w:t>
      </w:r>
      <w:r>
        <w:rPr>
          <w:rFonts w:ascii="Times New Roman" w:hAnsi="Times New Roman" w:cs="Times New Roman"/>
          <w:sz w:val="22"/>
          <w:szCs w:val="22"/>
          <w:lang w:val="en-US"/>
        </w:rPr>
        <w:t>n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C33245">
        <w:rPr>
          <w:rFonts w:ascii="Times New Roman" w:hAnsi="Times New Roman" w:cs="Times New Roman"/>
          <w:position w:val="-30"/>
          <w:sz w:val="22"/>
          <w:szCs w:val="22"/>
          <w:lang w:val="en-US"/>
        </w:rPr>
        <w:object w:dxaOrig="1180" w:dyaOrig="700">
          <v:shape id="_x0000_i1054" type="#_x0000_t75" style="width:58.9pt;height:34.6pt" o:ole="">
            <v:imagedata r:id="rId43" o:title=""/>
          </v:shape>
          <o:OLEObject Type="Embed" ProgID="Equation.3" ShapeID="_x0000_i1054" DrawAspect="Content" ObjectID="_1698740616" r:id="rId65"/>
        </w:object>
      </w:r>
      <w:r w:rsidRPr="00551540">
        <w:rPr>
          <w:rFonts w:ascii="Times New Roman" w:hAnsi="Times New Roman" w:cs="Times New Roman"/>
          <w:sz w:val="22"/>
          <w:szCs w:val="22"/>
        </w:rPr>
        <w:t xml:space="preserve">   </w:t>
      </w:r>
    </w:p>
    <w:p w:rsidR="009452D6" w:rsidRPr="00311A37" w:rsidRDefault="009452D6" w:rsidP="00311A37">
      <w:pPr>
        <w:tabs>
          <w:tab w:val="left" w:pos="2862"/>
          <w:tab w:val="left" w:pos="3245"/>
          <w:tab w:val="left" w:pos="3409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spacing w:val="4"/>
          <w:sz w:val="22"/>
          <w:szCs w:val="22"/>
        </w:rPr>
      </w:pPr>
      <w:r>
        <w:rPr>
          <w:rFonts w:ascii="Times New Roman" w:hAnsi="Times New Roman" w:cs="Times New Roman"/>
          <w:position w:val="-4"/>
          <w:sz w:val="22"/>
          <w:szCs w:val="22"/>
        </w:rPr>
        <w:t>при ограничениях</w:t>
      </w:r>
      <w:r w:rsidRPr="007D5817">
        <w:rPr>
          <w:rFonts w:ascii="Times New Roman" w:hAnsi="Times New Roman" w:cs="Times New Roman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position w:val="-30"/>
          <w:sz w:val="22"/>
          <w:szCs w:val="22"/>
        </w:rPr>
        <w:object w:dxaOrig="999" w:dyaOrig="700">
          <v:shape id="_x0000_i1055" type="#_x0000_t75" style="width:40.2pt;height:28.05pt" o:ole="">
            <v:imagedata r:id="rId66" o:title=""/>
          </v:shape>
          <o:OLEObject Type="Embed" ProgID="Equation.3" ShapeID="_x0000_i1055" DrawAspect="Content" ObjectID="_1698740617" r:id="rId67"/>
        </w:objec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>в</w:t>
      </w:r>
      <w:r w:rsidRPr="007D5817">
        <w:rPr>
          <w:rFonts w:ascii="Times New Roman" w:hAnsi="Times New Roman" w:cs="Times New Roman"/>
          <w:position w:val="-4"/>
          <w:sz w:val="22"/>
          <w:szCs w:val="22"/>
          <w:vertAlign w:val="subscript"/>
          <w:lang w:val="en-US"/>
        </w:rPr>
        <w:t>i</w:t>
      </w:r>
      <w:r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>(</w:t>
      </w:r>
      <w:r w:rsidRPr="007D5817">
        <w:rPr>
          <w:rFonts w:ascii="Times New Roman" w:hAnsi="Times New Roman" w:cs="Times New Roman"/>
          <w:position w:val="-4"/>
          <w:sz w:val="22"/>
          <w:szCs w:val="22"/>
          <w:lang w:val="en-US"/>
        </w:rPr>
        <w:t>i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 xml:space="preserve"> = </w:t>
      </w:r>
      <w:r w:rsidR="00A37D06" w:rsidRPr="007D5817">
        <w:rPr>
          <w:rFonts w:ascii="Times New Roman" w:hAnsi="Times New Roman" w:cs="Times New Roman"/>
          <w:position w:val="-8"/>
          <w:sz w:val="22"/>
          <w:szCs w:val="22"/>
        </w:rPr>
        <w:object w:dxaOrig="360" w:dyaOrig="340">
          <v:shape id="_x0000_i1056" type="#_x0000_t75" style="width:17.75pt;height:16.85pt" o:ole="">
            <v:imagedata r:id="rId68" o:title=""/>
          </v:shape>
          <o:OLEObject Type="Embed" ProgID="Equation.3" ShapeID="_x0000_i1056" DrawAspect="Content" ObjectID="_1698740618" r:id="rId69"/>
        </w:objec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>)</w:t>
      </w:r>
      <w:r w:rsidR="00311A37">
        <w:rPr>
          <w:rFonts w:ascii="Times New Roman" w:hAnsi="Times New Roman" w:cs="Times New Roman"/>
          <w:position w:val="-4"/>
          <w:sz w:val="22"/>
          <w:szCs w:val="22"/>
        </w:rPr>
        <w:t>,</w:t>
      </w:r>
    </w:p>
    <w:p w:rsidR="009452D6" w:rsidRPr="009B6907" w:rsidRDefault="009452D6" w:rsidP="00311A37">
      <w:pPr>
        <w:tabs>
          <w:tab w:val="left" w:pos="3226"/>
          <w:tab w:val="left" w:pos="3372"/>
          <w:tab w:val="left" w:pos="4466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position w:val="-4"/>
          <w:sz w:val="22"/>
          <w:szCs w:val="22"/>
        </w:rPr>
      </w:pPr>
      <w:r w:rsidRPr="007D5817">
        <w:rPr>
          <w:rFonts w:ascii="Times New Roman" w:hAnsi="Times New Roman" w:cs="Times New Roman"/>
          <w:position w:val="-4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position w:val="-4"/>
          <w:sz w:val="22"/>
          <w:szCs w:val="22"/>
          <w:vertAlign w:val="subscript"/>
          <w:lang w:val="en-US"/>
        </w:rPr>
        <w:t>j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sym w:font="Symbol" w:char="F0B3"/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 xml:space="preserve"> 0</w:t>
      </w:r>
    </w:p>
    <w:p w:rsidR="009452D6" w:rsidRPr="009B6907" w:rsidRDefault="009452D6" w:rsidP="009452D6">
      <w:pPr>
        <w:spacing w:line="230" w:lineRule="auto"/>
        <w:jc w:val="center"/>
        <w:rPr>
          <w:rFonts w:ascii="Times New Roman" w:hAnsi="Times New Roman" w:cs="Times New Roman"/>
          <w:position w:val="-4"/>
          <w:sz w:val="22"/>
          <w:szCs w:val="22"/>
        </w:rPr>
      </w:pPr>
    </w:p>
    <w:p w:rsidR="009452D6" w:rsidRDefault="009452D6" w:rsidP="009452D6">
      <w:pPr>
        <w:spacing w:line="230" w:lineRule="auto"/>
        <w:ind w:firstLine="397"/>
        <w:jc w:val="both"/>
        <w:rPr>
          <w:rFonts w:ascii="Times New Roman" w:hAnsi="Times New Roman" w:cs="Times New Roman"/>
          <w:spacing w:val="-4"/>
          <w:position w:val="-8"/>
          <w:sz w:val="22"/>
          <w:szCs w:val="22"/>
        </w:rPr>
      </w:pPr>
      <w:r w:rsidRPr="007D5817">
        <w:rPr>
          <w:rFonts w:ascii="Times New Roman" w:hAnsi="Times New Roman" w:cs="Times New Roman"/>
          <w:spacing w:val="-4"/>
          <w:sz w:val="22"/>
          <w:szCs w:val="22"/>
        </w:rPr>
        <w:t>Канонической формой записи задачи линейного программиров</w:t>
      </w:r>
      <w:r w:rsidRPr="007D5817">
        <w:rPr>
          <w:rFonts w:ascii="Times New Roman" w:hAnsi="Times New Roman" w:cs="Times New Roman"/>
          <w:spacing w:val="-4"/>
          <w:sz w:val="22"/>
          <w:szCs w:val="22"/>
        </w:rPr>
        <w:t>а</w:t>
      </w:r>
      <w:r w:rsidRPr="007A5B06">
        <w:rPr>
          <w:rFonts w:ascii="Times New Roman" w:hAnsi="Times New Roman" w:cs="Times New Roman"/>
          <w:spacing w:val="-4"/>
          <w:sz w:val="22"/>
          <w:szCs w:val="22"/>
        </w:rPr>
        <w:t>ния называют задачу вида</w:t>
      </w:r>
      <w:r>
        <w:rPr>
          <w:rFonts w:ascii="Times New Roman" w:hAnsi="Times New Roman" w:cs="Times New Roman"/>
          <w:spacing w:val="-4"/>
          <w:sz w:val="22"/>
          <w:szCs w:val="22"/>
        </w:rPr>
        <w:t>:</w:t>
      </w:r>
    </w:p>
    <w:p w:rsidR="009452D6" w:rsidRPr="009B6907" w:rsidRDefault="009452D6" w:rsidP="009452D6">
      <w:pPr>
        <w:spacing w:line="230" w:lineRule="auto"/>
        <w:ind w:firstLine="397"/>
        <w:jc w:val="center"/>
        <w:rPr>
          <w:rFonts w:ascii="Times New Roman" w:hAnsi="Times New Roman" w:cs="Times New Roman"/>
          <w:spacing w:val="4"/>
          <w:sz w:val="22"/>
          <w:szCs w:val="22"/>
          <w:u w:val="single"/>
        </w:rPr>
      </w:pPr>
      <w:r w:rsidRPr="004E7DB3">
        <w:rPr>
          <w:rFonts w:ascii="Times New Roman" w:hAnsi="Times New Roman" w:cs="Times New Roman"/>
          <w:sz w:val="22"/>
          <w:szCs w:val="22"/>
        </w:rPr>
        <w:t>н</w:t>
      </w:r>
      <w:r>
        <w:rPr>
          <w:rFonts w:ascii="Times New Roman" w:hAnsi="Times New Roman" w:cs="Times New Roman"/>
          <w:sz w:val="22"/>
          <w:szCs w:val="22"/>
        </w:rPr>
        <w:t xml:space="preserve">айти </w:t>
      </w:r>
      <w:r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9B6907">
        <w:rPr>
          <w:rFonts w:ascii="Times New Roman" w:hAnsi="Times New Roman" w:cs="Times New Roman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9B6907">
        <w:rPr>
          <w:rFonts w:ascii="Times New Roman" w:hAnsi="Times New Roman" w:cs="Times New Roman"/>
          <w:sz w:val="22"/>
          <w:szCs w:val="22"/>
        </w:rPr>
        <w:t>)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C33245">
        <w:rPr>
          <w:rFonts w:ascii="Times New Roman" w:hAnsi="Times New Roman" w:cs="Times New Roman"/>
          <w:position w:val="-30"/>
          <w:sz w:val="22"/>
          <w:szCs w:val="22"/>
          <w:lang w:val="en-US"/>
        </w:rPr>
        <w:object w:dxaOrig="1180" w:dyaOrig="700">
          <v:shape id="_x0000_i1057" type="#_x0000_t75" style="width:58.9pt;height:34.6pt" o:ole="">
            <v:imagedata r:id="rId43" o:title=""/>
          </v:shape>
          <o:OLEObject Type="Embed" ProgID="Equation.3" ShapeID="_x0000_i1057" DrawAspect="Content" ObjectID="_1698740619" r:id="rId70"/>
        </w:object>
      </w:r>
    </w:p>
    <w:p w:rsidR="009452D6" w:rsidRDefault="009452D6" w:rsidP="009452D6">
      <w:pPr>
        <w:spacing w:line="230" w:lineRule="auto"/>
        <w:jc w:val="center"/>
        <w:rPr>
          <w:rFonts w:ascii="Times New Roman" w:hAnsi="Times New Roman" w:cs="Times New Roman"/>
          <w:spacing w:val="-4"/>
          <w:position w:val="-4"/>
          <w:sz w:val="22"/>
          <w:szCs w:val="22"/>
        </w:rPr>
      </w:pPr>
      <w:r w:rsidRPr="009B6907">
        <w:rPr>
          <w:rFonts w:ascii="Times New Roman" w:hAnsi="Times New Roman" w:cs="Times New Roman"/>
          <w:spacing w:val="-4"/>
          <w:position w:val="-8"/>
          <w:sz w:val="22"/>
          <w:szCs w:val="22"/>
        </w:rPr>
        <w:t xml:space="preserve">                       </w:t>
      </w:r>
      <w:r>
        <w:rPr>
          <w:rFonts w:ascii="Times New Roman" w:hAnsi="Times New Roman" w:cs="Times New Roman"/>
          <w:spacing w:val="-4"/>
          <w:position w:val="-8"/>
          <w:sz w:val="22"/>
          <w:szCs w:val="22"/>
        </w:rPr>
        <w:t>при ограничениях</w:t>
      </w:r>
      <w:r w:rsidRPr="007447BA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spacing w:val="-4"/>
          <w:position w:val="-28"/>
          <w:sz w:val="22"/>
          <w:szCs w:val="22"/>
        </w:rPr>
        <w:object w:dxaOrig="920" w:dyaOrig="639">
          <v:shape id="_x0000_i1058" type="#_x0000_t75" style="width:39.25pt;height:27.1pt" o:ole="">
            <v:imagedata r:id="rId71" o:title=""/>
          </v:shape>
          <o:OLEObject Type="Embed" ProgID="Equation.3" ShapeID="_x0000_i1058" DrawAspect="Content" ObjectID="_1698740620" r:id="rId72"/>
        </w:object>
      </w:r>
      <w:r w:rsidRPr="007447BA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spacing w:val="-4"/>
          <w:position w:val="-4"/>
          <w:sz w:val="22"/>
          <w:szCs w:val="22"/>
        </w:rPr>
        <w:t>в</w:t>
      </w:r>
      <w:r w:rsidRPr="007D5817">
        <w:rPr>
          <w:rFonts w:ascii="Times New Roman" w:hAnsi="Times New Roman" w:cs="Times New Roman"/>
          <w:spacing w:val="-4"/>
          <w:position w:val="-4"/>
          <w:sz w:val="22"/>
          <w:szCs w:val="22"/>
          <w:vertAlign w:val="subscript"/>
          <w:lang w:val="en-US"/>
        </w:rPr>
        <w:t>i</w:t>
      </w:r>
      <w:r w:rsidRPr="007447BA">
        <w:rPr>
          <w:rFonts w:ascii="Times New Roman" w:hAnsi="Times New Roman" w:cs="Times New Roman"/>
          <w:spacing w:val="-4"/>
          <w:position w:val="-4"/>
          <w:sz w:val="22"/>
          <w:szCs w:val="22"/>
        </w:rPr>
        <w:t>,</w:t>
      </w:r>
      <w:r w:rsidRPr="009B6907">
        <w:rPr>
          <w:rFonts w:ascii="Times New Roman" w:hAnsi="Times New Roman" w:cs="Times New Roman"/>
          <w:spacing w:val="-4"/>
          <w:position w:val="-4"/>
          <w:sz w:val="22"/>
          <w:szCs w:val="22"/>
        </w:rPr>
        <w:t xml:space="preserve"> </w:t>
      </w:r>
      <w:r w:rsidRPr="007447BA">
        <w:rPr>
          <w:rFonts w:ascii="Times New Roman" w:hAnsi="Times New Roman" w:cs="Times New Roman"/>
          <w:spacing w:val="-4"/>
          <w:position w:val="-4"/>
          <w:sz w:val="22"/>
          <w:szCs w:val="22"/>
        </w:rPr>
        <w:t>(</w:t>
      </w:r>
      <w:r w:rsidRPr="007D5817">
        <w:rPr>
          <w:rFonts w:ascii="Times New Roman" w:hAnsi="Times New Roman" w:cs="Times New Roman"/>
          <w:spacing w:val="-4"/>
          <w:position w:val="-4"/>
          <w:sz w:val="22"/>
          <w:szCs w:val="22"/>
          <w:lang w:val="en-US"/>
        </w:rPr>
        <w:t>i</w:t>
      </w:r>
      <w:r w:rsidRPr="007447BA">
        <w:rPr>
          <w:rFonts w:ascii="Times New Roman" w:hAnsi="Times New Roman" w:cs="Times New Roman"/>
          <w:spacing w:val="-4"/>
          <w:position w:val="-4"/>
          <w:sz w:val="22"/>
          <w:szCs w:val="22"/>
        </w:rPr>
        <w:t xml:space="preserve"> = </w:t>
      </w:r>
      <w:r w:rsidR="00A37D06" w:rsidRPr="007D5817">
        <w:rPr>
          <w:rFonts w:ascii="Times New Roman" w:hAnsi="Times New Roman" w:cs="Times New Roman"/>
          <w:spacing w:val="-4"/>
          <w:position w:val="-8"/>
          <w:sz w:val="22"/>
          <w:szCs w:val="22"/>
        </w:rPr>
        <w:object w:dxaOrig="380" w:dyaOrig="340">
          <v:shape id="_x0000_i1059" type="#_x0000_t75" style="width:18.7pt;height:16.85pt" o:ole="">
            <v:imagedata r:id="rId73" o:title=""/>
          </v:shape>
          <o:OLEObject Type="Embed" ProgID="Equation.3" ShapeID="_x0000_i1059" DrawAspect="Content" ObjectID="_1698740621" r:id="rId74"/>
        </w:object>
      </w:r>
      <w:r w:rsidR="00311A37">
        <w:rPr>
          <w:rFonts w:ascii="Times New Roman" w:hAnsi="Times New Roman" w:cs="Times New Roman"/>
          <w:spacing w:val="-4"/>
          <w:position w:val="-4"/>
          <w:sz w:val="22"/>
          <w:szCs w:val="22"/>
        </w:rPr>
        <w:t>),</w:t>
      </w:r>
    </w:p>
    <w:p w:rsidR="009452D6" w:rsidRPr="007447BA" w:rsidRDefault="009452D6" w:rsidP="00311A37">
      <w:pPr>
        <w:tabs>
          <w:tab w:val="left" w:pos="3737"/>
          <w:tab w:val="center" w:pos="4932"/>
        </w:tabs>
        <w:spacing w:line="230" w:lineRule="auto"/>
        <w:ind w:firstLine="1985"/>
        <w:rPr>
          <w:rFonts w:ascii="Times New Roman" w:hAnsi="Times New Roman" w:cs="Times New Roman"/>
          <w:spacing w:val="-4"/>
          <w:sz w:val="22"/>
          <w:szCs w:val="22"/>
        </w:rPr>
      </w:pPr>
      <w:r w:rsidRPr="007D5817">
        <w:rPr>
          <w:rFonts w:ascii="Times New Roman" w:hAnsi="Times New Roman" w:cs="Times New Roman"/>
          <w:spacing w:val="-4"/>
          <w:position w:val="-4"/>
          <w:sz w:val="22"/>
          <w:szCs w:val="22"/>
          <w:lang w:val="en-US"/>
        </w:rPr>
        <w:t>x</w:t>
      </w:r>
      <w:r w:rsidRPr="007D5817">
        <w:rPr>
          <w:rFonts w:ascii="Times New Roman" w:hAnsi="Times New Roman" w:cs="Times New Roman"/>
          <w:spacing w:val="-4"/>
          <w:position w:val="-4"/>
          <w:sz w:val="22"/>
          <w:szCs w:val="22"/>
          <w:vertAlign w:val="subscript"/>
          <w:lang w:val="en-US"/>
        </w:rPr>
        <w:t>j</w:t>
      </w:r>
      <w:r w:rsidRPr="007447BA">
        <w:rPr>
          <w:rFonts w:ascii="Times New Roman" w:hAnsi="Times New Roman" w:cs="Times New Roman"/>
          <w:spacing w:val="-4"/>
          <w:position w:val="-4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spacing w:val="-4"/>
          <w:position w:val="-4"/>
          <w:sz w:val="22"/>
          <w:szCs w:val="22"/>
        </w:rPr>
        <w:sym w:font="Symbol" w:char="F0B3"/>
      </w:r>
      <w:r w:rsidRPr="007447BA">
        <w:rPr>
          <w:rFonts w:ascii="Times New Roman" w:hAnsi="Times New Roman" w:cs="Times New Roman"/>
          <w:spacing w:val="-4"/>
          <w:position w:val="-4"/>
          <w:sz w:val="22"/>
          <w:szCs w:val="22"/>
        </w:rPr>
        <w:t xml:space="preserve"> 0</w:t>
      </w:r>
      <w:r w:rsidRPr="00A60B06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Pr="007D5817">
        <w:rPr>
          <w:rFonts w:ascii="Times New Roman" w:hAnsi="Times New Roman" w:cs="Times New Roman"/>
          <w:position w:val="-4"/>
          <w:sz w:val="22"/>
          <w:szCs w:val="22"/>
        </w:rPr>
        <w:t>(j =</w:t>
      </w:r>
      <w:r w:rsidRPr="007D5817">
        <w:rPr>
          <w:rFonts w:ascii="Times New Roman" w:hAnsi="Times New Roman" w:cs="Times New Roman"/>
          <w:position w:val="-8"/>
          <w:sz w:val="22"/>
          <w:szCs w:val="22"/>
        </w:rPr>
        <w:t xml:space="preserve"> </w:t>
      </w:r>
      <w:r w:rsidR="00A37D06" w:rsidRPr="007D5817">
        <w:rPr>
          <w:rFonts w:ascii="Times New Roman" w:hAnsi="Times New Roman" w:cs="Times New Roman"/>
          <w:position w:val="-10"/>
          <w:sz w:val="22"/>
          <w:szCs w:val="22"/>
        </w:rPr>
        <w:object w:dxaOrig="380" w:dyaOrig="380">
          <v:shape id="_x0000_i1060" type="#_x0000_t75" style="width:16.85pt;height:15.9pt" o:ole="">
            <v:imagedata r:id="rId75" o:title=""/>
          </v:shape>
          <o:OLEObject Type="Embed" ProgID="Equation.3" ShapeID="_x0000_i1060" DrawAspect="Content" ObjectID="_1698740622" r:id="rId76"/>
        </w:object>
      </w:r>
      <w:r w:rsidRPr="007D5817">
        <w:rPr>
          <w:rFonts w:ascii="Times New Roman" w:hAnsi="Times New Roman" w:cs="Times New Roman"/>
          <w:sz w:val="22"/>
          <w:szCs w:val="22"/>
        </w:rPr>
        <w:t>)</w:t>
      </w:r>
      <w:r w:rsidR="00311A37">
        <w:rPr>
          <w:rFonts w:ascii="Times New Roman" w:hAnsi="Times New Roman" w:cs="Times New Roman"/>
          <w:sz w:val="22"/>
          <w:szCs w:val="22"/>
        </w:rPr>
        <w:t>.</w:t>
      </w:r>
    </w:p>
    <w:p w:rsidR="009452D6" w:rsidRPr="007D5817" w:rsidRDefault="009452D6" w:rsidP="009452D6">
      <w:pPr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7D5817">
        <w:rPr>
          <w:rFonts w:ascii="Times New Roman" w:hAnsi="Times New Roman" w:cs="Times New Roman"/>
          <w:sz w:val="22"/>
          <w:szCs w:val="22"/>
        </w:rPr>
        <w:t>От симметричной формы записи всегда можно перейти к к</w:t>
      </w:r>
      <w:r w:rsidRPr="007D5817">
        <w:rPr>
          <w:rFonts w:ascii="Times New Roman" w:hAnsi="Times New Roman" w:cs="Times New Roman"/>
          <w:sz w:val="22"/>
          <w:szCs w:val="22"/>
        </w:rPr>
        <w:t>а</w:t>
      </w:r>
      <w:r w:rsidRPr="007D5817">
        <w:rPr>
          <w:rFonts w:ascii="Times New Roman" w:hAnsi="Times New Roman" w:cs="Times New Roman"/>
          <w:sz w:val="22"/>
          <w:szCs w:val="22"/>
        </w:rPr>
        <w:t>нониче</w:t>
      </w:r>
      <w:r w:rsidRPr="007D5817">
        <w:rPr>
          <w:rFonts w:ascii="Times New Roman" w:hAnsi="Times New Roman" w:cs="Times New Roman"/>
          <w:sz w:val="22"/>
          <w:szCs w:val="22"/>
        </w:rPr>
        <w:softHyphen/>
        <w:t>ской форме</w:t>
      </w:r>
      <w:r>
        <w:rPr>
          <w:rFonts w:ascii="Times New Roman" w:hAnsi="Times New Roman" w:cs="Times New Roman"/>
          <w:sz w:val="22"/>
          <w:szCs w:val="22"/>
        </w:rPr>
        <w:t xml:space="preserve"> записи</w:t>
      </w:r>
      <w:r w:rsidRPr="007D5817">
        <w:rPr>
          <w:rFonts w:ascii="Times New Roman" w:hAnsi="Times New Roman" w:cs="Times New Roman"/>
          <w:sz w:val="22"/>
          <w:szCs w:val="22"/>
        </w:rPr>
        <w:t xml:space="preserve"> согласно рассмотренной выше </w:t>
      </w:r>
      <w:r>
        <w:rPr>
          <w:rFonts w:ascii="Times New Roman" w:hAnsi="Times New Roman" w:cs="Times New Roman"/>
          <w:sz w:val="22"/>
          <w:szCs w:val="22"/>
        </w:rPr>
        <w:t>теореме</w:t>
      </w:r>
      <w:r w:rsidRPr="007D5817">
        <w:rPr>
          <w:rFonts w:ascii="Times New Roman" w:hAnsi="Times New Roman" w:cs="Times New Roman"/>
          <w:sz w:val="22"/>
          <w:szCs w:val="22"/>
        </w:rPr>
        <w:t>.</w:t>
      </w:r>
    </w:p>
    <w:p w:rsidR="00311A37" w:rsidRDefault="00311A37" w:rsidP="00311A37">
      <w:pPr>
        <w:pStyle w:val="FR1"/>
        <w:spacing w:line="240" w:lineRule="auto"/>
        <w:ind w:right="-29" w:firstLine="0"/>
        <w:jc w:val="center"/>
        <w:rPr>
          <w:b/>
          <w:bCs/>
          <w:caps/>
          <w:spacing w:val="-4"/>
          <w:sz w:val="22"/>
          <w:szCs w:val="22"/>
        </w:rPr>
      </w:pPr>
    </w:p>
    <w:p w:rsidR="002F528E" w:rsidRPr="00955CD6" w:rsidRDefault="002F528E" w:rsidP="002F528E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sz w:val="22"/>
          <w:szCs w:val="22"/>
        </w:rPr>
      </w:pPr>
      <w:r w:rsidRPr="00955CD6">
        <w:rPr>
          <w:rFonts w:ascii="Times New Roman" w:hAnsi="Times New Roman" w:cs="Times New Roman"/>
          <w:b/>
          <w:sz w:val="22"/>
          <w:szCs w:val="22"/>
        </w:rPr>
        <w:t>Задани</w:t>
      </w:r>
      <w:r w:rsidR="00BB6FB1" w:rsidRPr="00955CD6">
        <w:rPr>
          <w:rFonts w:ascii="Times New Roman" w:hAnsi="Times New Roman" w:cs="Times New Roman"/>
          <w:b/>
          <w:sz w:val="22"/>
          <w:szCs w:val="22"/>
        </w:rPr>
        <w:t>е</w:t>
      </w:r>
      <w:r w:rsidRPr="00955CD6">
        <w:rPr>
          <w:rFonts w:ascii="Times New Roman" w:hAnsi="Times New Roman" w:cs="Times New Roman"/>
          <w:b/>
          <w:sz w:val="22"/>
          <w:szCs w:val="22"/>
        </w:rPr>
        <w:t xml:space="preserve"> для самостоятельной работы</w:t>
      </w:r>
    </w:p>
    <w:p w:rsidR="002F528E" w:rsidRPr="00AD07D5" w:rsidRDefault="002F528E" w:rsidP="002F528E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F528E" w:rsidRDefault="002F528E" w:rsidP="002F528E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Составить математическую модель задачи линейного пр</w:t>
      </w:r>
      <w:r>
        <w:rPr>
          <w:rFonts w:ascii="Times New Roman" w:hAnsi="Times New Roman" w:cs="Times New Roman"/>
          <w:sz w:val="22"/>
          <w:szCs w:val="22"/>
        </w:rPr>
        <w:t>о</w:t>
      </w:r>
      <w:r>
        <w:rPr>
          <w:rFonts w:ascii="Times New Roman" w:hAnsi="Times New Roman" w:cs="Times New Roman"/>
          <w:sz w:val="22"/>
          <w:szCs w:val="22"/>
        </w:rPr>
        <w:t>граммирования.</w:t>
      </w:r>
    </w:p>
    <w:p w:rsidR="002F528E" w:rsidRPr="00AD07D5" w:rsidRDefault="002F528E" w:rsidP="002F528E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1</w:t>
      </w:r>
      <w:r w:rsidRPr="00AD07D5">
        <w:rPr>
          <w:rFonts w:ascii="Times New Roman" w:hAnsi="Times New Roman" w:cs="Times New Roman"/>
          <w:sz w:val="22"/>
          <w:szCs w:val="22"/>
        </w:rPr>
        <w:t>. Некоторая фирма выпускает два набора удобрений для г</w:t>
      </w:r>
      <w:r w:rsidRPr="00AD07D5">
        <w:rPr>
          <w:rFonts w:ascii="Times New Roman" w:hAnsi="Times New Roman" w:cs="Times New Roman"/>
          <w:sz w:val="22"/>
          <w:szCs w:val="22"/>
        </w:rPr>
        <w:t>а</w:t>
      </w:r>
      <w:r w:rsidRPr="00AD07D5">
        <w:rPr>
          <w:rFonts w:ascii="Times New Roman" w:hAnsi="Times New Roman" w:cs="Times New Roman"/>
          <w:sz w:val="22"/>
          <w:szCs w:val="22"/>
        </w:rPr>
        <w:t xml:space="preserve">зонов: обычный и улучшенный. В обычный набор входит 3 </w:t>
      </w:r>
      <w:r>
        <w:rPr>
          <w:rFonts w:ascii="Times New Roman" w:hAnsi="Times New Roman" w:cs="Times New Roman"/>
          <w:sz w:val="22"/>
          <w:szCs w:val="22"/>
        </w:rPr>
        <w:t xml:space="preserve">кг </w:t>
      </w:r>
      <w:r w:rsidRPr="00AD07D5">
        <w:rPr>
          <w:rFonts w:ascii="Times New Roman" w:hAnsi="Times New Roman" w:cs="Times New Roman"/>
          <w:sz w:val="22"/>
          <w:szCs w:val="22"/>
        </w:rPr>
        <w:t xml:space="preserve">азотных, 4 </w:t>
      </w:r>
      <w:r>
        <w:rPr>
          <w:rFonts w:ascii="Times New Roman" w:hAnsi="Times New Roman" w:cs="Times New Roman"/>
          <w:sz w:val="22"/>
          <w:szCs w:val="22"/>
        </w:rPr>
        <w:t>кг</w:t>
      </w:r>
      <w:r w:rsidRPr="00AD07D5">
        <w:rPr>
          <w:rFonts w:ascii="Times New Roman" w:hAnsi="Times New Roman" w:cs="Times New Roman"/>
          <w:sz w:val="22"/>
          <w:szCs w:val="22"/>
        </w:rPr>
        <w:t xml:space="preserve"> фосфорных и 1 </w:t>
      </w:r>
      <w:r>
        <w:rPr>
          <w:rFonts w:ascii="Times New Roman" w:hAnsi="Times New Roman" w:cs="Times New Roman"/>
          <w:sz w:val="22"/>
          <w:szCs w:val="22"/>
        </w:rPr>
        <w:t>кг</w:t>
      </w:r>
      <w:r w:rsidRPr="00AD07D5">
        <w:rPr>
          <w:rFonts w:ascii="Times New Roman" w:hAnsi="Times New Roman" w:cs="Times New Roman"/>
          <w:sz w:val="22"/>
          <w:szCs w:val="22"/>
        </w:rPr>
        <w:t xml:space="preserve"> калийных удобрений, а в улу</w:t>
      </w:r>
      <w:r w:rsidRPr="00AD07D5">
        <w:rPr>
          <w:rFonts w:ascii="Times New Roman" w:hAnsi="Times New Roman" w:cs="Times New Roman"/>
          <w:sz w:val="22"/>
          <w:szCs w:val="22"/>
        </w:rPr>
        <w:t>ч</w:t>
      </w:r>
      <w:r w:rsidRPr="00AD07D5">
        <w:rPr>
          <w:rFonts w:ascii="Times New Roman" w:hAnsi="Times New Roman" w:cs="Times New Roman"/>
          <w:sz w:val="22"/>
          <w:szCs w:val="22"/>
        </w:rPr>
        <w:t xml:space="preserve">шенный </w:t>
      </w:r>
      <w:r w:rsidR="00F64FEC" w:rsidRPr="00AD07D5">
        <w:rPr>
          <w:rFonts w:ascii="Times New Roman" w:hAnsi="Times New Roman" w:cs="Times New Roman"/>
          <w:sz w:val="22"/>
          <w:szCs w:val="22"/>
        </w:rPr>
        <w:t>–</w:t>
      </w:r>
      <w:r w:rsidRPr="00AD07D5">
        <w:rPr>
          <w:rFonts w:ascii="Times New Roman" w:hAnsi="Times New Roman" w:cs="Times New Roman"/>
          <w:sz w:val="22"/>
          <w:szCs w:val="22"/>
        </w:rPr>
        <w:t xml:space="preserve"> 2 </w:t>
      </w:r>
      <w:r>
        <w:rPr>
          <w:rFonts w:ascii="Times New Roman" w:hAnsi="Times New Roman" w:cs="Times New Roman"/>
          <w:sz w:val="22"/>
          <w:szCs w:val="22"/>
        </w:rPr>
        <w:t>кг</w:t>
      </w:r>
      <w:r w:rsidRPr="00AD07D5">
        <w:rPr>
          <w:rFonts w:ascii="Times New Roman" w:hAnsi="Times New Roman" w:cs="Times New Roman"/>
          <w:sz w:val="22"/>
          <w:szCs w:val="22"/>
        </w:rPr>
        <w:t xml:space="preserve"> азотных, 6 </w:t>
      </w:r>
      <w:r>
        <w:rPr>
          <w:rFonts w:ascii="Times New Roman" w:hAnsi="Times New Roman" w:cs="Times New Roman"/>
          <w:sz w:val="22"/>
          <w:szCs w:val="22"/>
        </w:rPr>
        <w:t>кг</w:t>
      </w:r>
      <w:r w:rsidRPr="00AD07D5">
        <w:rPr>
          <w:rFonts w:ascii="Times New Roman" w:hAnsi="Times New Roman" w:cs="Times New Roman"/>
          <w:sz w:val="22"/>
          <w:szCs w:val="22"/>
        </w:rPr>
        <w:t xml:space="preserve"> фосфорных и 3 </w:t>
      </w:r>
      <w:r>
        <w:rPr>
          <w:rFonts w:ascii="Times New Roman" w:hAnsi="Times New Roman" w:cs="Times New Roman"/>
          <w:sz w:val="22"/>
          <w:szCs w:val="22"/>
        </w:rPr>
        <w:t>кг</w:t>
      </w:r>
      <w:r w:rsidRPr="00AD07D5">
        <w:rPr>
          <w:rFonts w:ascii="Times New Roman" w:hAnsi="Times New Roman" w:cs="Times New Roman"/>
          <w:sz w:val="22"/>
          <w:szCs w:val="22"/>
        </w:rPr>
        <w:t xml:space="preserve"> калий</w:t>
      </w:r>
      <w:r w:rsidRPr="00AD07D5">
        <w:rPr>
          <w:rFonts w:ascii="Times New Roman" w:hAnsi="Times New Roman" w:cs="Times New Roman"/>
          <w:sz w:val="22"/>
          <w:szCs w:val="22"/>
        </w:rPr>
        <w:softHyphen/>
        <w:t>ных удобр</w:t>
      </w:r>
      <w:r w:rsidRPr="00AD07D5">
        <w:rPr>
          <w:rFonts w:ascii="Times New Roman" w:hAnsi="Times New Roman" w:cs="Times New Roman"/>
          <w:sz w:val="22"/>
          <w:szCs w:val="22"/>
        </w:rPr>
        <w:t>е</w:t>
      </w:r>
      <w:r w:rsidRPr="00AD07D5">
        <w:rPr>
          <w:rFonts w:ascii="Times New Roman" w:hAnsi="Times New Roman" w:cs="Times New Roman"/>
          <w:sz w:val="22"/>
          <w:szCs w:val="22"/>
        </w:rPr>
        <w:t>ний. Известно, что для некоторого газона требуется</w:t>
      </w:r>
      <w:r>
        <w:rPr>
          <w:rFonts w:ascii="Times New Roman" w:hAnsi="Times New Roman" w:cs="Times New Roman"/>
          <w:sz w:val="22"/>
          <w:szCs w:val="22"/>
        </w:rPr>
        <w:t>,</w:t>
      </w:r>
      <w:r w:rsidRPr="00AD07D5">
        <w:rPr>
          <w:rFonts w:ascii="Times New Roman" w:hAnsi="Times New Roman" w:cs="Times New Roman"/>
          <w:sz w:val="22"/>
          <w:szCs w:val="22"/>
        </w:rPr>
        <w:t xml:space="preserve"> по меньшей мере</w:t>
      </w:r>
      <w:r>
        <w:rPr>
          <w:rFonts w:ascii="Times New Roman" w:hAnsi="Times New Roman" w:cs="Times New Roman"/>
          <w:sz w:val="22"/>
          <w:szCs w:val="22"/>
        </w:rPr>
        <w:t>,</w:t>
      </w:r>
      <w:r w:rsidRPr="00AD07D5">
        <w:rPr>
          <w:rFonts w:ascii="Times New Roman" w:hAnsi="Times New Roman" w:cs="Times New Roman"/>
          <w:sz w:val="22"/>
          <w:szCs w:val="22"/>
        </w:rPr>
        <w:t xml:space="preserve"> 10 </w:t>
      </w:r>
      <w:r>
        <w:rPr>
          <w:rFonts w:ascii="Times New Roman" w:hAnsi="Times New Roman" w:cs="Times New Roman"/>
          <w:sz w:val="22"/>
          <w:szCs w:val="22"/>
        </w:rPr>
        <w:t>кг</w:t>
      </w:r>
      <w:r w:rsidRPr="00AD07D5">
        <w:rPr>
          <w:rFonts w:ascii="Times New Roman" w:hAnsi="Times New Roman" w:cs="Times New Roman"/>
          <w:sz w:val="22"/>
          <w:szCs w:val="22"/>
        </w:rPr>
        <w:t xml:space="preserve"> азотных, 20 </w:t>
      </w:r>
      <w:r>
        <w:rPr>
          <w:rFonts w:ascii="Times New Roman" w:hAnsi="Times New Roman" w:cs="Times New Roman"/>
          <w:sz w:val="22"/>
          <w:szCs w:val="22"/>
        </w:rPr>
        <w:t>кг</w:t>
      </w:r>
      <w:r w:rsidRPr="00AD07D5">
        <w:rPr>
          <w:rFonts w:ascii="Times New Roman" w:hAnsi="Times New Roman" w:cs="Times New Roman"/>
          <w:sz w:val="22"/>
          <w:szCs w:val="22"/>
        </w:rPr>
        <w:t xml:space="preserve"> фосфорных и 7 </w:t>
      </w:r>
      <w:r>
        <w:rPr>
          <w:rFonts w:ascii="Times New Roman" w:hAnsi="Times New Roman" w:cs="Times New Roman"/>
          <w:sz w:val="22"/>
          <w:szCs w:val="22"/>
        </w:rPr>
        <w:t>кг</w:t>
      </w:r>
      <w:r w:rsidRPr="00AD07D5">
        <w:rPr>
          <w:rFonts w:ascii="Times New Roman" w:hAnsi="Times New Roman" w:cs="Times New Roman"/>
          <w:sz w:val="22"/>
          <w:szCs w:val="22"/>
        </w:rPr>
        <w:t xml:space="preserve"> калийных удобрений. Обычный набор стоит 3 </w:t>
      </w:r>
      <w:r>
        <w:rPr>
          <w:rFonts w:ascii="Times New Roman" w:hAnsi="Times New Roman" w:cs="Times New Roman"/>
          <w:sz w:val="22"/>
          <w:szCs w:val="22"/>
        </w:rPr>
        <w:t>у. е.</w:t>
      </w:r>
      <w:r w:rsidRPr="00AD07D5">
        <w:rPr>
          <w:rFonts w:ascii="Times New Roman" w:hAnsi="Times New Roman" w:cs="Times New Roman"/>
          <w:sz w:val="22"/>
          <w:szCs w:val="22"/>
        </w:rPr>
        <w:t xml:space="preserve">, а улучшенный </w:t>
      </w:r>
      <w:r w:rsidR="00F64FEC" w:rsidRPr="00AD07D5">
        <w:rPr>
          <w:rFonts w:ascii="Times New Roman" w:hAnsi="Times New Roman" w:cs="Times New Roman"/>
          <w:sz w:val="22"/>
          <w:szCs w:val="22"/>
        </w:rPr>
        <w:t>–</w:t>
      </w:r>
      <w:r w:rsidRPr="00AD07D5">
        <w:rPr>
          <w:rFonts w:ascii="Times New Roman" w:hAnsi="Times New Roman" w:cs="Times New Roman"/>
          <w:sz w:val="22"/>
          <w:szCs w:val="22"/>
        </w:rPr>
        <w:t xml:space="preserve"> 4 </w:t>
      </w:r>
      <w:r>
        <w:rPr>
          <w:rFonts w:ascii="Times New Roman" w:hAnsi="Times New Roman" w:cs="Times New Roman"/>
          <w:sz w:val="22"/>
          <w:szCs w:val="22"/>
        </w:rPr>
        <w:t>у. е</w:t>
      </w:r>
      <w:r w:rsidRPr="00AD07D5">
        <w:rPr>
          <w:rFonts w:ascii="Times New Roman" w:hAnsi="Times New Roman" w:cs="Times New Roman"/>
          <w:sz w:val="22"/>
          <w:szCs w:val="22"/>
        </w:rPr>
        <w:t>. Какие и сколько наборов удобрений нужно купить, чтобы обеспечить э</w:t>
      </w:r>
      <w:r w:rsidRPr="00AD07D5">
        <w:rPr>
          <w:rFonts w:ascii="Times New Roman" w:hAnsi="Times New Roman" w:cs="Times New Roman"/>
          <w:sz w:val="22"/>
          <w:szCs w:val="22"/>
        </w:rPr>
        <w:t>ф</w:t>
      </w:r>
      <w:r w:rsidRPr="00AD07D5">
        <w:rPr>
          <w:rFonts w:ascii="Times New Roman" w:hAnsi="Times New Roman" w:cs="Times New Roman"/>
          <w:sz w:val="22"/>
          <w:szCs w:val="22"/>
        </w:rPr>
        <w:t>фективное питание почвы и минимизировать стоимость?</w:t>
      </w:r>
    </w:p>
    <w:p w:rsidR="002F528E" w:rsidRDefault="002F528E" w:rsidP="002F528E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2</w:t>
      </w:r>
      <w:r w:rsidRPr="00AD07D5">
        <w:rPr>
          <w:rFonts w:ascii="Times New Roman" w:hAnsi="Times New Roman" w:cs="Times New Roman"/>
          <w:sz w:val="22"/>
          <w:szCs w:val="22"/>
        </w:rPr>
        <w:t>. Предприятие электронной промышленности выпускает две модели радиоприемников, причем каждая модель производится на отдельной технологической линии. Суточный объем производства первой линии – 60 изделий, второй линии – 75 изделий. На ради</w:t>
      </w:r>
      <w:r w:rsidRPr="00AD07D5">
        <w:rPr>
          <w:rFonts w:ascii="Times New Roman" w:hAnsi="Times New Roman" w:cs="Times New Roman"/>
          <w:sz w:val="22"/>
          <w:szCs w:val="22"/>
        </w:rPr>
        <w:t>о</w:t>
      </w:r>
      <w:r w:rsidRPr="00AD07D5">
        <w:rPr>
          <w:rFonts w:ascii="Times New Roman" w:hAnsi="Times New Roman" w:cs="Times New Roman"/>
          <w:sz w:val="22"/>
          <w:szCs w:val="22"/>
        </w:rPr>
        <w:t>приемник первой модели расходуется 10 однотипных элементов электронных схем, на радиоприемник второй модели – 8 таких же элементов. Максимальный суточный запас используемых элеме</w:t>
      </w:r>
      <w:r w:rsidRPr="00AD07D5">
        <w:rPr>
          <w:rFonts w:ascii="Times New Roman" w:hAnsi="Times New Roman" w:cs="Times New Roman"/>
          <w:sz w:val="22"/>
          <w:szCs w:val="22"/>
        </w:rPr>
        <w:t>н</w:t>
      </w:r>
      <w:r w:rsidRPr="00AD07D5">
        <w:rPr>
          <w:rFonts w:ascii="Times New Roman" w:hAnsi="Times New Roman" w:cs="Times New Roman"/>
          <w:sz w:val="22"/>
          <w:szCs w:val="22"/>
        </w:rPr>
        <w:t>тов равен 800 единицам. Прибыль от реализации одного ради</w:t>
      </w:r>
      <w:r w:rsidRPr="00AD07D5">
        <w:rPr>
          <w:rFonts w:ascii="Times New Roman" w:hAnsi="Times New Roman" w:cs="Times New Roman"/>
          <w:sz w:val="22"/>
          <w:szCs w:val="22"/>
        </w:rPr>
        <w:t>о</w:t>
      </w:r>
      <w:r w:rsidRPr="00AD07D5">
        <w:rPr>
          <w:rFonts w:ascii="Times New Roman" w:hAnsi="Times New Roman" w:cs="Times New Roman"/>
          <w:sz w:val="22"/>
          <w:szCs w:val="22"/>
        </w:rPr>
        <w:t xml:space="preserve">приемника первой и второй модели равна 30 и 20 </w:t>
      </w:r>
      <w:r>
        <w:rPr>
          <w:rFonts w:ascii="Times New Roman" w:hAnsi="Times New Roman" w:cs="Times New Roman"/>
          <w:sz w:val="22"/>
          <w:szCs w:val="22"/>
        </w:rPr>
        <w:t>у. е.</w:t>
      </w:r>
      <w:r w:rsidRPr="00AD07D5">
        <w:rPr>
          <w:rFonts w:ascii="Times New Roman" w:hAnsi="Times New Roman" w:cs="Times New Roman"/>
          <w:sz w:val="22"/>
          <w:szCs w:val="22"/>
        </w:rPr>
        <w:t>, соотве</w:t>
      </w:r>
      <w:r w:rsidRPr="00AD07D5">
        <w:rPr>
          <w:rFonts w:ascii="Times New Roman" w:hAnsi="Times New Roman" w:cs="Times New Roman"/>
          <w:sz w:val="22"/>
          <w:szCs w:val="22"/>
        </w:rPr>
        <w:t>т</w:t>
      </w:r>
      <w:r w:rsidRPr="00AD07D5">
        <w:rPr>
          <w:rFonts w:ascii="Times New Roman" w:hAnsi="Times New Roman" w:cs="Times New Roman"/>
          <w:sz w:val="22"/>
          <w:szCs w:val="22"/>
        </w:rPr>
        <w:t>ственно. Определить оптимальный суточный объем производства первой и второй моделей.</w:t>
      </w:r>
    </w:p>
    <w:p w:rsidR="002F528E" w:rsidRPr="00D2599B" w:rsidRDefault="002F528E" w:rsidP="002F528E">
      <w:pPr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</w:t>
      </w:r>
      <w:r w:rsidRPr="00AD07D5">
        <w:rPr>
          <w:rFonts w:ascii="Times New Roman" w:hAnsi="Times New Roman" w:cs="Times New Roman"/>
          <w:sz w:val="22"/>
          <w:szCs w:val="22"/>
        </w:rPr>
        <w:t xml:space="preserve">. </w:t>
      </w:r>
      <w:r w:rsidRPr="00F64FEC">
        <w:rPr>
          <w:rFonts w:ascii="Times New Roman" w:hAnsi="Times New Roman" w:cs="Times New Roman"/>
          <w:sz w:val="22"/>
          <w:szCs w:val="22"/>
        </w:rPr>
        <w:t>Процесс изготовления двух видов промышленных изделий состоит в последовательной обработке каждого из них на трех станках. Время использования каждого из этих станков для прои</w:t>
      </w:r>
      <w:r w:rsidRPr="00F64FEC">
        <w:rPr>
          <w:rFonts w:ascii="Times New Roman" w:hAnsi="Times New Roman" w:cs="Times New Roman"/>
          <w:sz w:val="22"/>
          <w:szCs w:val="22"/>
        </w:rPr>
        <w:t>з</w:t>
      </w:r>
      <w:r w:rsidRPr="00F64FEC">
        <w:rPr>
          <w:rFonts w:ascii="Times New Roman" w:hAnsi="Times New Roman" w:cs="Times New Roman"/>
          <w:sz w:val="22"/>
          <w:szCs w:val="22"/>
        </w:rPr>
        <w:t>водства данных изделий ограничено 10-ю часами в сутки. Время обработки и прибыль от продажи одного изделия каждого вида приведены в табл.</w:t>
      </w:r>
      <w:r w:rsidR="00F64FEC" w:rsidRPr="00F64FEC">
        <w:rPr>
          <w:rFonts w:ascii="Times New Roman" w:hAnsi="Times New Roman" w:cs="Times New Roman"/>
          <w:sz w:val="22"/>
          <w:szCs w:val="22"/>
        </w:rPr>
        <w:t xml:space="preserve"> 4.</w:t>
      </w:r>
      <w:r w:rsidRPr="00F64FEC">
        <w:rPr>
          <w:rFonts w:ascii="Times New Roman" w:hAnsi="Times New Roman" w:cs="Times New Roman"/>
          <w:sz w:val="22"/>
          <w:szCs w:val="22"/>
        </w:rPr>
        <w:t xml:space="preserve"> Найти оптимальный объем производства и</w:t>
      </w:r>
      <w:r w:rsidRPr="00F64FEC">
        <w:rPr>
          <w:rFonts w:ascii="Times New Roman" w:hAnsi="Times New Roman" w:cs="Times New Roman"/>
          <w:sz w:val="22"/>
          <w:szCs w:val="22"/>
        </w:rPr>
        <w:t>з</w:t>
      </w:r>
      <w:r w:rsidRPr="00F64FEC">
        <w:rPr>
          <w:rFonts w:ascii="Times New Roman" w:hAnsi="Times New Roman" w:cs="Times New Roman"/>
          <w:sz w:val="22"/>
          <w:szCs w:val="22"/>
        </w:rPr>
        <w:t>делий каждого вида.</w:t>
      </w:r>
    </w:p>
    <w:p w:rsidR="002F528E" w:rsidRPr="00AD07D5" w:rsidRDefault="002F528E" w:rsidP="002F528E">
      <w:pPr>
        <w:widowControl/>
        <w:autoSpaceDE/>
        <w:autoSpaceDN/>
        <w:adjustRightInd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</w:t>
      </w:r>
      <w:r w:rsidR="00F64FEC">
        <w:rPr>
          <w:rFonts w:ascii="Times New Roman" w:hAnsi="Times New Roman" w:cs="Times New Roman"/>
          <w:sz w:val="22"/>
          <w:szCs w:val="22"/>
        </w:rPr>
        <w:t xml:space="preserve"> 4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0"/>
        <w:gridCol w:w="1284"/>
        <w:gridCol w:w="1284"/>
        <w:gridCol w:w="1284"/>
        <w:gridCol w:w="1161"/>
      </w:tblGrid>
      <w:tr w:rsidR="002F528E" w:rsidRPr="00CE5A38">
        <w:trPr>
          <w:cantSplit/>
          <w:jc w:val="center"/>
        </w:trPr>
        <w:tc>
          <w:tcPr>
            <w:tcW w:w="940" w:type="dxa"/>
            <w:vMerge w:val="restart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Изделие</w:t>
            </w:r>
          </w:p>
        </w:tc>
        <w:tc>
          <w:tcPr>
            <w:tcW w:w="3852" w:type="dxa"/>
            <w:gridSpan w:val="3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Время обработки одного изделия, мин.</w:t>
            </w:r>
          </w:p>
        </w:tc>
        <w:tc>
          <w:tcPr>
            <w:tcW w:w="1161" w:type="dxa"/>
            <w:tcMar>
              <w:left w:w="28" w:type="dxa"/>
              <w:right w:w="28" w:type="dxa"/>
            </w:tcMar>
          </w:tcPr>
          <w:p w:rsidR="00F64FEC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r w:rsidRPr="00D2599B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Удельная </w:t>
            </w:r>
          </w:p>
          <w:p w:rsidR="002F528E" w:rsidRPr="00D2599B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r w:rsidRPr="00D2599B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прибыль, у. е.</w:t>
            </w:r>
          </w:p>
        </w:tc>
      </w:tr>
      <w:tr w:rsidR="002F528E" w:rsidRPr="00CE5A38">
        <w:trPr>
          <w:cantSplit/>
          <w:jc w:val="center"/>
        </w:trPr>
        <w:tc>
          <w:tcPr>
            <w:tcW w:w="940" w:type="dxa"/>
            <w:vMerge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Станок 1</w:t>
            </w: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Станок 2</w:t>
            </w: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Станок 3</w:t>
            </w:r>
          </w:p>
        </w:tc>
        <w:tc>
          <w:tcPr>
            <w:tcW w:w="1161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F528E" w:rsidRPr="00CE5A38">
        <w:trPr>
          <w:jc w:val="center"/>
        </w:trPr>
        <w:tc>
          <w:tcPr>
            <w:tcW w:w="940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161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2F528E" w:rsidRPr="00CE5A38">
        <w:trPr>
          <w:jc w:val="center"/>
        </w:trPr>
        <w:tc>
          <w:tcPr>
            <w:tcW w:w="940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1284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1161" w:type="dxa"/>
          </w:tcPr>
          <w:p w:rsidR="002F528E" w:rsidRPr="00CE5A38" w:rsidRDefault="002F528E" w:rsidP="00A4183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E5A38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</w:tbl>
    <w:p w:rsidR="00A4183C" w:rsidRPr="00CC2B07" w:rsidRDefault="00A4183C" w:rsidP="00A4183C">
      <w:pPr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A4183C" w:rsidRDefault="002F528E" w:rsidP="00A4183C">
      <w:pPr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4.</w:t>
      </w:r>
      <w:r w:rsidRPr="00AD07D5">
        <w:rPr>
          <w:rFonts w:ascii="Times New Roman" w:hAnsi="Times New Roman" w:cs="Times New Roman"/>
          <w:sz w:val="22"/>
          <w:szCs w:val="22"/>
        </w:rPr>
        <w:t xml:space="preserve"> Фирма производит два вида продукции – А и В. объем сб</w:t>
      </w:r>
      <w:r w:rsidRPr="00AD07D5">
        <w:rPr>
          <w:rFonts w:ascii="Times New Roman" w:hAnsi="Times New Roman" w:cs="Times New Roman"/>
          <w:sz w:val="22"/>
          <w:szCs w:val="22"/>
        </w:rPr>
        <w:t>ы</w:t>
      </w:r>
      <w:r w:rsidRPr="00AD07D5">
        <w:rPr>
          <w:rFonts w:ascii="Times New Roman" w:hAnsi="Times New Roman" w:cs="Times New Roman"/>
          <w:sz w:val="22"/>
          <w:szCs w:val="22"/>
        </w:rPr>
        <w:t>та продукции А составляет не менее 60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D07D5">
        <w:rPr>
          <w:rFonts w:ascii="Times New Roman" w:hAnsi="Times New Roman" w:cs="Times New Roman"/>
          <w:sz w:val="22"/>
          <w:szCs w:val="22"/>
        </w:rPr>
        <w:t>% общего объема реализ</w:t>
      </w:r>
      <w:r w:rsidRPr="00AD07D5">
        <w:rPr>
          <w:rFonts w:ascii="Times New Roman" w:hAnsi="Times New Roman" w:cs="Times New Roman"/>
          <w:sz w:val="22"/>
          <w:szCs w:val="22"/>
        </w:rPr>
        <w:t>а</w:t>
      </w:r>
      <w:r w:rsidRPr="00AD07D5">
        <w:rPr>
          <w:rFonts w:ascii="Times New Roman" w:hAnsi="Times New Roman" w:cs="Times New Roman"/>
          <w:sz w:val="22"/>
          <w:szCs w:val="22"/>
        </w:rPr>
        <w:t xml:space="preserve">ции продукции обоих видов. Для изготовления продукции А и В </w:t>
      </w:r>
      <w:r w:rsidRPr="00D2599B">
        <w:rPr>
          <w:rFonts w:ascii="Times New Roman" w:hAnsi="Times New Roman" w:cs="Times New Roman"/>
          <w:spacing w:val="-4"/>
          <w:sz w:val="22"/>
          <w:szCs w:val="22"/>
        </w:rPr>
        <w:t>используется одно и тоже сырье, суточный запас которого ограничен величиной 100 кг. Расход сырья на единицу продукции А составляет 2 кг., а на единицу продукции В – 4 кг. Цены продукции А и В равны 20 и 40 у. е., соответственно. Определить оптимальное распределение сырья для изготовления продукции А и В.</w:t>
      </w:r>
    </w:p>
    <w:p w:rsidR="00A4183C" w:rsidRPr="00A4183C" w:rsidRDefault="00A4183C" w:rsidP="00A4183C">
      <w:pPr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>
        <w:rPr>
          <w:rFonts w:ascii="Times New Roman" w:hAnsi="Times New Roman" w:cs="Times New Roman"/>
          <w:spacing w:val="-4"/>
          <w:sz w:val="22"/>
          <w:szCs w:val="22"/>
        </w:rPr>
        <w:t xml:space="preserve">5. </w:t>
      </w:r>
      <w:r w:rsidRPr="00A4183C">
        <w:rPr>
          <w:rFonts w:ascii="Times New Roman" w:hAnsi="Times New Roman" w:cs="Times New Roman"/>
          <w:sz w:val="22"/>
          <w:szCs w:val="22"/>
        </w:rPr>
        <w:t>Ежедневный рацион кормления скота включает сено и ко</w:t>
      </w:r>
      <w:r w:rsidRPr="00A4183C">
        <w:rPr>
          <w:rFonts w:ascii="Times New Roman" w:hAnsi="Times New Roman" w:cs="Times New Roman"/>
          <w:sz w:val="22"/>
          <w:szCs w:val="22"/>
        </w:rPr>
        <w:t>н</w:t>
      </w:r>
      <w:r w:rsidRPr="00A4183C">
        <w:rPr>
          <w:rFonts w:ascii="Times New Roman" w:hAnsi="Times New Roman" w:cs="Times New Roman"/>
          <w:sz w:val="22"/>
          <w:szCs w:val="22"/>
        </w:rPr>
        <w:t>центраты. В табл</w:t>
      </w:r>
      <w:r w:rsidR="00F64FEC">
        <w:rPr>
          <w:rFonts w:ascii="Times New Roman" w:hAnsi="Times New Roman" w:cs="Times New Roman"/>
          <w:sz w:val="22"/>
          <w:szCs w:val="22"/>
        </w:rPr>
        <w:t>.</w:t>
      </w:r>
      <w:r w:rsidRPr="00A4183C">
        <w:rPr>
          <w:rFonts w:ascii="Times New Roman" w:hAnsi="Times New Roman" w:cs="Times New Roman"/>
          <w:sz w:val="22"/>
          <w:szCs w:val="22"/>
        </w:rPr>
        <w:t xml:space="preserve"> </w:t>
      </w:r>
      <w:r w:rsidR="00F64FEC">
        <w:rPr>
          <w:rFonts w:ascii="Times New Roman" w:hAnsi="Times New Roman" w:cs="Times New Roman"/>
          <w:sz w:val="22"/>
          <w:szCs w:val="22"/>
        </w:rPr>
        <w:t>5</w:t>
      </w:r>
      <w:r w:rsidRPr="00A4183C">
        <w:rPr>
          <w:rFonts w:ascii="Times New Roman" w:hAnsi="Times New Roman" w:cs="Times New Roman"/>
          <w:sz w:val="22"/>
          <w:szCs w:val="22"/>
        </w:rPr>
        <w:t xml:space="preserve">  указаны содержания кормовых единиц, белка и кальция в 1 кг корма, себестоимость кормов и минимальная с</w:t>
      </w:r>
      <w:r w:rsidRPr="00A4183C">
        <w:rPr>
          <w:rFonts w:ascii="Times New Roman" w:hAnsi="Times New Roman" w:cs="Times New Roman"/>
          <w:sz w:val="22"/>
          <w:szCs w:val="22"/>
        </w:rPr>
        <w:t>у</w:t>
      </w:r>
      <w:r w:rsidRPr="00A4183C">
        <w:rPr>
          <w:rFonts w:ascii="Times New Roman" w:hAnsi="Times New Roman" w:cs="Times New Roman"/>
          <w:sz w:val="22"/>
          <w:szCs w:val="22"/>
        </w:rPr>
        <w:t>точная потребность в питательных веществах. Составить наиболее дешевый рацион питания.</w:t>
      </w:r>
    </w:p>
    <w:p w:rsidR="00BB6FB1" w:rsidRDefault="00BB6FB1" w:rsidP="00A4183C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</w:p>
    <w:p w:rsidR="00A4183C" w:rsidRPr="00A4183C" w:rsidRDefault="00A4183C" w:rsidP="00BB6FB1">
      <w:pPr>
        <w:widowControl/>
        <w:autoSpaceDE/>
        <w:autoSpaceDN/>
        <w:adjustRightInd/>
        <w:spacing w:line="233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Таблица</w:t>
      </w:r>
      <w:r w:rsidR="00F64FEC">
        <w:rPr>
          <w:rFonts w:ascii="Times New Roman" w:hAnsi="Times New Roman" w:cs="Times New Roman"/>
          <w:sz w:val="22"/>
          <w:szCs w:val="22"/>
        </w:rPr>
        <w:t xml:space="preserve"> 5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tbl>
      <w:tblPr>
        <w:tblW w:w="0" w:type="auto"/>
        <w:jc w:val="center"/>
        <w:tblInd w:w="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37"/>
        <w:gridCol w:w="1260"/>
        <w:gridCol w:w="900"/>
        <w:gridCol w:w="1080"/>
        <w:gridCol w:w="1416"/>
      </w:tblGrid>
      <w:tr w:rsidR="00A4183C" w:rsidRPr="00A4183C">
        <w:trPr>
          <w:jc w:val="center"/>
        </w:trPr>
        <w:tc>
          <w:tcPr>
            <w:tcW w:w="1337" w:type="dxa"/>
            <w:vMerge w:val="restart"/>
            <w:tcMar>
              <w:left w:w="28" w:type="dxa"/>
              <w:right w:w="28" w:type="dxa"/>
            </w:tcMar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Виды</w:t>
            </w:r>
          </w:p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ормов</w:t>
            </w:r>
          </w:p>
        </w:tc>
        <w:tc>
          <w:tcPr>
            <w:tcW w:w="3240" w:type="dxa"/>
            <w:gridSpan w:val="3"/>
            <w:tcMar>
              <w:left w:w="28" w:type="dxa"/>
              <w:right w:w="28" w:type="dxa"/>
            </w:tcMar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Содержание в 1 кг кормов</w:t>
            </w:r>
          </w:p>
        </w:tc>
        <w:tc>
          <w:tcPr>
            <w:tcW w:w="1416" w:type="dxa"/>
            <w:vMerge w:val="restart"/>
            <w:tcMar>
              <w:left w:w="28" w:type="dxa"/>
              <w:right w:w="28" w:type="dxa"/>
            </w:tcMar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Себестоимость</w:t>
            </w:r>
          </w:p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1 кг кормов,руб.</w:t>
            </w:r>
          </w:p>
        </w:tc>
      </w:tr>
      <w:tr w:rsidR="00A4183C" w:rsidRPr="00A4183C">
        <w:trPr>
          <w:jc w:val="center"/>
        </w:trPr>
        <w:tc>
          <w:tcPr>
            <w:tcW w:w="1337" w:type="dxa"/>
            <w:vMerge/>
            <w:tcMar>
              <w:left w:w="28" w:type="dxa"/>
              <w:right w:w="28" w:type="dxa"/>
            </w:tcMar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60" w:type="dxa"/>
            <w:tcMar>
              <w:left w:w="28" w:type="dxa"/>
              <w:right w:w="28" w:type="dxa"/>
            </w:tcMar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Кормовых</w:t>
            </w:r>
          </w:p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единиц, г.</w:t>
            </w:r>
          </w:p>
        </w:tc>
        <w:tc>
          <w:tcPr>
            <w:tcW w:w="900" w:type="dxa"/>
            <w:tcMar>
              <w:left w:w="28" w:type="dxa"/>
              <w:right w:w="28" w:type="dxa"/>
            </w:tcMar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Белка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г.</w:t>
            </w:r>
          </w:p>
        </w:tc>
        <w:tc>
          <w:tcPr>
            <w:tcW w:w="1080" w:type="dxa"/>
            <w:tcMar>
              <w:left w:w="28" w:type="dxa"/>
              <w:right w:w="28" w:type="dxa"/>
            </w:tcMar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Кальция,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г</w:t>
            </w:r>
          </w:p>
        </w:tc>
        <w:tc>
          <w:tcPr>
            <w:tcW w:w="1416" w:type="dxa"/>
            <w:vMerge/>
            <w:tcMar>
              <w:left w:w="28" w:type="dxa"/>
              <w:right w:w="28" w:type="dxa"/>
            </w:tcMar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A4183C">
        <w:trPr>
          <w:jc w:val="center"/>
        </w:trPr>
        <w:tc>
          <w:tcPr>
            <w:tcW w:w="1337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Сено</w:t>
            </w:r>
          </w:p>
        </w:tc>
        <w:tc>
          <w:tcPr>
            <w:tcW w:w="1260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  <w:tc>
          <w:tcPr>
            <w:tcW w:w="900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1080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1416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</w:tr>
      <w:tr w:rsidR="00A4183C" w:rsidRPr="00A4183C">
        <w:trPr>
          <w:jc w:val="center"/>
        </w:trPr>
        <w:tc>
          <w:tcPr>
            <w:tcW w:w="1337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Концентраты</w:t>
            </w:r>
          </w:p>
        </w:tc>
        <w:tc>
          <w:tcPr>
            <w:tcW w:w="1260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  <w:tc>
          <w:tcPr>
            <w:tcW w:w="900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200</w:t>
            </w:r>
          </w:p>
        </w:tc>
        <w:tc>
          <w:tcPr>
            <w:tcW w:w="1080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416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225</w:t>
            </w:r>
          </w:p>
        </w:tc>
      </w:tr>
      <w:tr w:rsidR="00A4183C" w:rsidRPr="00A4183C">
        <w:trPr>
          <w:jc w:val="center"/>
        </w:trPr>
        <w:tc>
          <w:tcPr>
            <w:tcW w:w="1337" w:type="dxa"/>
          </w:tcPr>
          <w:p w:rsid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 xml:space="preserve">Минимальная суточная </w:t>
            </w:r>
          </w:p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потребность</w:t>
            </w:r>
          </w:p>
        </w:tc>
        <w:tc>
          <w:tcPr>
            <w:tcW w:w="1260" w:type="dxa"/>
            <w:vAlign w:val="center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900" w:type="dxa"/>
            <w:vAlign w:val="center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2000</w:t>
            </w:r>
          </w:p>
        </w:tc>
        <w:tc>
          <w:tcPr>
            <w:tcW w:w="1080" w:type="dxa"/>
            <w:vAlign w:val="center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4183C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1416" w:type="dxa"/>
          </w:tcPr>
          <w:p w:rsidR="00A4183C" w:rsidRPr="00A4183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A4183C" w:rsidRPr="00CC2B07" w:rsidRDefault="00A4183C" w:rsidP="00BB6FB1">
      <w:pPr>
        <w:widowControl/>
        <w:autoSpaceDE/>
        <w:autoSpaceDN/>
        <w:adjustRightInd/>
        <w:spacing w:line="233" w:lineRule="auto"/>
        <w:ind w:firstLine="397"/>
        <w:rPr>
          <w:rFonts w:ascii="Times New Roman" w:hAnsi="Times New Roman" w:cs="Times New Roman"/>
          <w:sz w:val="8"/>
          <w:szCs w:val="8"/>
        </w:rPr>
      </w:pPr>
    </w:p>
    <w:p w:rsidR="00F64FEC" w:rsidRDefault="00F64FE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6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. </w:t>
      </w:r>
      <w:r w:rsidR="00A4183C" w:rsidRPr="00F64FEC">
        <w:rPr>
          <w:rFonts w:ascii="Times New Roman" w:hAnsi="Times New Roman" w:cs="Times New Roman"/>
          <w:spacing w:val="-2"/>
          <w:sz w:val="22"/>
          <w:szCs w:val="22"/>
        </w:rPr>
        <w:t xml:space="preserve">В суточный рацион включают два продукта питания </w:t>
      </w:r>
      <w:r w:rsidR="00A4183C" w:rsidRPr="00F64FEC">
        <w:rPr>
          <w:rFonts w:ascii="Times New Roman" w:hAnsi="Times New Roman" w:cs="Times New Roman"/>
          <w:i/>
          <w:spacing w:val="-2"/>
          <w:sz w:val="22"/>
          <w:szCs w:val="22"/>
        </w:rPr>
        <w:t>П</w:t>
      </w:r>
      <w:r w:rsidR="00A4183C" w:rsidRPr="00F64FEC">
        <w:rPr>
          <w:rFonts w:ascii="Times New Roman" w:hAnsi="Times New Roman" w:cs="Times New Roman"/>
          <w:i/>
          <w:spacing w:val="-2"/>
          <w:sz w:val="22"/>
          <w:szCs w:val="22"/>
          <w:vertAlign w:val="subscript"/>
        </w:rPr>
        <w:t>1</w:t>
      </w:r>
      <w:r w:rsidR="00A4183C" w:rsidRPr="00F64FEC">
        <w:rPr>
          <w:rFonts w:ascii="Times New Roman" w:hAnsi="Times New Roman" w:cs="Times New Roman"/>
          <w:spacing w:val="-2"/>
          <w:sz w:val="22"/>
          <w:szCs w:val="22"/>
        </w:rPr>
        <w:t xml:space="preserve"> и  </w:t>
      </w:r>
      <w:r w:rsidR="00A4183C" w:rsidRPr="00F64FEC">
        <w:rPr>
          <w:rFonts w:ascii="Times New Roman" w:hAnsi="Times New Roman" w:cs="Times New Roman"/>
          <w:i/>
          <w:spacing w:val="-2"/>
          <w:sz w:val="22"/>
          <w:szCs w:val="22"/>
        </w:rPr>
        <w:t>П</w:t>
      </w:r>
      <w:r w:rsidR="00A4183C" w:rsidRPr="00F64FEC">
        <w:rPr>
          <w:rFonts w:ascii="Times New Roman" w:hAnsi="Times New Roman" w:cs="Times New Roman"/>
          <w:i/>
          <w:spacing w:val="-2"/>
          <w:sz w:val="22"/>
          <w:szCs w:val="22"/>
          <w:vertAlign w:val="subscript"/>
        </w:rPr>
        <w:t>2</w:t>
      </w:r>
      <w:r w:rsidR="00A4183C" w:rsidRPr="00F64FEC">
        <w:rPr>
          <w:rFonts w:ascii="Times New Roman" w:hAnsi="Times New Roman" w:cs="Times New Roman"/>
          <w:spacing w:val="-2"/>
          <w:sz w:val="22"/>
          <w:szCs w:val="22"/>
        </w:rPr>
        <w:t xml:space="preserve">, причем </w:t>
      </w:r>
      <w:r w:rsidR="00A4183C" w:rsidRPr="00F64FEC">
        <w:rPr>
          <w:rFonts w:ascii="Times New Roman" w:hAnsi="Times New Roman" w:cs="Times New Roman"/>
          <w:spacing w:val="-4"/>
          <w:sz w:val="22"/>
          <w:szCs w:val="22"/>
        </w:rPr>
        <w:t xml:space="preserve">продукта </w:t>
      </w:r>
      <w:r w:rsidR="00A4183C" w:rsidRPr="00F64FEC">
        <w:rPr>
          <w:rFonts w:ascii="Times New Roman" w:hAnsi="Times New Roman" w:cs="Times New Roman"/>
          <w:i/>
          <w:spacing w:val="-4"/>
          <w:sz w:val="22"/>
          <w:szCs w:val="22"/>
        </w:rPr>
        <w:t>П</w:t>
      </w:r>
      <w:r w:rsidR="00A4183C" w:rsidRPr="00F64FEC">
        <w:rPr>
          <w:rFonts w:ascii="Times New Roman" w:hAnsi="Times New Roman" w:cs="Times New Roman"/>
          <w:i/>
          <w:spacing w:val="-4"/>
          <w:sz w:val="22"/>
          <w:szCs w:val="22"/>
          <w:vertAlign w:val="subscript"/>
        </w:rPr>
        <w:t>1</w:t>
      </w:r>
      <w:r w:rsidR="00A4183C" w:rsidRPr="00F64FEC">
        <w:rPr>
          <w:rFonts w:ascii="Times New Roman" w:hAnsi="Times New Roman" w:cs="Times New Roman"/>
          <w:spacing w:val="-4"/>
          <w:sz w:val="22"/>
          <w:szCs w:val="22"/>
        </w:rPr>
        <w:t xml:space="preserve"> должно войти в двойной рацион не более 200 ед. </w:t>
      </w:r>
      <w:r w:rsidR="00A4183C" w:rsidRPr="00F64FEC">
        <w:rPr>
          <w:rFonts w:ascii="Times New Roman" w:hAnsi="Times New Roman" w:cs="Times New Roman"/>
          <w:spacing w:val="-2"/>
          <w:sz w:val="22"/>
          <w:szCs w:val="22"/>
        </w:rPr>
        <w:t xml:space="preserve"> Стоимость 1 ед. продукта </w:t>
      </w:r>
      <w:r w:rsidR="00A4183C" w:rsidRPr="00F64FEC">
        <w:rPr>
          <w:rFonts w:ascii="Times New Roman" w:hAnsi="Times New Roman" w:cs="Times New Roman"/>
          <w:i/>
          <w:spacing w:val="-2"/>
          <w:sz w:val="22"/>
          <w:szCs w:val="22"/>
        </w:rPr>
        <w:t>П</w:t>
      </w:r>
      <w:r w:rsidR="00A4183C" w:rsidRPr="00F64FEC">
        <w:rPr>
          <w:rFonts w:ascii="Times New Roman" w:hAnsi="Times New Roman" w:cs="Times New Roman"/>
          <w:i/>
          <w:spacing w:val="-2"/>
          <w:sz w:val="22"/>
          <w:szCs w:val="22"/>
          <w:vertAlign w:val="subscript"/>
        </w:rPr>
        <w:t>1</w:t>
      </w:r>
      <w:r w:rsidR="00A4183C" w:rsidRPr="00F64FEC">
        <w:rPr>
          <w:rFonts w:ascii="Times New Roman" w:hAnsi="Times New Roman" w:cs="Times New Roman"/>
          <w:spacing w:val="-2"/>
          <w:sz w:val="22"/>
          <w:szCs w:val="22"/>
        </w:rPr>
        <w:t xml:space="preserve"> составляет 2 р., продукта </w:t>
      </w:r>
      <w:r w:rsidRPr="00F64FEC">
        <w:rPr>
          <w:rFonts w:ascii="Times New Roman" w:hAnsi="Times New Roman" w:cs="Times New Roman"/>
          <w:i/>
          <w:spacing w:val="-2"/>
          <w:sz w:val="22"/>
          <w:szCs w:val="22"/>
        </w:rPr>
        <w:t>П</w:t>
      </w:r>
      <w:r w:rsidRPr="00F64FEC">
        <w:rPr>
          <w:rFonts w:ascii="Times New Roman" w:hAnsi="Times New Roman" w:cs="Times New Roman"/>
          <w:i/>
          <w:spacing w:val="-2"/>
          <w:sz w:val="22"/>
          <w:szCs w:val="22"/>
          <w:vertAlign w:val="subscript"/>
        </w:rPr>
        <w:t xml:space="preserve">2  </w:t>
      </w:r>
      <w:r w:rsidRPr="00F64FEC">
        <w:rPr>
          <w:rFonts w:ascii="Times New Roman" w:hAnsi="Times New Roman" w:cs="Times New Roman"/>
          <w:spacing w:val="-2"/>
          <w:sz w:val="22"/>
          <w:szCs w:val="22"/>
        </w:rPr>
        <w:t>–</w:t>
      </w:r>
      <w:r w:rsidR="00A4183C" w:rsidRPr="00F64FEC">
        <w:rPr>
          <w:rFonts w:ascii="Times New Roman" w:hAnsi="Times New Roman" w:cs="Times New Roman"/>
          <w:spacing w:val="-2"/>
          <w:sz w:val="22"/>
          <w:szCs w:val="22"/>
        </w:rPr>
        <w:t xml:space="preserve"> 4</w:t>
      </w:r>
      <w:r w:rsidRPr="00F64FEC">
        <w:rPr>
          <w:rFonts w:ascii="Times New Roman" w:hAnsi="Times New Roman" w:cs="Times New Roman"/>
          <w:spacing w:val="-2"/>
          <w:sz w:val="22"/>
          <w:szCs w:val="22"/>
        </w:rPr>
        <w:t>р</w:t>
      </w:r>
      <w:r>
        <w:rPr>
          <w:rFonts w:ascii="Times New Roman" w:hAnsi="Times New Roman" w:cs="Times New Roman"/>
          <w:sz w:val="22"/>
          <w:szCs w:val="22"/>
        </w:rPr>
        <w:t>.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С</w:t>
      </w:r>
      <w:r w:rsidR="00A4183C" w:rsidRPr="00A4183C">
        <w:rPr>
          <w:rFonts w:ascii="Times New Roman" w:hAnsi="Times New Roman" w:cs="Times New Roman"/>
          <w:sz w:val="22"/>
          <w:szCs w:val="22"/>
        </w:rPr>
        <w:t>о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держание питательных веществ в 1 ед. продукта, минимальные нормы потребления указаны в табл. </w:t>
      </w:r>
      <w:r>
        <w:rPr>
          <w:rFonts w:ascii="Times New Roman" w:hAnsi="Times New Roman" w:cs="Times New Roman"/>
          <w:sz w:val="22"/>
          <w:szCs w:val="22"/>
        </w:rPr>
        <w:t>6</w:t>
      </w:r>
      <w:r w:rsidR="00A4183C" w:rsidRPr="00A4183C">
        <w:rPr>
          <w:rFonts w:ascii="Times New Roman" w:hAnsi="Times New Roman" w:cs="Times New Roman"/>
          <w:sz w:val="22"/>
          <w:szCs w:val="22"/>
        </w:rPr>
        <w:t>.</w:t>
      </w:r>
    </w:p>
    <w:p w:rsidR="00A4183C" w:rsidRPr="00A4183C" w:rsidRDefault="00A4183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>Определить оптимальный рацион питания, стоимость котор</w:t>
      </w:r>
      <w:r w:rsidRPr="00A4183C">
        <w:rPr>
          <w:rFonts w:ascii="Times New Roman" w:hAnsi="Times New Roman" w:cs="Times New Roman"/>
          <w:sz w:val="22"/>
          <w:szCs w:val="22"/>
        </w:rPr>
        <w:t>о</w:t>
      </w:r>
      <w:r w:rsidRPr="00A4183C">
        <w:rPr>
          <w:rFonts w:ascii="Times New Roman" w:hAnsi="Times New Roman" w:cs="Times New Roman"/>
          <w:sz w:val="22"/>
          <w:szCs w:val="22"/>
        </w:rPr>
        <w:t>го будет наименьшей.</w:t>
      </w:r>
    </w:p>
    <w:p w:rsidR="00A4183C" w:rsidRPr="00A4183C" w:rsidRDefault="00A4183C" w:rsidP="00BB6FB1">
      <w:pPr>
        <w:widowControl/>
        <w:autoSpaceDE/>
        <w:autoSpaceDN/>
        <w:adjustRightInd/>
        <w:spacing w:line="233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 xml:space="preserve">Таблица </w:t>
      </w:r>
      <w:r w:rsidR="00F64FEC">
        <w:rPr>
          <w:rFonts w:ascii="Times New Roman" w:hAnsi="Times New Roman" w:cs="Times New Roman"/>
          <w:sz w:val="22"/>
          <w:szCs w:val="22"/>
        </w:rPr>
        <w:t>6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33"/>
        <w:gridCol w:w="1641"/>
        <w:gridCol w:w="1613"/>
        <w:gridCol w:w="1504"/>
      </w:tblGrid>
      <w:tr w:rsidR="00A4183C" w:rsidRPr="00F64FEC">
        <w:trPr>
          <w:jc w:val="center"/>
        </w:trPr>
        <w:tc>
          <w:tcPr>
            <w:tcW w:w="1533" w:type="dxa"/>
            <w:vMerge w:val="restart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Питательные</w:t>
            </w:r>
          </w:p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Вещества</w:t>
            </w:r>
          </w:p>
        </w:tc>
        <w:tc>
          <w:tcPr>
            <w:tcW w:w="1641" w:type="dxa"/>
            <w:vMerge w:val="restart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Минимальная норма</w:t>
            </w:r>
          </w:p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потребления</w:t>
            </w:r>
          </w:p>
        </w:tc>
        <w:tc>
          <w:tcPr>
            <w:tcW w:w="3117" w:type="dxa"/>
            <w:gridSpan w:val="2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 xml:space="preserve">Содержание питательных </w:t>
            </w:r>
          </w:p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веществ в 1 ед. продукта</w:t>
            </w:r>
          </w:p>
        </w:tc>
      </w:tr>
      <w:tr w:rsidR="00A4183C" w:rsidRPr="00F64FEC">
        <w:trPr>
          <w:jc w:val="center"/>
        </w:trPr>
        <w:tc>
          <w:tcPr>
            <w:tcW w:w="1533" w:type="dxa"/>
            <w:vMerge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1" w:type="dxa"/>
            <w:vMerge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13" w:type="dxa"/>
          </w:tcPr>
          <w:p w:rsidR="00A4183C" w:rsidRPr="00F64FEC" w:rsidRDefault="00F64FE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i/>
                <w:spacing w:val="-2"/>
                <w:sz w:val="22"/>
                <w:szCs w:val="22"/>
              </w:rPr>
              <w:t>П</w:t>
            </w:r>
            <w:r w:rsidRPr="00F64FEC">
              <w:rPr>
                <w:rFonts w:ascii="Times New Roman" w:hAnsi="Times New Roman" w:cs="Times New Roman"/>
                <w:i/>
                <w:spacing w:val="-2"/>
                <w:sz w:val="22"/>
                <w:szCs w:val="22"/>
                <w:vertAlign w:val="subscript"/>
              </w:rPr>
              <w:t>1</w:t>
            </w:r>
            <w:r w:rsidRPr="00F64FEC">
              <w:rPr>
                <w:rFonts w:ascii="Times New Roman" w:hAnsi="Times New Roman" w:cs="Times New Roman"/>
                <w:spacing w:val="-2"/>
                <w:sz w:val="22"/>
                <w:szCs w:val="22"/>
              </w:rPr>
              <w:t xml:space="preserve"> </w:t>
            </w:r>
          </w:p>
        </w:tc>
        <w:tc>
          <w:tcPr>
            <w:tcW w:w="1504" w:type="dxa"/>
          </w:tcPr>
          <w:p w:rsidR="00A4183C" w:rsidRPr="00F64FEC" w:rsidRDefault="00F64FE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i/>
                <w:spacing w:val="-2"/>
                <w:sz w:val="22"/>
                <w:szCs w:val="22"/>
              </w:rPr>
              <w:t>П</w:t>
            </w:r>
            <w:r w:rsidRPr="00F64FEC">
              <w:rPr>
                <w:rFonts w:ascii="Times New Roman" w:hAnsi="Times New Roman" w:cs="Times New Roman"/>
                <w:i/>
                <w:spacing w:val="-2"/>
                <w:sz w:val="22"/>
                <w:szCs w:val="22"/>
                <w:vertAlign w:val="subscript"/>
              </w:rPr>
              <w:t>2</w:t>
            </w:r>
          </w:p>
        </w:tc>
      </w:tr>
      <w:tr w:rsidR="00A4183C" w:rsidRPr="00F64FEC">
        <w:trPr>
          <w:jc w:val="center"/>
        </w:trPr>
        <w:tc>
          <w:tcPr>
            <w:tcW w:w="1533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</w:p>
        </w:tc>
        <w:tc>
          <w:tcPr>
            <w:tcW w:w="1641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120</w:t>
            </w:r>
          </w:p>
        </w:tc>
        <w:tc>
          <w:tcPr>
            <w:tcW w:w="1613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0,2</w:t>
            </w:r>
          </w:p>
        </w:tc>
        <w:tc>
          <w:tcPr>
            <w:tcW w:w="1504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0,2</w:t>
            </w:r>
          </w:p>
        </w:tc>
      </w:tr>
      <w:tr w:rsidR="00A4183C" w:rsidRPr="00F64FEC">
        <w:trPr>
          <w:jc w:val="center"/>
        </w:trPr>
        <w:tc>
          <w:tcPr>
            <w:tcW w:w="1533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1641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160</w:t>
            </w:r>
          </w:p>
        </w:tc>
        <w:tc>
          <w:tcPr>
            <w:tcW w:w="1613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0,4</w:t>
            </w:r>
          </w:p>
        </w:tc>
        <w:tc>
          <w:tcPr>
            <w:tcW w:w="1504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0,2</w:t>
            </w:r>
          </w:p>
        </w:tc>
      </w:tr>
    </w:tbl>
    <w:p w:rsidR="00A4183C" w:rsidRPr="00CC2B07" w:rsidRDefault="00A4183C" w:rsidP="00BB6FB1">
      <w:pPr>
        <w:widowControl/>
        <w:autoSpaceDE/>
        <w:autoSpaceDN/>
        <w:adjustRightInd/>
        <w:spacing w:line="233" w:lineRule="auto"/>
        <w:ind w:firstLine="397"/>
        <w:rPr>
          <w:rFonts w:ascii="Times New Roman" w:hAnsi="Times New Roman" w:cs="Times New Roman"/>
          <w:sz w:val="8"/>
          <w:szCs w:val="8"/>
        </w:rPr>
      </w:pPr>
    </w:p>
    <w:p w:rsidR="00A4183C" w:rsidRPr="00F64FEC" w:rsidRDefault="00A4183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F64FEC">
        <w:rPr>
          <w:rFonts w:ascii="Times New Roman" w:hAnsi="Times New Roman" w:cs="Times New Roman"/>
          <w:spacing w:val="-4"/>
          <w:sz w:val="22"/>
          <w:szCs w:val="22"/>
        </w:rPr>
        <w:t>Провести анализ задач с использованием графического метода.</w:t>
      </w:r>
    </w:p>
    <w:p w:rsidR="00A4183C" w:rsidRPr="00A4183C" w:rsidRDefault="00F64FE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7</w:t>
      </w:r>
      <w:r w:rsidR="00A4183C" w:rsidRPr="00A4183C">
        <w:rPr>
          <w:rFonts w:ascii="Times New Roman" w:hAnsi="Times New Roman" w:cs="Times New Roman"/>
          <w:sz w:val="22"/>
          <w:szCs w:val="22"/>
        </w:rPr>
        <w:t>. Фирма выпускает изделия двух типов: А и В. При этом и</w:t>
      </w:r>
      <w:r w:rsidR="00A4183C" w:rsidRPr="00A4183C">
        <w:rPr>
          <w:rFonts w:ascii="Times New Roman" w:hAnsi="Times New Roman" w:cs="Times New Roman"/>
          <w:sz w:val="22"/>
          <w:szCs w:val="22"/>
        </w:rPr>
        <w:t>с</w:t>
      </w:r>
      <w:r w:rsidR="00A4183C" w:rsidRPr="00A4183C">
        <w:rPr>
          <w:rFonts w:ascii="Times New Roman" w:hAnsi="Times New Roman" w:cs="Times New Roman"/>
          <w:sz w:val="22"/>
          <w:szCs w:val="22"/>
        </w:rPr>
        <w:t>пользуется сырье четырех видов. Расход сырья каждого вида на изготовление единицы продукции и запасы сырья заданы в табл</w:t>
      </w:r>
      <w:r>
        <w:rPr>
          <w:rFonts w:ascii="Times New Roman" w:hAnsi="Times New Roman" w:cs="Times New Roman"/>
          <w:sz w:val="22"/>
          <w:szCs w:val="22"/>
        </w:rPr>
        <w:t>.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7</w:t>
      </w:r>
      <w:r w:rsidR="00A4183C" w:rsidRPr="00A4183C">
        <w:rPr>
          <w:rFonts w:ascii="Times New Roman" w:hAnsi="Times New Roman" w:cs="Times New Roman"/>
          <w:sz w:val="22"/>
          <w:szCs w:val="22"/>
        </w:rPr>
        <w:t>.</w:t>
      </w:r>
    </w:p>
    <w:p w:rsidR="00A4183C" w:rsidRPr="00A4183C" w:rsidRDefault="00A4183C" w:rsidP="00BB6FB1">
      <w:pPr>
        <w:widowControl/>
        <w:autoSpaceDE/>
        <w:autoSpaceDN/>
        <w:adjustRightInd/>
        <w:spacing w:line="233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>Табл</w:t>
      </w:r>
      <w:r w:rsidR="00F64FEC">
        <w:rPr>
          <w:rFonts w:ascii="Times New Roman" w:hAnsi="Times New Roman" w:cs="Times New Roman"/>
          <w:sz w:val="22"/>
          <w:szCs w:val="22"/>
        </w:rPr>
        <w:t>ица 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3"/>
        <w:gridCol w:w="1205"/>
        <w:gridCol w:w="1134"/>
        <w:gridCol w:w="1134"/>
        <w:gridCol w:w="1134"/>
      </w:tblGrid>
      <w:tr w:rsidR="00A4183C" w:rsidRPr="00FE6EF4">
        <w:trPr>
          <w:jc w:val="center"/>
        </w:trPr>
        <w:tc>
          <w:tcPr>
            <w:tcW w:w="1313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Изделия</w:t>
            </w:r>
          </w:p>
        </w:tc>
        <w:tc>
          <w:tcPr>
            <w:tcW w:w="4607" w:type="dxa"/>
            <w:gridSpan w:val="4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Сырье, ед.</w:t>
            </w:r>
          </w:p>
        </w:tc>
      </w:tr>
      <w:tr w:rsidR="00A4183C" w:rsidRPr="00FE6EF4">
        <w:trPr>
          <w:jc w:val="center"/>
        </w:trPr>
        <w:tc>
          <w:tcPr>
            <w:tcW w:w="1313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0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A4183C" w:rsidRPr="00FE6EF4">
        <w:trPr>
          <w:jc w:val="center"/>
        </w:trPr>
        <w:tc>
          <w:tcPr>
            <w:tcW w:w="1313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</w:p>
        </w:tc>
        <w:tc>
          <w:tcPr>
            <w:tcW w:w="120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A4183C" w:rsidRPr="00FE6EF4">
        <w:trPr>
          <w:jc w:val="center"/>
        </w:trPr>
        <w:tc>
          <w:tcPr>
            <w:tcW w:w="1313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120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A4183C" w:rsidRPr="00FE6EF4">
        <w:trPr>
          <w:jc w:val="center"/>
        </w:trPr>
        <w:tc>
          <w:tcPr>
            <w:tcW w:w="1313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Запасы сырья</w:t>
            </w:r>
          </w:p>
        </w:tc>
        <w:tc>
          <w:tcPr>
            <w:tcW w:w="120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</w:tr>
    </w:tbl>
    <w:p w:rsidR="00A4183C" w:rsidRPr="00CC2B07" w:rsidRDefault="00A4183C" w:rsidP="00BB6FB1">
      <w:pPr>
        <w:widowControl/>
        <w:autoSpaceDE/>
        <w:autoSpaceDN/>
        <w:adjustRightInd/>
        <w:spacing w:line="233" w:lineRule="auto"/>
        <w:ind w:firstLine="397"/>
        <w:rPr>
          <w:rFonts w:ascii="Times New Roman" w:hAnsi="Times New Roman" w:cs="Times New Roman"/>
          <w:sz w:val="8"/>
          <w:szCs w:val="8"/>
        </w:rPr>
      </w:pPr>
    </w:p>
    <w:p w:rsidR="00A4183C" w:rsidRPr="00F64FEC" w:rsidRDefault="00A4183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F64FEC">
        <w:rPr>
          <w:rFonts w:ascii="Times New Roman" w:hAnsi="Times New Roman" w:cs="Times New Roman"/>
          <w:spacing w:val="-4"/>
          <w:sz w:val="22"/>
          <w:szCs w:val="22"/>
        </w:rPr>
        <w:t>Выпуск одно изделия типа А приносит доход 300 р., одного и</w:t>
      </w:r>
      <w:r w:rsidRPr="00F64FEC">
        <w:rPr>
          <w:rFonts w:ascii="Times New Roman" w:hAnsi="Times New Roman" w:cs="Times New Roman"/>
          <w:spacing w:val="-4"/>
          <w:sz w:val="22"/>
          <w:szCs w:val="22"/>
        </w:rPr>
        <w:t>з</w:t>
      </w:r>
      <w:r w:rsidRPr="00F64FEC">
        <w:rPr>
          <w:rFonts w:ascii="Times New Roman" w:hAnsi="Times New Roman" w:cs="Times New Roman"/>
          <w:spacing w:val="-4"/>
          <w:sz w:val="22"/>
          <w:szCs w:val="22"/>
        </w:rPr>
        <w:t>делия типа В – 200 р.</w:t>
      </w:r>
    </w:p>
    <w:p w:rsidR="00A4183C" w:rsidRPr="00F64FEC" w:rsidRDefault="00A4183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F64FEC">
        <w:rPr>
          <w:rFonts w:ascii="Times New Roman" w:hAnsi="Times New Roman" w:cs="Times New Roman"/>
          <w:spacing w:val="-4"/>
          <w:sz w:val="22"/>
          <w:szCs w:val="22"/>
        </w:rPr>
        <w:t>Составить план производства, обеспечивающий фирме наибол</w:t>
      </w:r>
      <w:r w:rsidRPr="00F64FEC">
        <w:rPr>
          <w:rFonts w:ascii="Times New Roman" w:hAnsi="Times New Roman" w:cs="Times New Roman"/>
          <w:spacing w:val="-4"/>
          <w:sz w:val="22"/>
          <w:szCs w:val="22"/>
        </w:rPr>
        <w:t>ь</w:t>
      </w:r>
      <w:r w:rsidRPr="00F64FEC">
        <w:rPr>
          <w:rFonts w:ascii="Times New Roman" w:hAnsi="Times New Roman" w:cs="Times New Roman"/>
          <w:spacing w:val="-4"/>
          <w:sz w:val="22"/>
          <w:szCs w:val="22"/>
        </w:rPr>
        <w:t>ший доход.</w:t>
      </w:r>
    </w:p>
    <w:p w:rsidR="00A4183C" w:rsidRPr="00A4183C" w:rsidRDefault="00F64FE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8</w:t>
      </w:r>
      <w:r w:rsidR="00A4183C" w:rsidRPr="00A4183C">
        <w:rPr>
          <w:rFonts w:ascii="Times New Roman" w:hAnsi="Times New Roman" w:cs="Times New Roman"/>
          <w:sz w:val="22"/>
          <w:szCs w:val="22"/>
        </w:rPr>
        <w:t>. Обработка деталей А и В может производиться на трех станках, причем каждая деталь должна последовательно обраб</w:t>
      </w:r>
      <w:r w:rsidR="00A4183C" w:rsidRPr="00A4183C">
        <w:rPr>
          <w:rFonts w:ascii="Times New Roman" w:hAnsi="Times New Roman" w:cs="Times New Roman"/>
          <w:sz w:val="22"/>
          <w:szCs w:val="22"/>
        </w:rPr>
        <w:t>а</w:t>
      </w:r>
      <w:r w:rsidR="00A4183C" w:rsidRPr="00A4183C">
        <w:rPr>
          <w:rFonts w:ascii="Times New Roman" w:hAnsi="Times New Roman" w:cs="Times New Roman"/>
          <w:sz w:val="22"/>
          <w:szCs w:val="22"/>
        </w:rPr>
        <w:t>тываться на каждом из станков. Прибыль от реализации детали А – 100р., детали В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4183C">
        <w:rPr>
          <w:rFonts w:ascii="Times New Roman" w:hAnsi="Times New Roman" w:cs="Times New Roman"/>
          <w:sz w:val="22"/>
          <w:szCs w:val="22"/>
        </w:rPr>
        <w:t xml:space="preserve">– 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160 р. Исходные данные приведены в табл. </w:t>
      </w:r>
      <w:r w:rsidR="00CC2B07">
        <w:rPr>
          <w:rFonts w:ascii="Times New Roman" w:hAnsi="Times New Roman" w:cs="Times New Roman"/>
          <w:sz w:val="22"/>
          <w:szCs w:val="22"/>
        </w:rPr>
        <w:t>8</w:t>
      </w:r>
      <w:r w:rsidR="00A4183C" w:rsidRPr="00A4183C">
        <w:rPr>
          <w:rFonts w:ascii="Times New Roman" w:hAnsi="Times New Roman" w:cs="Times New Roman"/>
          <w:sz w:val="22"/>
          <w:szCs w:val="22"/>
        </w:rPr>
        <w:t>.</w:t>
      </w:r>
    </w:p>
    <w:p w:rsidR="00A4183C" w:rsidRPr="00A4183C" w:rsidRDefault="00A4183C" w:rsidP="00BB6FB1">
      <w:pPr>
        <w:widowControl/>
        <w:autoSpaceDE/>
        <w:autoSpaceDN/>
        <w:adjustRightInd/>
        <w:spacing w:line="228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lastRenderedPageBreak/>
        <w:t>Табл</w:t>
      </w:r>
      <w:r w:rsidR="00F64FEC">
        <w:rPr>
          <w:rFonts w:ascii="Times New Roman" w:hAnsi="Times New Roman" w:cs="Times New Roman"/>
          <w:sz w:val="22"/>
          <w:szCs w:val="22"/>
        </w:rPr>
        <w:t>ица 8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2181"/>
        <w:gridCol w:w="1642"/>
        <w:gridCol w:w="1642"/>
      </w:tblGrid>
      <w:tr w:rsidR="00A4183C" w:rsidRPr="00F64FEC">
        <w:trPr>
          <w:jc w:val="center"/>
        </w:trPr>
        <w:tc>
          <w:tcPr>
            <w:tcW w:w="993" w:type="dxa"/>
            <w:vMerge w:val="restart"/>
            <w:vAlign w:val="center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Станки</w:t>
            </w:r>
          </w:p>
        </w:tc>
        <w:tc>
          <w:tcPr>
            <w:tcW w:w="3823" w:type="dxa"/>
            <w:gridSpan w:val="2"/>
            <w:vAlign w:val="center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Норма времени на обработку</w:t>
            </w:r>
            <w:r w:rsidR="00F64FEC" w:rsidRPr="00F64FE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одной детали, ч</w:t>
            </w:r>
          </w:p>
        </w:tc>
        <w:tc>
          <w:tcPr>
            <w:tcW w:w="1642" w:type="dxa"/>
            <w:vMerge w:val="restart"/>
            <w:vAlign w:val="center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Время работы</w:t>
            </w:r>
          </w:p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станка, ч</w:t>
            </w:r>
          </w:p>
        </w:tc>
      </w:tr>
      <w:tr w:rsidR="00A4183C" w:rsidRPr="00F64FEC">
        <w:trPr>
          <w:jc w:val="center"/>
        </w:trPr>
        <w:tc>
          <w:tcPr>
            <w:tcW w:w="993" w:type="dxa"/>
            <w:vMerge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1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</w:p>
        </w:tc>
        <w:tc>
          <w:tcPr>
            <w:tcW w:w="1642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1642" w:type="dxa"/>
            <w:vMerge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64FEC">
        <w:trPr>
          <w:jc w:val="center"/>
        </w:trPr>
        <w:tc>
          <w:tcPr>
            <w:tcW w:w="993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181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0,2</w:t>
            </w:r>
          </w:p>
        </w:tc>
        <w:tc>
          <w:tcPr>
            <w:tcW w:w="1642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1642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</w:tr>
      <w:tr w:rsidR="00A4183C" w:rsidRPr="00F64FEC">
        <w:trPr>
          <w:jc w:val="center"/>
        </w:trPr>
        <w:tc>
          <w:tcPr>
            <w:tcW w:w="993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181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0,2</w:t>
            </w:r>
          </w:p>
        </w:tc>
        <w:tc>
          <w:tcPr>
            <w:tcW w:w="1642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  <w:tc>
          <w:tcPr>
            <w:tcW w:w="1642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180</w:t>
            </w:r>
          </w:p>
        </w:tc>
      </w:tr>
      <w:tr w:rsidR="00A4183C" w:rsidRPr="00F64FEC">
        <w:trPr>
          <w:jc w:val="center"/>
        </w:trPr>
        <w:tc>
          <w:tcPr>
            <w:tcW w:w="993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2181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1642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0,2</w:t>
            </w:r>
          </w:p>
        </w:tc>
        <w:tc>
          <w:tcPr>
            <w:tcW w:w="1642" w:type="dxa"/>
          </w:tcPr>
          <w:p w:rsidR="00A4183C" w:rsidRPr="00F64FEC" w:rsidRDefault="00A4183C" w:rsidP="00BB6FB1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FEC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</w:tr>
    </w:tbl>
    <w:p w:rsidR="00A4183C" w:rsidRPr="00CC2B07" w:rsidRDefault="00A4183C" w:rsidP="00BB6FB1">
      <w:pPr>
        <w:widowControl/>
        <w:autoSpaceDE/>
        <w:autoSpaceDN/>
        <w:adjustRightInd/>
        <w:spacing w:line="228" w:lineRule="auto"/>
        <w:ind w:firstLine="397"/>
        <w:rPr>
          <w:rFonts w:ascii="Times New Roman" w:hAnsi="Times New Roman" w:cs="Times New Roman"/>
          <w:sz w:val="8"/>
          <w:szCs w:val="8"/>
        </w:rPr>
      </w:pPr>
    </w:p>
    <w:p w:rsidR="00A4183C" w:rsidRPr="00A4183C" w:rsidRDefault="00A4183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>Определить производственную программу, максимизирую-щую прибыль при условии: спрос на деталь  А</w:t>
      </w:r>
      <w:r w:rsidR="00F64FEC">
        <w:rPr>
          <w:rFonts w:ascii="Times New Roman" w:hAnsi="Times New Roman" w:cs="Times New Roman"/>
          <w:sz w:val="22"/>
          <w:szCs w:val="22"/>
        </w:rPr>
        <w:t xml:space="preserve"> </w:t>
      </w:r>
      <w:r w:rsidR="00F64FEC" w:rsidRPr="00A4183C">
        <w:rPr>
          <w:rFonts w:ascii="Times New Roman" w:hAnsi="Times New Roman" w:cs="Times New Roman"/>
          <w:sz w:val="22"/>
          <w:szCs w:val="22"/>
        </w:rPr>
        <w:t xml:space="preserve">– </w:t>
      </w:r>
      <w:r w:rsidRPr="00A4183C">
        <w:rPr>
          <w:rFonts w:ascii="Times New Roman" w:hAnsi="Times New Roman" w:cs="Times New Roman"/>
          <w:sz w:val="22"/>
          <w:szCs w:val="22"/>
        </w:rPr>
        <w:t>не менее 300 шт., на деталь В – не более 200 шт.</w:t>
      </w:r>
    </w:p>
    <w:p w:rsidR="00A4183C" w:rsidRPr="00A4183C" w:rsidRDefault="00F64FE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9. </w:t>
      </w:r>
      <w:r w:rsidR="00A4183C" w:rsidRPr="00A4183C">
        <w:rPr>
          <w:rFonts w:ascii="Times New Roman" w:hAnsi="Times New Roman" w:cs="Times New Roman"/>
          <w:sz w:val="22"/>
          <w:szCs w:val="22"/>
        </w:rPr>
        <w:t>Для производства двух видов продукции на предприятии используют три вида сырья. В табл</w:t>
      </w:r>
      <w:r>
        <w:rPr>
          <w:rFonts w:ascii="Times New Roman" w:hAnsi="Times New Roman" w:cs="Times New Roman"/>
          <w:sz w:val="22"/>
          <w:szCs w:val="22"/>
        </w:rPr>
        <w:t>. 9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даны запасы сырья, нормы расхода сырья на изготовление единицы продукции и прибыль, получаемая от реализации единицы продукции. </w:t>
      </w:r>
    </w:p>
    <w:p w:rsidR="00A4183C" w:rsidRPr="00A4183C" w:rsidRDefault="00F64FEC" w:rsidP="00BB6FB1">
      <w:pPr>
        <w:widowControl/>
        <w:autoSpaceDE/>
        <w:autoSpaceDN/>
        <w:adjustRightInd/>
        <w:spacing w:line="228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</w:t>
      </w:r>
      <w:r w:rsidR="00BB6FB1">
        <w:rPr>
          <w:rFonts w:ascii="Times New Roman" w:hAnsi="Times New Roman" w:cs="Times New Roman"/>
          <w:sz w:val="22"/>
          <w:szCs w:val="22"/>
        </w:rPr>
        <w:t>а</w:t>
      </w:r>
      <w:r>
        <w:rPr>
          <w:rFonts w:ascii="Times New Roman" w:hAnsi="Times New Roman" w:cs="Times New Roman"/>
          <w:sz w:val="22"/>
          <w:szCs w:val="22"/>
        </w:rPr>
        <w:t xml:space="preserve"> 9</w:t>
      </w:r>
    </w:p>
    <w:tbl>
      <w:tblPr>
        <w:tblW w:w="0" w:type="auto"/>
        <w:jc w:val="center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19"/>
        <w:gridCol w:w="1027"/>
        <w:gridCol w:w="1048"/>
        <w:gridCol w:w="992"/>
      </w:tblGrid>
      <w:tr w:rsidR="00A4183C" w:rsidRPr="00FE6EF4">
        <w:trPr>
          <w:jc w:val="center"/>
        </w:trPr>
        <w:tc>
          <w:tcPr>
            <w:tcW w:w="2319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Виды сырья</w:t>
            </w:r>
          </w:p>
        </w:tc>
        <w:tc>
          <w:tcPr>
            <w:tcW w:w="2075" w:type="dxa"/>
            <w:gridSpan w:val="2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Норма расхода сырья на выпуск изделий, кг</w:t>
            </w:r>
          </w:p>
        </w:tc>
        <w:tc>
          <w:tcPr>
            <w:tcW w:w="992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Запасы сырья, кг</w:t>
            </w:r>
          </w:p>
        </w:tc>
      </w:tr>
      <w:tr w:rsidR="00A4183C" w:rsidRPr="00FE6EF4">
        <w:trPr>
          <w:jc w:val="center"/>
        </w:trPr>
        <w:tc>
          <w:tcPr>
            <w:tcW w:w="2319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FE6EF4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FE6EF4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992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E6EF4">
        <w:trPr>
          <w:jc w:val="center"/>
        </w:trPr>
        <w:tc>
          <w:tcPr>
            <w:tcW w:w="231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C</w:t>
            </w: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453</w:t>
            </w:r>
          </w:p>
        </w:tc>
      </w:tr>
      <w:tr w:rsidR="00A4183C" w:rsidRPr="00FE6EF4">
        <w:trPr>
          <w:jc w:val="center"/>
        </w:trPr>
        <w:tc>
          <w:tcPr>
            <w:tcW w:w="231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C</w:t>
            </w: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616</w:t>
            </w:r>
          </w:p>
        </w:tc>
      </w:tr>
      <w:tr w:rsidR="00A4183C" w:rsidRPr="00FE6EF4">
        <w:trPr>
          <w:jc w:val="center"/>
        </w:trPr>
        <w:tc>
          <w:tcPr>
            <w:tcW w:w="231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C</w:t>
            </w: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627</w:t>
            </w:r>
          </w:p>
        </w:tc>
      </w:tr>
      <w:tr w:rsidR="00A4183C" w:rsidRPr="00FE6EF4">
        <w:trPr>
          <w:jc w:val="center"/>
        </w:trPr>
        <w:tc>
          <w:tcPr>
            <w:tcW w:w="2319" w:type="dxa"/>
          </w:tcPr>
          <w:p w:rsidR="00F64FE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Прибыль от реализации</w:t>
            </w: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ед</w:t>
            </w:r>
            <w:r w:rsidR="00F64FEC" w:rsidRPr="00FE6EF4">
              <w:rPr>
                <w:rFonts w:ascii="Times New Roman" w:hAnsi="Times New Roman" w:cs="Times New Roman"/>
                <w:sz w:val="18"/>
                <w:szCs w:val="18"/>
              </w:rPr>
              <w:t xml:space="preserve">иницы </w:t>
            </w: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продукции, руб.</w:t>
            </w: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200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500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A4183C" w:rsidRPr="00CC2B07" w:rsidRDefault="00A4183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A4183C" w:rsidRPr="00A4183C" w:rsidRDefault="00A4183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>Составить план выпуска продукции, обеспечивающий макс</w:t>
      </w:r>
      <w:r w:rsidRPr="00A4183C">
        <w:rPr>
          <w:rFonts w:ascii="Times New Roman" w:hAnsi="Times New Roman" w:cs="Times New Roman"/>
          <w:sz w:val="22"/>
          <w:szCs w:val="22"/>
        </w:rPr>
        <w:t>и</w:t>
      </w:r>
      <w:r w:rsidRPr="00A4183C">
        <w:rPr>
          <w:rFonts w:ascii="Times New Roman" w:hAnsi="Times New Roman" w:cs="Times New Roman"/>
          <w:sz w:val="22"/>
          <w:szCs w:val="22"/>
        </w:rPr>
        <w:t xml:space="preserve">мальную прибыль от реализации производственной продукции. </w:t>
      </w:r>
    </w:p>
    <w:p w:rsidR="00A4183C" w:rsidRPr="00A4183C" w:rsidRDefault="00F64FE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10. 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Для производства различных изделий </w:t>
      </w:r>
      <w:r w:rsidR="00A4183C" w:rsidRPr="00F64FEC">
        <w:rPr>
          <w:rFonts w:ascii="Times New Roman" w:hAnsi="Times New Roman" w:cs="Times New Roman"/>
          <w:sz w:val="22"/>
          <w:szCs w:val="22"/>
        </w:rPr>
        <w:t>А и В используются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три вида сырья на изготовление единицы продукции, запасы сырья и доход, получаемый от реализации одного изделия каждого вида.</w:t>
      </w:r>
    </w:p>
    <w:p w:rsidR="00A4183C" w:rsidRPr="00A4183C" w:rsidRDefault="00CC2B07" w:rsidP="00BB6FB1">
      <w:pPr>
        <w:widowControl/>
        <w:autoSpaceDE/>
        <w:autoSpaceDN/>
        <w:adjustRightInd/>
        <w:spacing w:line="228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10</w:t>
      </w:r>
    </w:p>
    <w:tbl>
      <w:tblPr>
        <w:tblW w:w="0" w:type="auto"/>
        <w:jc w:val="center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19"/>
        <w:gridCol w:w="1027"/>
        <w:gridCol w:w="1048"/>
        <w:gridCol w:w="992"/>
      </w:tblGrid>
      <w:tr w:rsidR="00A4183C" w:rsidRPr="00FE6EF4">
        <w:trPr>
          <w:jc w:val="center"/>
        </w:trPr>
        <w:tc>
          <w:tcPr>
            <w:tcW w:w="2319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Виды сырья</w:t>
            </w:r>
          </w:p>
        </w:tc>
        <w:tc>
          <w:tcPr>
            <w:tcW w:w="2075" w:type="dxa"/>
            <w:gridSpan w:val="2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Норма расхода сырья на выпуск изделий, кг</w:t>
            </w:r>
          </w:p>
        </w:tc>
        <w:tc>
          <w:tcPr>
            <w:tcW w:w="992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Запасы сырья, кг</w:t>
            </w:r>
          </w:p>
        </w:tc>
      </w:tr>
      <w:tr w:rsidR="00A4183C" w:rsidRPr="00FE6EF4">
        <w:trPr>
          <w:jc w:val="center"/>
        </w:trPr>
        <w:tc>
          <w:tcPr>
            <w:tcW w:w="2319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FE6EF4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FE6EF4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992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E6EF4">
        <w:trPr>
          <w:jc w:val="center"/>
        </w:trPr>
        <w:tc>
          <w:tcPr>
            <w:tcW w:w="231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C</w:t>
            </w: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1095</w:t>
            </w:r>
          </w:p>
        </w:tc>
      </w:tr>
      <w:tr w:rsidR="00A4183C" w:rsidRPr="00FE6EF4">
        <w:trPr>
          <w:jc w:val="center"/>
        </w:trPr>
        <w:tc>
          <w:tcPr>
            <w:tcW w:w="231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C</w:t>
            </w: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865</w:t>
            </w:r>
          </w:p>
        </w:tc>
      </w:tr>
      <w:tr w:rsidR="00A4183C" w:rsidRPr="00FE6EF4">
        <w:trPr>
          <w:jc w:val="center"/>
        </w:trPr>
        <w:tc>
          <w:tcPr>
            <w:tcW w:w="231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C</w:t>
            </w: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1080</w:t>
            </w:r>
          </w:p>
        </w:tc>
      </w:tr>
      <w:tr w:rsidR="00A4183C" w:rsidRPr="00FE6EF4">
        <w:trPr>
          <w:jc w:val="center"/>
        </w:trPr>
        <w:tc>
          <w:tcPr>
            <w:tcW w:w="231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Прибыль от реализации ед. продукции, руб.</w:t>
            </w:r>
          </w:p>
        </w:tc>
        <w:tc>
          <w:tcPr>
            <w:tcW w:w="102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300</w:t>
            </w:r>
          </w:p>
        </w:tc>
        <w:tc>
          <w:tcPr>
            <w:tcW w:w="10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200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BB6FB1" w:rsidRPr="00BB6FB1" w:rsidRDefault="00BB6FB1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A4183C" w:rsidRPr="00A4183C" w:rsidRDefault="00A4183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>План реализации не менее 18000 руб. Сколько изделий кажд</w:t>
      </w:r>
      <w:r w:rsidRPr="00A4183C">
        <w:rPr>
          <w:rFonts w:ascii="Times New Roman" w:hAnsi="Times New Roman" w:cs="Times New Roman"/>
          <w:sz w:val="22"/>
          <w:szCs w:val="22"/>
        </w:rPr>
        <w:t>о</w:t>
      </w:r>
      <w:r w:rsidRPr="00A4183C">
        <w:rPr>
          <w:rFonts w:ascii="Times New Roman" w:hAnsi="Times New Roman" w:cs="Times New Roman"/>
          <w:sz w:val="22"/>
          <w:szCs w:val="22"/>
        </w:rPr>
        <w:t>го типа надо производить, чтобы их общее количество было ма</w:t>
      </w:r>
      <w:r w:rsidRPr="00A4183C">
        <w:rPr>
          <w:rFonts w:ascii="Times New Roman" w:hAnsi="Times New Roman" w:cs="Times New Roman"/>
          <w:sz w:val="22"/>
          <w:szCs w:val="22"/>
        </w:rPr>
        <w:t>к</w:t>
      </w:r>
      <w:r w:rsidRPr="00A4183C">
        <w:rPr>
          <w:rFonts w:ascii="Times New Roman" w:hAnsi="Times New Roman" w:cs="Times New Roman"/>
          <w:sz w:val="22"/>
          <w:szCs w:val="22"/>
        </w:rPr>
        <w:t>симальным?</w:t>
      </w:r>
    </w:p>
    <w:p w:rsidR="00A4183C" w:rsidRPr="00A4183C" w:rsidRDefault="00CC2B07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11. </w:t>
      </w:r>
      <w:r w:rsidR="00A4183C" w:rsidRPr="00A4183C">
        <w:rPr>
          <w:rFonts w:ascii="Times New Roman" w:hAnsi="Times New Roman" w:cs="Times New Roman"/>
          <w:sz w:val="22"/>
          <w:szCs w:val="22"/>
        </w:rPr>
        <w:t>Для производства двух видов продукции на предприятии используется четыре группы оборудования в количествах, указа</w:t>
      </w:r>
      <w:r w:rsidR="00A4183C" w:rsidRPr="00A4183C">
        <w:rPr>
          <w:rFonts w:ascii="Times New Roman" w:hAnsi="Times New Roman" w:cs="Times New Roman"/>
          <w:sz w:val="22"/>
          <w:szCs w:val="22"/>
        </w:rPr>
        <w:t>н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ных в табл. </w:t>
      </w:r>
      <w:r>
        <w:rPr>
          <w:rFonts w:ascii="Times New Roman" w:hAnsi="Times New Roman" w:cs="Times New Roman"/>
          <w:sz w:val="22"/>
          <w:szCs w:val="22"/>
        </w:rPr>
        <w:t>11.</w:t>
      </w:r>
    </w:p>
    <w:p w:rsidR="00A4183C" w:rsidRPr="00A4183C" w:rsidRDefault="00CC2B07" w:rsidP="00BB6FB1">
      <w:pPr>
        <w:widowControl/>
        <w:autoSpaceDE/>
        <w:autoSpaceDN/>
        <w:adjustRightInd/>
        <w:spacing w:line="228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Таблица 11</w:t>
      </w:r>
    </w:p>
    <w:tbl>
      <w:tblPr>
        <w:tblW w:w="5670" w:type="dxa"/>
        <w:jc w:val="center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47"/>
        <w:gridCol w:w="1415"/>
        <w:gridCol w:w="1474"/>
        <w:gridCol w:w="1134"/>
      </w:tblGrid>
      <w:tr w:rsidR="00A4183C" w:rsidRPr="00FE6EF4">
        <w:trPr>
          <w:jc w:val="center"/>
        </w:trPr>
        <w:tc>
          <w:tcPr>
            <w:tcW w:w="1647" w:type="dxa"/>
            <w:vMerge w:val="restart"/>
            <w:tcMar>
              <w:left w:w="28" w:type="dxa"/>
              <w:right w:w="28" w:type="dxa"/>
            </w:tcMar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CC2B07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 xml:space="preserve">Группа </w:t>
            </w: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оборудования</w:t>
            </w:r>
          </w:p>
        </w:tc>
        <w:tc>
          <w:tcPr>
            <w:tcW w:w="2889" w:type="dxa"/>
            <w:gridSpan w:val="2"/>
          </w:tcPr>
          <w:p w:rsidR="00CC2B07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Необходимое количество единиц оборудования на выпуск </w:t>
            </w: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 комплекта продукции</w:t>
            </w:r>
          </w:p>
        </w:tc>
        <w:tc>
          <w:tcPr>
            <w:tcW w:w="1134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Количество оборудов</w:t>
            </w: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ния в гру</w:t>
            </w: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пе</w:t>
            </w:r>
          </w:p>
        </w:tc>
      </w:tr>
      <w:tr w:rsidR="00A4183C" w:rsidRPr="00FE6EF4">
        <w:trPr>
          <w:jc w:val="center"/>
        </w:trPr>
        <w:tc>
          <w:tcPr>
            <w:tcW w:w="1647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47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134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E6EF4">
        <w:trPr>
          <w:jc w:val="center"/>
        </w:trPr>
        <w:tc>
          <w:tcPr>
            <w:tcW w:w="16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</w:rPr>
              <w:t>А</w:t>
            </w:r>
          </w:p>
        </w:tc>
        <w:tc>
          <w:tcPr>
            <w:tcW w:w="141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47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A4183C" w:rsidRPr="00FE6EF4">
        <w:trPr>
          <w:jc w:val="center"/>
        </w:trPr>
        <w:tc>
          <w:tcPr>
            <w:tcW w:w="16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B</w:t>
            </w:r>
          </w:p>
        </w:tc>
        <w:tc>
          <w:tcPr>
            <w:tcW w:w="141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47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A4183C" w:rsidRPr="00FE6EF4">
        <w:trPr>
          <w:jc w:val="center"/>
        </w:trPr>
        <w:tc>
          <w:tcPr>
            <w:tcW w:w="16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C</w:t>
            </w:r>
          </w:p>
        </w:tc>
        <w:tc>
          <w:tcPr>
            <w:tcW w:w="141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47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A4183C" w:rsidRPr="00FE6EF4">
        <w:trPr>
          <w:jc w:val="center"/>
        </w:trPr>
        <w:tc>
          <w:tcPr>
            <w:tcW w:w="16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</w:rPr>
              <w:t>Д</w:t>
            </w:r>
          </w:p>
        </w:tc>
        <w:tc>
          <w:tcPr>
            <w:tcW w:w="141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47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A4183C" w:rsidRPr="00FE6EF4">
        <w:trPr>
          <w:jc w:val="center"/>
        </w:trPr>
        <w:tc>
          <w:tcPr>
            <w:tcW w:w="16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Чистый доход на 1 штуку, тыс.</w:t>
            </w:r>
            <w:r w:rsidR="00CC2B07" w:rsidRPr="00FE6EF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руб</w:t>
            </w:r>
          </w:p>
        </w:tc>
        <w:tc>
          <w:tcPr>
            <w:tcW w:w="1415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47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A4183C" w:rsidRPr="00CC2B07" w:rsidRDefault="00A4183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8"/>
          <w:szCs w:val="8"/>
        </w:rPr>
      </w:pPr>
      <w:r w:rsidRPr="00CC2B07">
        <w:rPr>
          <w:rFonts w:ascii="Times New Roman" w:hAnsi="Times New Roman" w:cs="Times New Roman"/>
          <w:sz w:val="8"/>
          <w:szCs w:val="8"/>
        </w:rPr>
        <w:t xml:space="preserve">  </w:t>
      </w:r>
    </w:p>
    <w:p w:rsidR="00A4183C" w:rsidRPr="00A4183C" w:rsidRDefault="00A4183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 xml:space="preserve">Организовать выпуск продукции так, чтобы чистый доход от производства продукции был максимальным. </w:t>
      </w:r>
    </w:p>
    <w:p w:rsidR="00A4183C" w:rsidRDefault="00CC2B07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12. 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Для изготовления двух различных изделий </w:t>
      </w:r>
      <w:r w:rsidR="00A4183C" w:rsidRPr="00CC2B07">
        <w:rPr>
          <w:rFonts w:ascii="Times New Roman" w:hAnsi="Times New Roman" w:cs="Times New Roman"/>
          <w:sz w:val="22"/>
          <w:szCs w:val="22"/>
        </w:rPr>
        <w:t xml:space="preserve">А и </w:t>
      </w:r>
      <w:r w:rsidR="00A4183C" w:rsidRPr="00CC2B07">
        <w:rPr>
          <w:rFonts w:ascii="Times New Roman" w:hAnsi="Times New Roman" w:cs="Times New Roman"/>
          <w:sz w:val="22"/>
          <w:szCs w:val="22"/>
          <w:lang w:val="en-US"/>
        </w:rPr>
        <w:t>B</w:t>
      </w:r>
      <w:r w:rsidR="00A4183C" w:rsidRPr="00CC2B07">
        <w:rPr>
          <w:rFonts w:ascii="Times New Roman" w:hAnsi="Times New Roman" w:cs="Times New Roman"/>
          <w:sz w:val="22"/>
          <w:szCs w:val="22"/>
        </w:rPr>
        <w:t xml:space="preserve"> ис</w:t>
      </w:r>
      <w:r w:rsidR="00A4183C" w:rsidRPr="00A4183C">
        <w:rPr>
          <w:rFonts w:ascii="Times New Roman" w:hAnsi="Times New Roman" w:cs="Times New Roman"/>
          <w:sz w:val="22"/>
          <w:szCs w:val="22"/>
        </w:rPr>
        <w:t>пол</w:t>
      </w:r>
      <w:r w:rsidR="00A4183C" w:rsidRPr="00A4183C">
        <w:rPr>
          <w:rFonts w:ascii="Times New Roman" w:hAnsi="Times New Roman" w:cs="Times New Roman"/>
          <w:sz w:val="22"/>
          <w:szCs w:val="22"/>
        </w:rPr>
        <w:t>ь</w:t>
      </w:r>
      <w:r w:rsidR="00A4183C" w:rsidRPr="00A4183C">
        <w:rPr>
          <w:rFonts w:ascii="Times New Roman" w:hAnsi="Times New Roman" w:cs="Times New Roman"/>
          <w:sz w:val="22"/>
          <w:szCs w:val="22"/>
        </w:rPr>
        <w:t>зуются три вида сырья. В табл</w:t>
      </w:r>
      <w:r>
        <w:rPr>
          <w:rFonts w:ascii="Times New Roman" w:hAnsi="Times New Roman" w:cs="Times New Roman"/>
          <w:sz w:val="22"/>
          <w:szCs w:val="22"/>
        </w:rPr>
        <w:t>. 12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указаны нормы расхода сырья на производстве единицы изделия каждого вида, объем ресурсов, стоимость изделий.</w:t>
      </w:r>
      <w:r w:rsidR="00A4183C" w:rsidRPr="00A4183C">
        <w:rPr>
          <w:rFonts w:ascii="Times New Roman" w:hAnsi="Times New Roman" w:cs="Times New Roman"/>
          <w:i/>
          <w:sz w:val="22"/>
          <w:szCs w:val="22"/>
        </w:rPr>
        <w:t xml:space="preserve"> </w:t>
      </w:r>
    </w:p>
    <w:p w:rsidR="00CC2B07" w:rsidRPr="00CC2B07" w:rsidRDefault="00CC2B07" w:rsidP="00BB6FB1">
      <w:pPr>
        <w:widowControl/>
        <w:autoSpaceDE/>
        <w:autoSpaceDN/>
        <w:adjustRightInd/>
        <w:spacing w:line="228" w:lineRule="auto"/>
        <w:ind w:firstLine="397"/>
        <w:jc w:val="right"/>
        <w:rPr>
          <w:rFonts w:ascii="Times New Roman" w:hAnsi="Times New Roman" w:cs="Times New Roman"/>
          <w:caps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12</w:t>
      </w:r>
    </w:p>
    <w:tbl>
      <w:tblPr>
        <w:tblW w:w="0" w:type="auto"/>
        <w:jc w:val="center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21"/>
        <w:gridCol w:w="1080"/>
        <w:gridCol w:w="1012"/>
        <w:gridCol w:w="1148"/>
      </w:tblGrid>
      <w:tr w:rsidR="00A4183C" w:rsidRPr="00FE6EF4">
        <w:trPr>
          <w:jc w:val="center"/>
        </w:trPr>
        <w:tc>
          <w:tcPr>
            <w:tcW w:w="1921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Виды сырья</w:t>
            </w:r>
          </w:p>
        </w:tc>
        <w:tc>
          <w:tcPr>
            <w:tcW w:w="2092" w:type="dxa"/>
            <w:gridSpan w:val="2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Норма расхода сырья на выпуск изделий, кг</w:t>
            </w:r>
          </w:p>
        </w:tc>
        <w:tc>
          <w:tcPr>
            <w:tcW w:w="1148" w:type="dxa"/>
            <w:vMerge w:val="restart"/>
          </w:tcPr>
          <w:p w:rsidR="00CC2B07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 xml:space="preserve">Объем </w:t>
            </w: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ресурсов, кг</w:t>
            </w:r>
          </w:p>
        </w:tc>
      </w:tr>
      <w:tr w:rsidR="00A4183C" w:rsidRPr="00FE6EF4">
        <w:trPr>
          <w:jc w:val="center"/>
        </w:trPr>
        <w:tc>
          <w:tcPr>
            <w:tcW w:w="1921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101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1148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E6EF4">
        <w:trPr>
          <w:jc w:val="center"/>
        </w:trPr>
        <w:tc>
          <w:tcPr>
            <w:tcW w:w="1921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1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101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11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1620</w:t>
            </w:r>
          </w:p>
        </w:tc>
      </w:tr>
      <w:tr w:rsidR="00A4183C" w:rsidRPr="00FE6EF4">
        <w:trPr>
          <w:jc w:val="center"/>
        </w:trPr>
        <w:tc>
          <w:tcPr>
            <w:tcW w:w="1921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2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01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11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1400</w:t>
            </w:r>
          </w:p>
        </w:tc>
      </w:tr>
      <w:tr w:rsidR="00A4183C" w:rsidRPr="00FE6EF4">
        <w:trPr>
          <w:jc w:val="center"/>
        </w:trPr>
        <w:tc>
          <w:tcPr>
            <w:tcW w:w="1921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3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101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</w:t>
            </w:r>
          </w:p>
        </w:tc>
        <w:tc>
          <w:tcPr>
            <w:tcW w:w="11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1540</w:t>
            </w:r>
          </w:p>
        </w:tc>
      </w:tr>
      <w:tr w:rsidR="00A4183C" w:rsidRPr="00FE6EF4">
        <w:trPr>
          <w:jc w:val="center"/>
        </w:trPr>
        <w:tc>
          <w:tcPr>
            <w:tcW w:w="1921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Стоимость единицы продукции, руб.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</w:t>
            </w:r>
          </w:p>
        </w:tc>
        <w:tc>
          <w:tcPr>
            <w:tcW w:w="101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12</w:t>
            </w:r>
          </w:p>
        </w:tc>
        <w:tc>
          <w:tcPr>
            <w:tcW w:w="114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A4183C" w:rsidRPr="00CC2B07" w:rsidRDefault="00A4183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A4183C" w:rsidRPr="00A4183C" w:rsidRDefault="00A4183C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 xml:space="preserve">   Составить план производства, максимизирующий общую стоимость продукции. </w:t>
      </w:r>
    </w:p>
    <w:p w:rsidR="00A4183C" w:rsidRPr="00A4183C" w:rsidRDefault="00CC2B07" w:rsidP="00BB6FB1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13. 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При подкормке посевов нужно на 1 га почвы химических веществ </w:t>
      </w:r>
      <w:r w:rsidR="00A4183C" w:rsidRPr="00A4183C">
        <w:rPr>
          <w:rFonts w:ascii="Times New Roman" w:hAnsi="Times New Roman" w:cs="Times New Roman"/>
          <w:i/>
          <w:sz w:val="22"/>
          <w:szCs w:val="22"/>
          <w:lang w:val="en-US"/>
        </w:rPr>
        <w:t>A</w:t>
      </w:r>
      <w:r w:rsidR="00A4183C" w:rsidRPr="00A4183C">
        <w:rPr>
          <w:rFonts w:ascii="Times New Roman" w:hAnsi="Times New Roman" w:cs="Times New Roman"/>
          <w:i/>
          <w:sz w:val="22"/>
          <w:szCs w:val="22"/>
        </w:rPr>
        <w:t xml:space="preserve">, </w:t>
      </w:r>
      <w:r w:rsidR="00A4183C" w:rsidRPr="00A4183C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="00A4183C" w:rsidRPr="00A4183C">
        <w:rPr>
          <w:rFonts w:ascii="Times New Roman" w:hAnsi="Times New Roman" w:cs="Times New Roman"/>
          <w:i/>
          <w:sz w:val="22"/>
          <w:szCs w:val="22"/>
        </w:rPr>
        <w:t xml:space="preserve">, </w:t>
      </w:r>
      <w:r w:rsidR="00A4183C" w:rsidRPr="00A4183C">
        <w:rPr>
          <w:rFonts w:ascii="Times New Roman" w:hAnsi="Times New Roman" w:cs="Times New Roman"/>
          <w:i/>
          <w:sz w:val="22"/>
          <w:szCs w:val="22"/>
          <w:lang w:val="en-US"/>
        </w:rPr>
        <w:t>C</w:t>
      </w:r>
      <w:r w:rsidR="00A4183C" w:rsidRPr="00A4183C">
        <w:rPr>
          <w:rFonts w:ascii="Times New Roman" w:hAnsi="Times New Roman" w:cs="Times New Roman"/>
          <w:i/>
          <w:sz w:val="22"/>
          <w:szCs w:val="22"/>
        </w:rPr>
        <w:t xml:space="preserve">, Д 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в количествах, не менее указанных в таблице. Совхоз закупает комбинированные удобрения двух видов. В табл</w:t>
      </w:r>
      <w:r>
        <w:rPr>
          <w:rFonts w:ascii="Times New Roman" w:hAnsi="Times New Roman" w:cs="Times New Roman"/>
          <w:sz w:val="22"/>
          <w:szCs w:val="22"/>
        </w:rPr>
        <w:t>. 13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указаны содержание химических веществ и цена единицы ка</w:t>
      </w:r>
      <w:r w:rsidR="00A4183C" w:rsidRPr="00A4183C">
        <w:rPr>
          <w:rFonts w:ascii="Times New Roman" w:hAnsi="Times New Roman" w:cs="Times New Roman"/>
          <w:sz w:val="22"/>
          <w:szCs w:val="22"/>
        </w:rPr>
        <w:t>ж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дого вида удобрения. </w:t>
      </w:r>
    </w:p>
    <w:p w:rsidR="00A4183C" w:rsidRPr="00A4183C" w:rsidRDefault="00CC2B07" w:rsidP="00BB6FB1">
      <w:pPr>
        <w:widowControl/>
        <w:autoSpaceDE/>
        <w:autoSpaceDN/>
        <w:adjustRightInd/>
        <w:spacing w:line="228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13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1247"/>
        <w:gridCol w:w="1134"/>
        <w:gridCol w:w="1759"/>
      </w:tblGrid>
      <w:tr w:rsidR="00A4183C" w:rsidRPr="00FE6EF4">
        <w:trPr>
          <w:jc w:val="center"/>
        </w:trPr>
        <w:tc>
          <w:tcPr>
            <w:tcW w:w="1980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Химические вещества</w:t>
            </w:r>
          </w:p>
        </w:tc>
        <w:tc>
          <w:tcPr>
            <w:tcW w:w="2381" w:type="dxa"/>
            <w:gridSpan w:val="2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Содержание химического вещества в удобрении</w:t>
            </w:r>
          </w:p>
        </w:tc>
        <w:tc>
          <w:tcPr>
            <w:tcW w:w="1759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Норма расхода х</w:t>
            </w: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мических веществ на 1 га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759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</w:rPr>
              <w:t>А</w:t>
            </w:r>
          </w:p>
        </w:tc>
        <w:tc>
          <w:tcPr>
            <w:tcW w:w="12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75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</w:rPr>
              <w:t>В</w:t>
            </w:r>
          </w:p>
        </w:tc>
        <w:tc>
          <w:tcPr>
            <w:tcW w:w="12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75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120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</w:rPr>
              <w:t>С</w:t>
            </w:r>
          </w:p>
        </w:tc>
        <w:tc>
          <w:tcPr>
            <w:tcW w:w="1247" w:type="dxa"/>
          </w:tcPr>
          <w:p w:rsidR="00A4183C" w:rsidRPr="00FE6EF4" w:rsidRDefault="00CC2B07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75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i/>
                <w:sz w:val="18"/>
                <w:szCs w:val="18"/>
              </w:rPr>
              <w:t>Д</w:t>
            </w:r>
          </w:p>
        </w:tc>
        <w:tc>
          <w:tcPr>
            <w:tcW w:w="12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134" w:type="dxa"/>
          </w:tcPr>
          <w:p w:rsidR="00A4183C" w:rsidRPr="00FE6EF4" w:rsidRDefault="00CC2B07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175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Стоимость единицы продукции, руб.</w:t>
            </w:r>
          </w:p>
        </w:tc>
        <w:tc>
          <w:tcPr>
            <w:tcW w:w="1247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113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1759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CC2B07" w:rsidRPr="00CC2B07" w:rsidRDefault="00CC2B07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A4183C" w:rsidRPr="00A4183C" w:rsidRDefault="00A4183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lastRenderedPageBreak/>
        <w:t xml:space="preserve">Составить план наиболее экономичной закупки удобрений. </w:t>
      </w:r>
    </w:p>
    <w:p w:rsidR="00A4183C" w:rsidRPr="00A4183C" w:rsidRDefault="00CC2B07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14. </w:t>
      </w:r>
      <w:r w:rsidR="00A4183C" w:rsidRPr="00A4183C">
        <w:rPr>
          <w:rFonts w:ascii="Times New Roman" w:hAnsi="Times New Roman" w:cs="Times New Roman"/>
          <w:sz w:val="22"/>
          <w:szCs w:val="22"/>
        </w:rPr>
        <w:t>Предприятие может работать по двум технологическим процессам, причем за единицу времени по первой технологии в</w:t>
      </w:r>
      <w:r w:rsidR="00A4183C" w:rsidRPr="00A4183C">
        <w:rPr>
          <w:rFonts w:ascii="Times New Roman" w:hAnsi="Times New Roman" w:cs="Times New Roman"/>
          <w:sz w:val="22"/>
          <w:szCs w:val="22"/>
        </w:rPr>
        <w:t>ы</w:t>
      </w:r>
      <w:r w:rsidR="00A4183C" w:rsidRPr="00A4183C">
        <w:rPr>
          <w:rFonts w:ascii="Times New Roman" w:hAnsi="Times New Roman" w:cs="Times New Roman"/>
          <w:sz w:val="22"/>
          <w:szCs w:val="22"/>
        </w:rPr>
        <w:t>пускает 260 изделий</w:t>
      </w:r>
      <w:r>
        <w:rPr>
          <w:rFonts w:ascii="Times New Roman" w:hAnsi="Times New Roman" w:cs="Times New Roman"/>
          <w:sz w:val="22"/>
          <w:szCs w:val="22"/>
        </w:rPr>
        <w:t>, по второй 300 изделий. В табл. 14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указаны затраты каждого ресурса в единицу времени.</w:t>
      </w:r>
    </w:p>
    <w:p w:rsidR="00A4183C" w:rsidRPr="00A4183C" w:rsidRDefault="00CC2B07" w:rsidP="00BB6FB1">
      <w:pPr>
        <w:widowControl/>
        <w:autoSpaceDE/>
        <w:autoSpaceDN/>
        <w:adjustRightInd/>
        <w:spacing w:line="233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14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1080"/>
        <w:gridCol w:w="1440"/>
        <w:gridCol w:w="1620"/>
      </w:tblGrid>
      <w:tr w:rsidR="00A4183C" w:rsidRPr="00FE6EF4">
        <w:trPr>
          <w:jc w:val="center"/>
        </w:trPr>
        <w:tc>
          <w:tcPr>
            <w:tcW w:w="1980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Ресурсы</w:t>
            </w:r>
          </w:p>
        </w:tc>
        <w:tc>
          <w:tcPr>
            <w:tcW w:w="2520" w:type="dxa"/>
            <w:gridSpan w:val="2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Технологический процесс</w:t>
            </w:r>
          </w:p>
        </w:tc>
        <w:tc>
          <w:tcPr>
            <w:tcW w:w="1620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Объем ресурсов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44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20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Сырье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144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162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1200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Электроэнергия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0,2</w:t>
            </w:r>
          </w:p>
        </w:tc>
        <w:tc>
          <w:tcPr>
            <w:tcW w:w="144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0,4</w:t>
            </w:r>
          </w:p>
        </w:tc>
        <w:tc>
          <w:tcPr>
            <w:tcW w:w="162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Накладные расходы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44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62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600</w:t>
            </w:r>
          </w:p>
        </w:tc>
      </w:tr>
      <w:tr w:rsidR="00A4183C" w:rsidRPr="00FE6EF4">
        <w:trPr>
          <w:jc w:val="center"/>
        </w:trPr>
        <w:tc>
          <w:tcPr>
            <w:tcW w:w="19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Зарплата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44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2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300</w:t>
            </w:r>
          </w:p>
        </w:tc>
      </w:tr>
    </w:tbl>
    <w:p w:rsidR="00A4183C" w:rsidRPr="00CC2B07" w:rsidRDefault="00A4183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A4183C" w:rsidRPr="00BB6FB1" w:rsidRDefault="00BB6FB1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BB6FB1">
        <w:rPr>
          <w:rFonts w:ascii="Times New Roman" w:hAnsi="Times New Roman" w:cs="Times New Roman"/>
          <w:spacing w:val="-4"/>
          <w:sz w:val="22"/>
          <w:szCs w:val="22"/>
        </w:rPr>
        <w:t xml:space="preserve">Найти </w:t>
      </w:r>
      <w:r w:rsidR="00A4183C" w:rsidRPr="00BB6FB1">
        <w:rPr>
          <w:rFonts w:ascii="Times New Roman" w:hAnsi="Times New Roman" w:cs="Times New Roman"/>
          <w:spacing w:val="-4"/>
          <w:sz w:val="22"/>
          <w:szCs w:val="22"/>
        </w:rPr>
        <w:t>программу максимального выпуска продукции из име</w:t>
      </w:r>
      <w:r w:rsidR="00A4183C" w:rsidRPr="00BB6FB1">
        <w:rPr>
          <w:rFonts w:ascii="Times New Roman" w:hAnsi="Times New Roman" w:cs="Times New Roman"/>
          <w:spacing w:val="-4"/>
          <w:sz w:val="22"/>
          <w:szCs w:val="22"/>
        </w:rPr>
        <w:t>ю</w:t>
      </w:r>
      <w:r w:rsidR="00A4183C" w:rsidRPr="00BB6FB1">
        <w:rPr>
          <w:rFonts w:ascii="Times New Roman" w:hAnsi="Times New Roman" w:cs="Times New Roman"/>
          <w:spacing w:val="-4"/>
          <w:sz w:val="22"/>
          <w:szCs w:val="22"/>
        </w:rPr>
        <w:t xml:space="preserve">щихся ресурсов. </w:t>
      </w:r>
    </w:p>
    <w:p w:rsidR="00A4183C" w:rsidRPr="00A4183C" w:rsidRDefault="00BB6FB1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BB6FB1">
        <w:rPr>
          <w:rFonts w:ascii="Times New Roman" w:hAnsi="Times New Roman" w:cs="Times New Roman"/>
          <w:spacing w:val="-4"/>
          <w:sz w:val="22"/>
          <w:szCs w:val="22"/>
        </w:rPr>
        <w:t>15.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Предприятие организует цех по изготовлению шкафов и столов. В табл</w:t>
      </w:r>
      <w:r>
        <w:rPr>
          <w:rFonts w:ascii="Times New Roman" w:hAnsi="Times New Roman" w:cs="Times New Roman"/>
          <w:sz w:val="22"/>
          <w:szCs w:val="22"/>
        </w:rPr>
        <w:t>. 15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 указаны нормы затрат рабочего времени, древ</w:t>
      </w:r>
      <w:r w:rsidR="00A4183C" w:rsidRPr="00A4183C">
        <w:rPr>
          <w:rFonts w:ascii="Times New Roman" w:hAnsi="Times New Roman" w:cs="Times New Roman"/>
          <w:sz w:val="22"/>
          <w:szCs w:val="22"/>
        </w:rPr>
        <w:t>е</w:t>
      </w:r>
      <w:r w:rsidR="00A4183C" w:rsidRPr="00A4183C">
        <w:rPr>
          <w:rFonts w:ascii="Times New Roman" w:hAnsi="Times New Roman" w:cs="Times New Roman"/>
          <w:sz w:val="22"/>
          <w:szCs w:val="22"/>
        </w:rPr>
        <w:t>сины, стекла на изготовление одного шкафа и одного стола, а та</w:t>
      </w:r>
      <w:r w:rsidR="00A4183C" w:rsidRPr="00A4183C">
        <w:rPr>
          <w:rFonts w:ascii="Times New Roman" w:hAnsi="Times New Roman" w:cs="Times New Roman"/>
          <w:sz w:val="22"/>
          <w:szCs w:val="22"/>
        </w:rPr>
        <w:t>к</w:t>
      </w:r>
      <w:r w:rsidR="00A4183C" w:rsidRPr="00A4183C">
        <w:rPr>
          <w:rFonts w:ascii="Times New Roman" w:hAnsi="Times New Roman" w:cs="Times New Roman"/>
          <w:sz w:val="22"/>
          <w:szCs w:val="22"/>
        </w:rPr>
        <w:t>же объемы ресурсов и прибыль, получаемые предприятием от ре</w:t>
      </w:r>
      <w:r w:rsidR="00A4183C" w:rsidRPr="00A4183C">
        <w:rPr>
          <w:rFonts w:ascii="Times New Roman" w:hAnsi="Times New Roman" w:cs="Times New Roman"/>
          <w:sz w:val="22"/>
          <w:szCs w:val="22"/>
        </w:rPr>
        <w:t>а</w:t>
      </w:r>
      <w:r w:rsidR="00A4183C" w:rsidRPr="00A4183C">
        <w:rPr>
          <w:rFonts w:ascii="Times New Roman" w:hAnsi="Times New Roman" w:cs="Times New Roman"/>
          <w:sz w:val="22"/>
          <w:szCs w:val="22"/>
        </w:rPr>
        <w:t xml:space="preserve">лизации единицы продукции. </w:t>
      </w:r>
    </w:p>
    <w:p w:rsidR="00A4183C" w:rsidRPr="00A4183C" w:rsidRDefault="00A4183C" w:rsidP="00BB6FB1">
      <w:pPr>
        <w:widowControl/>
        <w:autoSpaceDE/>
        <w:autoSpaceDN/>
        <w:adjustRightInd/>
        <w:spacing w:line="233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 xml:space="preserve"> </w:t>
      </w:r>
      <w:r w:rsidR="00BB6FB1">
        <w:rPr>
          <w:rFonts w:ascii="Times New Roman" w:hAnsi="Times New Roman" w:cs="Times New Roman"/>
          <w:sz w:val="22"/>
          <w:szCs w:val="22"/>
        </w:rPr>
        <w:t>Таблица 15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458"/>
        <w:gridCol w:w="1080"/>
        <w:gridCol w:w="900"/>
        <w:gridCol w:w="1524"/>
      </w:tblGrid>
      <w:tr w:rsidR="00A4183C" w:rsidRPr="00FE6EF4">
        <w:trPr>
          <w:jc w:val="center"/>
        </w:trPr>
        <w:tc>
          <w:tcPr>
            <w:tcW w:w="1242" w:type="dxa"/>
            <w:vMerge w:val="restart"/>
          </w:tcPr>
          <w:p w:rsidR="00BB6FB1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Виды</w:t>
            </w: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продукции</w:t>
            </w:r>
          </w:p>
        </w:tc>
        <w:tc>
          <w:tcPr>
            <w:tcW w:w="3438" w:type="dxa"/>
            <w:gridSpan w:val="3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Нормы затрат</w:t>
            </w:r>
          </w:p>
        </w:tc>
        <w:tc>
          <w:tcPr>
            <w:tcW w:w="1524" w:type="dxa"/>
            <w:vMerge w:val="restart"/>
          </w:tcPr>
          <w:p w:rsidR="00BB6FB1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 xml:space="preserve">Прибыль на единицу </w:t>
            </w: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продукции, руб.</w:t>
            </w:r>
          </w:p>
        </w:tc>
      </w:tr>
      <w:tr w:rsidR="00A4183C" w:rsidRPr="00FE6EF4">
        <w:trPr>
          <w:jc w:val="center"/>
        </w:trPr>
        <w:tc>
          <w:tcPr>
            <w:tcW w:w="1242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Рабочее время, чел.-ч</w:t>
            </w:r>
            <w:r w:rsidR="00BB6FB1" w:rsidRPr="00FE6EF4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древесина, м</w:t>
            </w:r>
            <w:r w:rsidRPr="00FE6EF4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90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стекло</w:t>
            </w:r>
          </w:p>
        </w:tc>
        <w:tc>
          <w:tcPr>
            <w:tcW w:w="1524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E6EF4">
        <w:trPr>
          <w:jc w:val="center"/>
        </w:trPr>
        <w:tc>
          <w:tcPr>
            <w:tcW w:w="124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Стол</w:t>
            </w:r>
          </w:p>
        </w:tc>
        <w:tc>
          <w:tcPr>
            <w:tcW w:w="145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9,2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0,3</w:t>
            </w:r>
          </w:p>
        </w:tc>
        <w:tc>
          <w:tcPr>
            <w:tcW w:w="90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152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300</w:t>
            </w:r>
          </w:p>
        </w:tc>
      </w:tr>
      <w:tr w:rsidR="00A4183C" w:rsidRPr="00FE6EF4">
        <w:trPr>
          <w:jc w:val="center"/>
        </w:trPr>
        <w:tc>
          <w:tcPr>
            <w:tcW w:w="124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Шкаф</w:t>
            </w:r>
          </w:p>
        </w:tc>
        <w:tc>
          <w:tcPr>
            <w:tcW w:w="145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4,0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0,6</w:t>
            </w:r>
          </w:p>
        </w:tc>
        <w:tc>
          <w:tcPr>
            <w:tcW w:w="90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2,0</w:t>
            </w:r>
          </w:p>
        </w:tc>
        <w:tc>
          <w:tcPr>
            <w:tcW w:w="152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300</w:t>
            </w:r>
          </w:p>
        </w:tc>
      </w:tr>
      <w:tr w:rsidR="00A4183C" w:rsidRPr="00FE6EF4">
        <w:trPr>
          <w:jc w:val="center"/>
        </w:trPr>
        <w:tc>
          <w:tcPr>
            <w:tcW w:w="124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 xml:space="preserve">Ресурсы </w:t>
            </w:r>
          </w:p>
        </w:tc>
        <w:tc>
          <w:tcPr>
            <w:tcW w:w="1458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520</w:t>
            </w:r>
          </w:p>
        </w:tc>
        <w:tc>
          <w:tcPr>
            <w:tcW w:w="108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90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80</w:t>
            </w:r>
          </w:p>
        </w:tc>
        <w:tc>
          <w:tcPr>
            <w:tcW w:w="1524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A4183C" w:rsidRPr="00BB6FB1" w:rsidRDefault="00A4183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8"/>
          <w:szCs w:val="8"/>
        </w:rPr>
      </w:pPr>
      <w:r w:rsidRPr="00BB6FB1">
        <w:rPr>
          <w:rFonts w:ascii="Times New Roman" w:hAnsi="Times New Roman" w:cs="Times New Roman"/>
          <w:sz w:val="8"/>
          <w:szCs w:val="8"/>
        </w:rPr>
        <w:t xml:space="preserve">   </w:t>
      </w:r>
    </w:p>
    <w:p w:rsidR="00A4183C" w:rsidRPr="00A4183C" w:rsidRDefault="00A4183C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>Найти план выпуска продукции, максимизирующий прибыль.</w:t>
      </w:r>
    </w:p>
    <w:p w:rsidR="00A4183C" w:rsidRPr="00BB6FB1" w:rsidRDefault="00BB6FB1" w:rsidP="00BB6FB1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BB6FB1">
        <w:rPr>
          <w:rFonts w:ascii="Times New Roman" w:hAnsi="Times New Roman" w:cs="Times New Roman"/>
          <w:spacing w:val="-4"/>
          <w:sz w:val="22"/>
          <w:szCs w:val="22"/>
        </w:rPr>
        <w:t xml:space="preserve">16. </w:t>
      </w:r>
      <w:r w:rsidR="00A4183C" w:rsidRPr="00BB6FB1">
        <w:rPr>
          <w:rFonts w:ascii="Times New Roman" w:hAnsi="Times New Roman" w:cs="Times New Roman"/>
          <w:spacing w:val="-4"/>
          <w:sz w:val="22"/>
          <w:szCs w:val="22"/>
        </w:rPr>
        <w:t>Предприятие располагает запасами сырья, рабочей силы, оборудованием для производства двух видов товара. Затраты ресу</w:t>
      </w:r>
      <w:r w:rsidR="00A4183C" w:rsidRPr="00BB6FB1">
        <w:rPr>
          <w:rFonts w:ascii="Times New Roman" w:hAnsi="Times New Roman" w:cs="Times New Roman"/>
          <w:spacing w:val="-4"/>
          <w:sz w:val="22"/>
          <w:szCs w:val="22"/>
        </w:rPr>
        <w:t>р</w:t>
      </w:r>
      <w:r w:rsidR="00A4183C" w:rsidRPr="00BB6FB1">
        <w:rPr>
          <w:rFonts w:ascii="Times New Roman" w:hAnsi="Times New Roman" w:cs="Times New Roman"/>
          <w:spacing w:val="-4"/>
          <w:sz w:val="22"/>
          <w:szCs w:val="22"/>
        </w:rPr>
        <w:t xml:space="preserve">сов на единицу каждого вида товара. Затраты ресурсов на единицу каждого вида товара, прибыль и запасы ресурсов даны в табл. </w:t>
      </w:r>
      <w:r w:rsidRPr="00BB6FB1">
        <w:rPr>
          <w:rFonts w:ascii="Times New Roman" w:hAnsi="Times New Roman" w:cs="Times New Roman"/>
          <w:spacing w:val="-4"/>
          <w:sz w:val="22"/>
          <w:szCs w:val="22"/>
        </w:rPr>
        <w:t>16.</w:t>
      </w:r>
    </w:p>
    <w:p w:rsidR="00A4183C" w:rsidRPr="00A4183C" w:rsidRDefault="00A4183C" w:rsidP="00BB6FB1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 xml:space="preserve">  </w:t>
      </w:r>
      <w:r w:rsidR="00BB6FB1">
        <w:rPr>
          <w:rFonts w:ascii="Times New Roman" w:hAnsi="Times New Roman" w:cs="Times New Roman"/>
          <w:sz w:val="22"/>
          <w:szCs w:val="22"/>
        </w:rPr>
        <w:t>Таблица 16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992"/>
        <w:gridCol w:w="850"/>
        <w:gridCol w:w="1476"/>
      </w:tblGrid>
      <w:tr w:rsidR="00A4183C" w:rsidRPr="00FE6EF4">
        <w:trPr>
          <w:jc w:val="center"/>
        </w:trPr>
        <w:tc>
          <w:tcPr>
            <w:tcW w:w="2802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Виды ресурсы</w:t>
            </w:r>
          </w:p>
        </w:tc>
        <w:tc>
          <w:tcPr>
            <w:tcW w:w="1842" w:type="dxa"/>
            <w:gridSpan w:val="2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Вид товара</w:t>
            </w:r>
          </w:p>
        </w:tc>
        <w:tc>
          <w:tcPr>
            <w:tcW w:w="1476" w:type="dxa"/>
            <w:vMerge w:val="restart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Объем ресурса</w:t>
            </w:r>
          </w:p>
        </w:tc>
      </w:tr>
      <w:tr w:rsidR="00A4183C" w:rsidRPr="00FE6EF4">
        <w:trPr>
          <w:jc w:val="center"/>
        </w:trPr>
        <w:tc>
          <w:tcPr>
            <w:tcW w:w="2802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476" w:type="dxa"/>
            <w:vMerge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183C" w:rsidRPr="00FE6EF4">
        <w:trPr>
          <w:jc w:val="center"/>
        </w:trPr>
        <w:tc>
          <w:tcPr>
            <w:tcW w:w="280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Сырье, кг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85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476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150</w:t>
            </w:r>
          </w:p>
        </w:tc>
      </w:tr>
      <w:tr w:rsidR="00A4183C" w:rsidRPr="00FE6EF4">
        <w:trPr>
          <w:jc w:val="center"/>
        </w:trPr>
        <w:tc>
          <w:tcPr>
            <w:tcW w:w="280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Рабочая сила, ч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5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476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</w:tr>
      <w:tr w:rsidR="00A4183C" w:rsidRPr="00FE6EF4">
        <w:trPr>
          <w:jc w:val="center"/>
        </w:trPr>
        <w:tc>
          <w:tcPr>
            <w:tcW w:w="280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Оборудование, станко-ч</w:t>
            </w:r>
            <w:r w:rsidR="00BB6FB1" w:rsidRPr="00FE6EF4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85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1476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200</w:t>
            </w:r>
          </w:p>
        </w:tc>
      </w:tr>
      <w:tr w:rsidR="00A4183C" w:rsidRPr="00FE6EF4">
        <w:trPr>
          <w:jc w:val="center"/>
        </w:trPr>
        <w:tc>
          <w:tcPr>
            <w:tcW w:w="280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Прибыль на единицу товара, руб.</w:t>
            </w:r>
          </w:p>
        </w:tc>
        <w:tc>
          <w:tcPr>
            <w:tcW w:w="992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850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6EF4">
              <w:rPr>
                <w:rFonts w:ascii="Times New Roman" w:hAnsi="Times New Roman" w:cs="Times New Roman"/>
                <w:sz w:val="18"/>
                <w:szCs w:val="18"/>
              </w:rPr>
              <w:t>300</w:t>
            </w:r>
          </w:p>
        </w:tc>
        <w:tc>
          <w:tcPr>
            <w:tcW w:w="1476" w:type="dxa"/>
          </w:tcPr>
          <w:p w:rsidR="00A4183C" w:rsidRPr="00FE6EF4" w:rsidRDefault="00A4183C" w:rsidP="00FE6EF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BB6FB1" w:rsidRPr="00BB6FB1" w:rsidRDefault="00BB6FB1" w:rsidP="00A4183C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A4183C" w:rsidRPr="00A4183C" w:rsidRDefault="00A4183C" w:rsidP="00A4183C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4183C">
        <w:rPr>
          <w:rFonts w:ascii="Times New Roman" w:hAnsi="Times New Roman" w:cs="Times New Roman"/>
          <w:sz w:val="22"/>
          <w:szCs w:val="22"/>
        </w:rPr>
        <w:t>Составить план производства, обеспечивающий предприятию максимальную прибыль.</w:t>
      </w:r>
    </w:p>
    <w:p w:rsidR="00AB7E8C" w:rsidRDefault="00AE704F" w:rsidP="00BB6FB1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bCs/>
          <w:caps/>
          <w:sz w:val="22"/>
          <w:szCs w:val="22"/>
        </w:rPr>
      </w:pPr>
      <w:r>
        <w:rPr>
          <w:rFonts w:ascii="Times New Roman" w:hAnsi="Times New Roman" w:cs="Times New Roman"/>
          <w:b/>
          <w:bCs/>
          <w:caps/>
          <w:noProof/>
          <w:sz w:val="22"/>
          <w:szCs w:val="22"/>
        </w:rPr>
        <w:lastRenderedPageBreak/>
        <w:t>2</w:t>
      </w:r>
      <w:r w:rsidR="00AB7E8C" w:rsidRPr="00AB7E8C">
        <w:rPr>
          <w:rFonts w:ascii="Times New Roman" w:hAnsi="Times New Roman" w:cs="Times New Roman"/>
          <w:b/>
          <w:bCs/>
          <w:caps/>
          <w:noProof/>
          <w:sz w:val="22"/>
          <w:szCs w:val="22"/>
        </w:rPr>
        <w:t>.</w:t>
      </w:r>
      <w:r w:rsidR="00AB7E8C" w:rsidRPr="00AB7E8C">
        <w:rPr>
          <w:rFonts w:ascii="Times New Roman" w:hAnsi="Times New Roman" w:cs="Times New Roman"/>
          <w:b/>
          <w:bCs/>
          <w:caps/>
          <w:sz w:val="22"/>
          <w:szCs w:val="22"/>
        </w:rPr>
        <w:t xml:space="preserve"> Графическое решение задачи линейного программирования</w:t>
      </w:r>
    </w:p>
    <w:p w:rsidR="00117CAF" w:rsidRPr="00AB7E8C" w:rsidRDefault="00117CAF" w:rsidP="00BB6FB1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bCs/>
          <w:caps/>
          <w:sz w:val="22"/>
          <w:szCs w:val="22"/>
        </w:rPr>
      </w:pPr>
    </w:p>
    <w:p w:rsidR="00AB7E8C" w:rsidRDefault="00AB7E8C" w:rsidP="00AE704F">
      <w:pPr>
        <w:shd w:val="clear" w:color="auto" w:fill="FFFFFF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>Графический метод основан на геометрической интерпрет</w:t>
      </w:r>
      <w:r w:rsidRPr="00AB7E8C">
        <w:rPr>
          <w:rFonts w:ascii="Times New Roman" w:hAnsi="Times New Roman" w:cs="Times New Roman"/>
          <w:sz w:val="22"/>
          <w:szCs w:val="22"/>
        </w:rPr>
        <w:t>а</w:t>
      </w:r>
      <w:r w:rsidRPr="00AB7E8C">
        <w:rPr>
          <w:rFonts w:ascii="Times New Roman" w:hAnsi="Times New Roman" w:cs="Times New Roman"/>
          <w:sz w:val="22"/>
          <w:szCs w:val="22"/>
        </w:rPr>
        <w:t>ции за</w:t>
      </w:r>
      <w:r w:rsidRPr="00AB7E8C">
        <w:rPr>
          <w:rFonts w:ascii="Times New Roman" w:hAnsi="Times New Roman" w:cs="Times New Roman"/>
          <w:sz w:val="22"/>
          <w:szCs w:val="22"/>
        </w:rPr>
        <w:softHyphen/>
        <w:t>дачи линейного программирования и применяется в осно</w:t>
      </w:r>
      <w:r w:rsidRPr="00AB7E8C">
        <w:rPr>
          <w:rFonts w:ascii="Times New Roman" w:hAnsi="Times New Roman" w:cs="Times New Roman"/>
          <w:sz w:val="22"/>
          <w:szCs w:val="22"/>
        </w:rPr>
        <w:t>в</w:t>
      </w:r>
      <w:r w:rsidRPr="00AB7E8C">
        <w:rPr>
          <w:rFonts w:ascii="Times New Roman" w:hAnsi="Times New Roman" w:cs="Times New Roman"/>
          <w:sz w:val="22"/>
          <w:szCs w:val="22"/>
        </w:rPr>
        <w:t>ном при реше</w:t>
      </w:r>
      <w:r w:rsidRPr="00AB7E8C">
        <w:rPr>
          <w:rFonts w:ascii="Times New Roman" w:hAnsi="Times New Roman" w:cs="Times New Roman"/>
          <w:sz w:val="22"/>
          <w:szCs w:val="22"/>
        </w:rPr>
        <w:softHyphen/>
        <w:t>нии задач с двумя переменными и только некоторых задач 3-х и более мерного пространства. Но в пространстве, ра</w:t>
      </w:r>
      <w:r w:rsidRPr="00AB7E8C">
        <w:rPr>
          <w:rFonts w:ascii="Times New Roman" w:hAnsi="Times New Roman" w:cs="Times New Roman"/>
          <w:sz w:val="22"/>
          <w:szCs w:val="22"/>
        </w:rPr>
        <w:t>з</w:t>
      </w:r>
      <w:r w:rsidRPr="00AB7E8C">
        <w:rPr>
          <w:rFonts w:ascii="Times New Roman" w:hAnsi="Times New Roman" w:cs="Times New Roman"/>
          <w:sz w:val="22"/>
          <w:szCs w:val="22"/>
        </w:rPr>
        <w:t>мерность которого больше 3-х, графическое решение практически невозможно.</w:t>
      </w:r>
    </w:p>
    <w:p w:rsidR="00AE704F" w:rsidRDefault="00AE704F" w:rsidP="00AE704F">
      <w:pPr>
        <w:shd w:val="clear" w:color="auto" w:fill="FFFFFF"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AE704F" w:rsidRPr="00311A37" w:rsidRDefault="00AE704F" w:rsidP="00281CC4">
      <w:pPr>
        <w:pStyle w:val="FR1"/>
        <w:spacing w:line="240" w:lineRule="auto"/>
        <w:ind w:right="-29" w:firstLine="0"/>
        <w:jc w:val="center"/>
        <w:rPr>
          <w:b/>
          <w:bCs/>
          <w:caps/>
          <w:spacing w:val="-4"/>
          <w:sz w:val="22"/>
          <w:szCs w:val="22"/>
        </w:rPr>
      </w:pPr>
      <w:r w:rsidRPr="00311A37">
        <w:rPr>
          <w:b/>
          <w:bCs/>
          <w:caps/>
          <w:spacing w:val="-4"/>
          <w:sz w:val="22"/>
          <w:szCs w:val="22"/>
        </w:rPr>
        <w:t>2.</w:t>
      </w:r>
      <w:r>
        <w:rPr>
          <w:b/>
          <w:bCs/>
          <w:caps/>
          <w:spacing w:val="-4"/>
          <w:sz w:val="22"/>
          <w:szCs w:val="22"/>
        </w:rPr>
        <w:t>1. С</w:t>
      </w:r>
      <w:r w:rsidRPr="00311A37">
        <w:rPr>
          <w:b/>
          <w:bCs/>
          <w:spacing w:val="-4"/>
          <w:sz w:val="22"/>
          <w:szCs w:val="22"/>
        </w:rPr>
        <w:t>войства решений задач линейного программирования</w:t>
      </w:r>
    </w:p>
    <w:p w:rsidR="00AE704F" w:rsidRDefault="00AE704F" w:rsidP="00AE704F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Пусть на плоскости </w:t>
      </w:r>
      <w:r w:rsidRPr="00A60B06">
        <w:rPr>
          <w:rFonts w:ascii="Times New Roman" w:hAnsi="Times New Roman" w:cs="Times New Roman"/>
          <w:position w:val="-10"/>
          <w:sz w:val="22"/>
          <w:szCs w:val="22"/>
        </w:rPr>
        <w:object w:dxaOrig="240" w:dyaOrig="340">
          <v:shape id="_x0000_i1061" type="#_x0000_t75" style="width:12.15pt;height:16.85pt" o:ole="">
            <v:imagedata r:id="rId77" o:title=""/>
          </v:shape>
          <o:OLEObject Type="Embed" ProgID="Equation.3" ShapeID="_x0000_i1061" DrawAspect="Content" ObjectID="_1698740623" r:id="rId78"/>
        </w:object>
      </w:r>
      <w:r w:rsidRPr="00546C28">
        <w:rPr>
          <w:rFonts w:ascii="Times New Roman" w:hAnsi="Times New Roman" w:cs="Times New Roman"/>
          <w:sz w:val="22"/>
          <w:szCs w:val="22"/>
        </w:rPr>
        <w:t xml:space="preserve"> Ох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(рис. </w:t>
      </w:r>
      <w:r w:rsidRPr="00546C28">
        <w:rPr>
          <w:rFonts w:ascii="Times New Roman" w:hAnsi="Times New Roman" w:cs="Times New Roman"/>
          <w:sz w:val="22"/>
          <w:szCs w:val="22"/>
        </w:rPr>
        <w:t>1) заданы две точки: А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 xml:space="preserve"> (х</w:t>
      </w:r>
      <w:r w:rsidRPr="00546C28">
        <w:rPr>
          <w:position w:val="-10"/>
          <w:sz w:val="22"/>
          <w:szCs w:val="22"/>
        </w:rPr>
        <w:object w:dxaOrig="120" w:dyaOrig="360">
          <v:shape id="_x0000_i1062" type="#_x0000_t75" style="width:5.6pt;height:17.75pt" o:ole="">
            <v:imagedata r:id="rId79" o:title=""/>
          </v:shape>
          <o:OLEObject Type="Embed" ProgID="Equation.3" ShapeID="_x0000_i1062" DrawAspect="Content" ObjectID="_1698740624" r:id="rId80"/>
        </w:object>
      </w:r>
      <w:r w:rsidRPr="00546C28">
        <w:rPr>
          <w:rFonts w:ascii="Times New Roman" w:hAnsi="Times New Roman" w:cs="Times New Roman"/>
          <w:sz w:val="22"/>
          <w:szCs w:val="22"/>
        </w:rPr>
        <w:t>, х</w:t>
      </w:r>
      <w:r w:rsidRPr="00546C28">
        <w:rPr>
          <w:position w:val="-10"/>
          <w:sz w:val="22"/>
          <w:szCs w:val="22"/>
        </w:rPr>
        <w:object w:dxaOrig="160" w:dyaOrig="360">
          <v:shape id="_x0000_i1063" type="#_x0000_t75" style="width:8.4pt;height:17.75pt" o:ole="">
            <v:imagedata r:id="rId81" o:title=""/>
          </v:shape>
          <o:OLEObject Type="Embed" ProgID="Equation.3" ShapeID="_x0000_i1063" DrawAspect="Content" ObjectID="_1698740625" r:id="rId82"/>
        </w:object>
      </w:r>
      <w:r w:rsidRPr="00546C28">
        <w:rPr>
          <w:rFonts w:ascii="Times New Roman" w:hAnsi="Times New Roman" w:cs="Times New Roman"/>
          <w:sz w:val="22"/>
          <w:szCs w:val="22"/>
        </w:rPr>
        <w:t>) и А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z w:val="22"/>
          <w:szCs w:val="22"/>
        </w:rPr>
        <w:t xml:space="preserve"> (х</w:t>
      </w:r>
      <w:r w:rsidRPr="00546C28">
        <w:rPr>
          <w:position w:val="-10"/>
          <w:sz w:val="22"/>
          <w:szCs w:val="22"/>
        </w:rPr>
        <w:object w:dxaOrig="160" w:dyaOrig="360">
          <v:shape id="_x0000_i1064" type="#_x0000_t75" style="width:8.4pt;height:17.75pt" o:ole="">
            <v:imagedata r:id="rId83" o:title=""/>
          </v:shape>
          <o:OLEObject Type="Embed" ProgID="Equation.3" ShapeID="_x0000_i1064" DrawAspect="Content" ObjectID="_1698740626" r:id="rId84"/>
        </w:object>
      </w:r>
      <w:r w:rsidRPr="00546C28">
        <w:rPr>
          <w:rFonts w:ascii="Times New Roman" w:hAnsi="Times New Roman" w:cs="Times New Roman"/>
          <w:sz w:val="22"/>
          <w:szCs w:val="22"/>
        </w:rPr>
        <w:t>, х</w:t>
      </w:r>
      <w:r w:rsidRPr="00546C28">
        <w:rPr>
          <w:position w:val="-10"/>
          <w:sz w:val="22"/>
          <w:szCs w:val="22"/>
        </w:rPr>
        <w:object w:dxaOrig="160" w:dyaOrig="360">
          <v:shape id="_x0000_i1065" type="#_x0000_t75" style="width:8.4pt;height:17.75pt" o:ole="">
            <v:imagedata r:id="rId85" o:title=""/>
          </v:shape>
          <o:OLEObject Type="Embed" ProgID="Equation.3" ShapeID="_x0000_i1065" DrawAspect="Content" ObjectID="_1698740627" r:id="rId86"/>
        </w:object>
      </w:r>
      <w:r w:rsidRPr="00546C28">
        <w:rPr>
          <w:rFonts w:ascii="Times New Roman" w:hAnsi="Times New Roman" w:cs="Times New Roman"/>
          <w:sz w:val="22"/>
          <w:szCs w:val="22"/>
        </w:rPr>
        <w:t>), определяющие</w:t>
      </w:r>
      <w:r w:rsidRPr="00A60B06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>
        <w:rPr>
          <w:rFonts w:ascii="Times New Roman" w:hAnsi="Times New Roman" w:cs="Times New Roman"/>
          <w:position w:val="-4"/>
          <w:sz w:val="22"/>
          <w:szCs w:val="22"/>
        </w:rPr>
        <w:t>вектор</w:t>
      </w:r>
      <w:r w:rsidRPr="00A60B06">
        <w:rPr>
          <w:rFonts w:ascii="Times New Roman" w:hAnsi="Times New Roman" w:cs="Times New Roman"/>
          <w:sz w:val="22"/>
          <w:szCs w:val="22"/>
        </w:rPr>
        <w:t xml:space="preserve"> </w:t>
      </w:r>
      <w:r w:rsidRPr="000C6BBA">
        <w:rPr>
          <w:rFonts w:ascii="Times New Roman" w:hAnsi="Times New Roman" w:cs="Times New Roman"/>
          <w:position w:val="-10"/>
          <w:sz w:val="22"/>
          <w:szCs w:val="22"/>
        </w:rPr>
        <w:object w:dxaOrig="520" w:dyaOrig="480">
          <v:shape id="_x0000_i1066" type="#_x0000_t75" style="width:26.2pt;height:24.3pt" o:ole="">
            <v:imagedata r:id="rId87" o:title=""/>
          </v:shape>
          <o:OLEObject Type="Embed" ProgID="Equation.3" ShapeID="_x0000_i1066" DrawAspect="Content" ObjectID="_1698740628" r:id="rId88"/>
        </w:object>
      </w:r>
      <w:r w:rsidRPr="00546C28">
        <w:rPr>
          <w:rFonts w:ascii="Times New Roman" w:hAnsi="Times New Roman" w:cs="Times New Roman"/>
          <w:sz w:val="22"/>
          <w:szCs w:val="22"/>
        </w:rPr>
        <w:t>. Найдем координ</w:t>
      </w:r>
      <w:r w:rsidRPr="00546C28">
        <w:rPr>
          <w:rFonts w:ascii="Times New Roman" w:hAnsi="Times New Roman" w:cs="Times New Roman"/>
          <w:sz w:val="22"/>
          <w:szCs w:val="22"/>
        </w:rPr>
        <w:t>а</w:t>
      </w:r>
      <w:r w:rsidRPr="00546C28">
        <w:rPr>
          <w:rFonts w:ascii="Times New Roman" w:hAnsi="Times New Roman" w:cs="Times New Roman"/>
          <w:sz w:val="22"/>
          <w:szCs w:val="22"/>
        </w:rPr>
        <w:t>ты произвольной точки А(х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>, 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z w:val="22"/>
          <w:szCs w:val="22"/>
        </w:rPr>
        <w:t>) данного вектора: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:rsidR="00AE704F" w:rsidRPr="00743AC0" w:rsidRDefault="00AE704F" w:rsidP="00AE704F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рассмотрим вектора </w:t>
      </w:r>
      <w:r w:rsidRPr="000C6BBA">
        <w:rPr>
          <w:rFonts w:ascii="Times New Roman" w:hAnsi="Times New Roman" w:cs="Times New Roman"/>
          <w:spacing w:val="-4"/>
          <w:position w:val="-10"/>
          <w:sz w:val="22"/>
          <w:szCs w:val="22"/>
        </w:rPr>
        <w:object w:dxaOrig="2200" w:dyaOrig="620">
          <v:shape id="_x0000_i1067" type="#_x0000_t75" style="width:96.3pt;height:27.1pt" o:ole="">
            <v:imagedata r:id="rId89" o:title=""/>
          </v:shape>
          <o:OLEObject Type="Embed" ProgID="Equation.3" ShapeID="_x0000_i1067" DrawAspect="Content" ObjectID="_1698740629" r:id="rId90"/>
        </w:objec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,</w:t>
      </w:r>
      <w:r w:rsidRPr="000B2DBC">
        <w:rPr>
          <w:rFonts w:ascii="Times New Roman" w:hAnsi="Times New Roman" w:cs="Times New Roman"/>
          <w:spacing w:val="-4"/>
          <w:position w:val="-16"/>
          <w:sz w:val="22"/>
          <w:szCs w:val="22"/>
        </w:rPr>
        <w:object w:dxaOrig="2500" w:dyaOrig="540">
          <v:shape id="_x0000_i1068" type="#_x0000_t75" style="width:113.15pt;height:24.3pt" o:ole="">
            <v:imagedata r:id="rId91" o:title=""/>
          </v:shape>
          <o:OLEObject Type="Embed" ProgID="Equation.3" ShapeID="_x0000_i1068" DrawAspect="Content" ObjectID="_1698740630" r:id="rId92"/>
        </w:object>
      </w:r>
    </w:p>
    <w:p w:rsidR="00AE704F" w:rsidRPr="00546C28" w:rsidRDefault="00AE704F" w:rsidP="00AE704F">
      <w:pPr>
        <w:jc w:val="both"/>
        <w:rPr>
          <w:rFonts w:ascii="Times New Roman" w:hAnsi="Times New Roman" w:cs="Times New Roman"/>
          <w:position w:val="-6"/>
          <w:sz w:val="22"/>
          <w:szCs w:val="22"/>
        </w:rPr>
      </w:pPr>
      <w:r w:rsidRPr="00546C28">
        <w:rPr>
          <w:rFonts w:ascii="Times New Roman" w:hAnsi="Times New Roman" w:cs="Times New Roman"/>
          <w:spacing w:val="-4"/>
          <w:sz w:val="22"/>
          <w:szCs w:val="22"/>
        </w:rPr>
        <w:t xml:space="preserve">Так как </w:t>
      </w:r>
      <w:r w:rsidRPr="000B2DBC">
        <w:rPr>
          <w:rFonts w:ascii="Times New Roman" w:hAnsi="Times New Roman" w:cs="Times New Roman"/>
          <w:spacing w:val="-4"/>
          <w:position w:val="-10"/>
          <w:sz w:val="22"/>
          <w:szCs w:val="22"/>
        </w:rPr>
        <w:object w:dxaOrig="440" w:dyaOrig="480">
          <v:shape id="_x0000_i1069" type="#_x0000_t75" style="width:19.65pt;height:21.5pt" o:ole="">
            <v:imagedata r:id="rId93" o:title=""/>
          </v:shape>
          <o:OLEObject Type="Embed" ProgID="Equation.3" ShapeID="_x0000_i1069" DrawAspect="Content" ObjectID="_1698740631" r:id="rId94"/>
        </w:object>
      </w:r>
      <w:r w:rsidRPr="00F9132D">
        <w:rPr>
          <w:rFonts w:ascii="Times New Roman" w:hAnsi="Times New Roman" w:cs="Times New Roman"/>
          <w:spacing w:val="-4"/>
          <w:sz w:val="22"/>
          <w:szCs w:val="22"/>
        </w:rPr>
        <w:t xml:space="preserve">, </w:t>
      </w:r>
      <w:r w:rsidRPr="00F9132D">
        <w:rPr>
          <w:rFonts w:ascii="Times New Roman" w:hAnsi="Times New Roman" w:cs="Times New Roman"/>
          <w:spacing w:val="-4"/>
          <w:position w:val="-10"/>
          <w:sz w:val="22"/>
          <w:szCs w:val="22"/>
        </w:rPr>
        <w:object w:dxaOrig="520" w:dyaOrig="480">
          <v:shape id="_x0000_i1070" type="#_x0000_t75" style="width:23.4pt;height:21.5pt" o:ole="">
            <v:imagedata r:id="rId95" o:title=""/>
          </v:shape>
          <o:OLEObject Type="Embed" ProgID="Equation.3" ShapeID="_x0000_i1070" DrawAspect="Content" ObjectID="_1698740632" r:id="rId96"/>
        </w:object>
      </w:r>
      <w:r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коллинеарны и одинаково направлены, то</w:t>
      </w:r>
      <w:r w:rsidRPr="00546C28">
        <w:rPr>
          <w:rFonts w:ascii="Times New Roman" w:hAnsi="Times New Roman" w:cs="Times New Roman"/>
          <w:spacing w:val="-4"/>
          <w:position w:val="-6"/>
          <w:sz w:val="22"/>
          <w:szCs w:val="22"/>
        </w:rPr>
        <w:t xml:space="preserve">  </w:t>
      </w:r>
      <w:r w:rsidRPr="00546C28">
        <w:rPr>
          <w:rFonts w:ascii="Times New Roman" w:hAnsi="Times New Roman" w:cs="Times New Roman"/>
          <w:spacing w:val="-4"/>
          <w:position w:val="-30"/>
          <w:sz w:val="22"/>
          <w:szCs w:val="22"/>
        </w:rPr>
        <w:object w:dxaOrig="2220" w:dyaOrig="720">
          <v:shape id="_x0000_i1071" type="#_x0000_t75" style="width:85.1pt;height:28.05pt" o:ole="">
            <v:imagedata r:id="rId97" o:title=""/>
          </v:shape>
          <o:OLEObject Type="Embed" ProgID="Equation.3" ShapeID="_x0000_i1071" DrawAspect="Content" ObjectID="_1698740633" r:id="rId98"/>
        </w:objec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где 0 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sym w:font="Symbol" w:char="F0A3"/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t>t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sym w:font="Symbol" w:char="F0A3"/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1 </w:t>
      </w:r>
    </w:p>
    <w:tbl>
      <w:tblPr>
        <w:tblW w:w="0" w:type="auto"/>
        <w:jc w:val="center"/>
        <w:tblInd w:w="108" w:type="dxa"/>
        <w:tblLook w:val="0000" w:firstRow="0" w:lastRow="0" w:firstColumn="0" w:lastColumn="0" w:noHBand="0" w:noVBand="0"/>
      </w:tblPr>
      <w:tblGrid>
        <w:gridCol w:w="2592"/>
        <w:gridCol w:w="2522"/>
      </w:tblGrid>
      <w:tr w:rsidR="00AE704F" w:rsidRPr="00546C28">
        <w:trPr>
          <w:trHeight w:val="695"/>
          <w:jc w:val="center"/>
        </w:trPr>
        <w:tc>
          <w:tcPr>
            <w:tcW w:w="2592" w:type="dxa"/>
          </w:tcPr>
          <w:p w:rsidR="00AE704F" w:rsidRPr="00546C28" w:rsidRDefault="00C83E51" w:rsidP="005C34C2">
            <w:pPr>
              <w:spacing w:line="221" w:lineRule="auto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noProof/>
                <w:position w:val="-6"/>
                <w:sz w:val="22"/>
                <w:szCs w:val="22"/>
              </w:rPr>
              <w:pict>
                <v:shape id="_x0000_s1429" type="#_x0000_t87" style="position:absolute;margin-left:12.2pt;margin-top:4.7pt;width:5.95pt;height:23.9pt;z-index:251683328;mso-position-vertical-relative:page" o:allowoverlap="f" strokeweight=".5pt">
                  <w10:wrap anchory="page"/>
                </v:shape>
              </w:pict>
            </w:r>
            <w:r w:rsidR="00AE704F" w:rsidRPr="00546C28">
              <w:rPr>
                <w:rFonts w:ascii="Times New Roman" w:hAnsi="Times New Roman" w:cs="Times New Roman"/>
                <w:position w:val="-6"/>
                <w:sz w:val="22"/>
                <w:szCs w:val="22"/>
                <w:lang w:val="en-US"/>
              </w:rPr>
              <w:sym w:font="Symbol" w:char="F0DE"/>
            </w:r>
            <w:r w:rsidR="00AE704F">
              <w:rPr>
                <w:rFonts w:ascii="Times New Roman" w:hAnsi="Times New Roman" w:cs="Times New Roman"/>
                <w:position w:val="-6"/>
                <w:sz w:val="22"/>
                <w:szCs w:val="22"/>
              </w:rPr>
              <w:t xml:space="preserve"> </w:t>
            </w:r>
            <w:r w:rsidR="00AE704F">
              <w:rPr>
                <w:rFonts w:ascii="Times New Roman" w:hAnsi="Times New Roman" w:cs="Times New Roman"/>
                <w:position w:val="-6"/>
                <w:sz w:val="22"/>
                <w:szCs w:val="22"/>
                <w:lang w:val="en-US"/>
              </w:rPr>
              <w:t xml:space="preserve"> </w:t>
            </w:r>
            <w:r w:rsidR="00AE704F" w:rsidRPr="00546C28">
              <w:rPr>
                <w:rFonts w:ascii="Times New Roman" w:hAnsi="Times New Roman" w:cs="Times New Roman"/>
                <w:position w:val="-32"/>
                <w:sz w:val="22"/>
                <w:szCs w:val="22"/>
                <w:lang w:val="en-US"/>
              </w:rPr>
              <w:object w:dxaOrig="1980" w:dyaOrig="760">
                <v:shape id="_x0000_i1072" type="#_x0000_t75" style="width:84.15pt;height:32.75pt" o:ole="">
                  <v:imagedata r:id="rId99" o:title=""/>
                </v:shape>
                <o:OLEObject Type="Embed" ProgID="Equation.3" ShapeID="_x0000_i1072" DrawAspect="Content" ObjectID="_1698740634" r:id="rId100"/>
              </w:object>
            </w:r>
          </w:p>
        </w:tc>
        <w:tc>
          <w:tcPr>
            <w:tcW w:w="2522" w:type="dxa"/>
            <w:vAlign w:val="center"/>
          </w:tcPr>
          <w:p w:rsidR="00AE704F" w:rsidRPr="00546C28" w:rsidRDefault="00C83E51" w:rsidP="005C34C2">
            <w:pPr>
              <w:spacing w:line="221" w:lineRule="auto"/>
              <w:ind w:left="-146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pict>
                <v:shape id="_x0000_s1428" type="#_x0000_t87" style="position:absolute;left:0;text-align:left;margin-left:2.55pt;margin-top:3.45pt;width:5.65pt;height:23.9pt;z-index:251682304;mso-position-horizontal-relative:text;mso-position-vertical-relative:page" o:allowoverlap="f" strokeweight=".5pt">
                  <w10:wrap anchory="page"/>
                </v:shape>
              </w:pict>
            </w:r>
            <w:r w:rsidR="00AE704F" w:rsidRPr="00546C28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DE"/>
            </w:r>
            <w:r w:rsidR="00AE704F" w:rsidRPr="00546C2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AE704F" w:rsidRPr="00546C28">
              <w:rPr>
                <w:rFonts w:ascii="Times New Roman" w:hAnsi="Times New Roman" w:cs="Times New Roman"/>
                <w:position w:val="-32"/>
                <w:sz w:val="22"/>
                <w:szCs w:val="22"/>
                <w:lang w:val="en-US"/>
              </w:rPr>
              <w:object w:dxaOrig="1900" w:dyaOrig="760">
                <v:shape id="_x0000_i1073" type="#_x0000_t75" style="width:78.55pt;height:30.85pt" o:ole="">
                  <v:imagedata r:id="rId101" o:title=""/>
                </v:shape>
                <o:OLEObject Type="Embed" ProgID="Equation.3" ShapeID="_x0000_i1073" DrawAspect="Content" ObjectID="_1698740635" r:id="rId102"/>
              </w:object>
            </w:r>
          </w:p>
        </w:tc>
      </w:tr>
    </w:tbl>
    <w:p w:rsidR="00AE704F" w:rsidRPr="00546C28" w:rsidRDefault="00AE704F" w:rsidP="00AE704F">
      <w:pPr>
        <w:spacing w:line="221" w:lineRule="auto"/>
        <w:rPr>
          <w:rFonts w:ascii="Times New Roman" w:hAnsi="Times New Roman" w:cs="Times New Roman"/>
          <w:position w:val="-6"/>
          <w:sz w:val="22"/>
          <w:szCs w:val="22"/>
          <w:lang w:val="en-US"/>
        </w:rPr>
      </w:pP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Пусть 1 -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t>t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=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,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t>t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=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sym w:font="Symbol" w:char="F0DE"/>
      </w:r>
      <w:r w:rsidRPr="00546C28">
        <w:rPr>
          <w:rFonts w:ascii="Times New Roman" w:hAnsi="Times New Roman" w:cs="Times New Roman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position w:val="-34"/>
          <w:sz w:val="22"/>
          <w:szCs w:val="22"/>
        </w:rPr>
        <w:object w:dxaOrig="1860" w:dyaOrig="800">
          <v:shape id="_x0000_i1074" type="#_x0000_t75" style="width:75.75pt;height:32.75pt" o:ole="">
            <v:imagedata r:id="rId103" o:title=""/>
          </v:shape>
          <o:OLEObject Type="Embed" ProgID="Equation.3" ShapeID="_x0000_i1074" DrawAspect="Content" ObjectID="_1698740636" r:id="rId104"/>
        </w:object>
      </w:r>
      <w:r w:rsidRPr="00546C28">
        <w:rPr>
          <w:rFonts w:ascii="Times New Roman" w:hAnsi="Times New Roman" w:cs="Times New Roman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и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sym w:font="Symbol" w:char="F0B3"/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0,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sym w:font="Symbol" w:char="F0B3"/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0,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+ </w:t>
      </w:r>
      <w:r w:rsidRPr="00546C28">
        <w:rPr>
          <w:rFonts w:ascii="Times New Roman" w:hAnsi="Times New Roman" w:cs="Times New Roman"/>
          <w:position w:val="-6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position w:val="-6"/>
          <w:sz w:val="22"/>
          <w:szCs w:val="22"/>
        </w:rPr>
        <w:t xml:space="preserve"> =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>1.</w:t>
      </w:r>
    </w:p>
    <w:p w:rsidR="00AE704F" w:rsidRDefault="00C83E51" w:rsidP="00AE704F">
      <w:pPr>
        <w:spacing w:line="230" w:lineRule="auto"/>
        <w:jc w:val="center"/>
        <w:rPr>
          <w:rFonts w:ascii="Times New Roman" w:hAnsi="Times New Roman" w:cs="Times New Roman"/>
          <w:position w:val="-6"/>
          <w:lang w:val="en-US"/>
        </w:rPr>
      </w:pPr>
      <w:r>
        <w:rPr>
          <w:rFonts w:ascii="Times New Roman" w:hAnsi="Times New Roman" w:cs="Times New Roman"/>
        </w:rPr>
        <w:pict>
          <v:shape id="_x0000_i1075" type="#_x0000_t75" style="width:167.4pt;height:66.4pt">
            <v:imagedata r:id="rId105" o:title="" cropleft="3691f" cropright="16724f"/>
          </v:shape>
        </w:pict>
      </w:r>
    </w:p>
    <w:p w:rsidR="00AE704F" w:rsidRPr="00471EB8" w:rsidRDefault="00AE704F" w:rsidP="00AE704F">
      <w:pPr>
        <w:spacing w:line="23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</w:t>
      </w:r>
      <w:r w:rsidRPr="00471EB8">
        <w:rPr>
          <w:rFonts w:ascii="Times New Roman" w:hAnsi="Times New Roman" w:cs="Times New Roman"/>
          <w:sz w:val="18"/>
          <w:szCs w:val="18"/>
        </w:rPr>
        <w:t>1</w:t>
      </w:r>
    </w:p>
    <w:p w:rsidR="00AE704F" w:rsidRPr="00546C28" w:rsidRDefault="00AE704F" w:rsidP="00AE704F">
      <w:pPr>
        <w:spacing w:line="230" w:lineRule="auto"/>
        <w:ind w:firstLine="397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Итак: если A</w:t>
      </w:r>
      <w:r w:rsidRPr="00546C28">
        <w:rPr>
          <w:rFonts w:ascii="Times New Roman" w:hAnsi="Times New Roman" w:cs="Times New Roman"/>
          <w:sz w:val="22"/>
          <w:szCs w:val="22"/>
        </w:rPr>
        <w:t xml:space="preserve"> = (х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>; 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), </w:t>
      </w:r>
      <w:r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 xml:space="preserve"> = (</w:t>
      </w:r>
      <w:r w:rsidRPr="00546C28">
        <w:rPr>
          <w:rFonts w:ascii="Times New Roman" w:hAnsi="Times New Roman" w:cs="Times New Roman"/>
          <w:position w:val="-10"/>
          <w:sz w:val="22"/>
          <w:szCs w:val="22"/>
        </w:rPr>
        <w:object w:dxaOrig="240" w:dyaOrig="360">
          <v:shape id="_x0000_i1076" type="#_x0000_t75" style="width:12.15pt;height:17.75pt" o:ole="">
            <v:imagedata r:id="rId106" o:title=""/>
          </v:shape>
          <o:OLEObject Type="Embed" ProgID="Equation.3" ShapeID="_x0000_i1076" DrawAspect="Content" ObjectID="_1698740637" r:id="rId107"/>
        </w:object>
      </w:r>
      <w:r w:rsidRPr="00546C28">
        <w:rPr>
          <w:rFonts w:ascii="Times New Roman" w:hAnsi="Times New Roman" w:cs="Times New Roman"/>
          <w:sz w:val="22"/>
          <w:szCs w:val="22"/>
        </w:rPr>
        <w:t>;</w:t>
      </w:r>
      <w:r w:rsidRPr="00546C28">
        <w:rPr>
          <w:rFonts w:ascii="Times New Roman" w:hAnsi="Times New Roman" w:cs="Times New Roman"/>
          <w:position w:val="-10"/>
          <w:sz w:val="22"/>
          <w:szCs w:val="22"/>
        </w:rPr>
        <w:object w:dxaOrig="260" w:dyaOrig="360">
          <v:shape id="_x0000_i1077" type="#_x0000_t75" style="width:13.1pt;height:17.75pt" o:ole="">
            <v:imagedata r:id="rId108" o:title=""/>
          </v:shape>
          <o:OLEObject Type="Embed" ProgID="Equation.3" ShapeID="_x0000_i1077" DrawAspect="Content" ObjectID="_1698740638" r:id="rId109"/>
        </w:object>
      </w:r>
      <w:r>
        <w:rPr>
          <w:rFonts w:ascii="Times New Roman" w:hAnsi="Times New Roman" w:cs="Times New Roman"/>
          <w:sz w:val="22"/>
          <w:szCs w:val="22"/>
        </w:rPr>
        <w:t xml:space="preserve">), </w:t>
      </w:r>
      <w:r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z w:val="22"/>
          <w:szCs w:val="22"/>
        </w:rPr>
        <w:t xml:space="preserve"> = (</w:t>
      </w:r>
      <w:r w:rsidRPr="00546C28">
        <w:rPr>
          <w:rFonts w:ascii="Times New Roman" w:hAnsi="Times New Roman" w:cs="Times New Roman"/>
          <w:position w:val="-10"/>
          <w:sz w:val="22"/>
          <w:szCs w:val="22"/>
        </w:rPr>
        <w:object w:dxaOrig="260" w:dyaOrig="360">
          <v:shape id="_x0000_i1078" type="#_x0000_t75" style="width:13.1pt;height:17.75pt" o:ole="">
            <v:imagedata r:id="rId110" o:title=""/>
          </v:shape>
          <o:OLEObject Type="Embed" ProgID="Equation.3" ShapeID="_x0000_i1078" DrawAspect="Content" ObjectID="_1698740639" r:id="rId111"/>
        </w:object>
      </w:r>
      <w:r w:rsidRPr="00546C28">
        <w:rPr>
          <w:rFonts w:ascii="Times New Roman" w:hAnsi="Times New Roman" w:cs="Times New Roman"/>
          <w:sz w:val="22"/>
          <w:szCs w:val="22"/>
        </w:rPr>
        <w:t>;</w:t>
      </w:r>
      <w:r w:rsidRPr="00546C28">
        <w:rPr>
          <w:rFonts w:ascii="Times New Roman" w:hAnsi="Times New Roman" w:cs="Times New Roman"/>
          <w:position w:val="-10"/>
          <w:sz w:val="22"/>
          <w:szCs w:val="22"/>
        </w:rPr>
        <w:object w:dxaOrig="260" w:dyaOrig="360">
          <v:shape id="_x0000_i1079" type="#_x0000_t75" style="width:13.1pt;height:17.75pt" o:ole="">
            <v:imagedata r:id="rId112" o:title=""/>
          </v:shape>
          <o:OLEObject Type="Embed" ProgID="Equation.3" ShapeID="_x0000_i1079" DrawAspect="Content" ObjectID="_1698740640" r:id="rId113"/>
        </w:object>
      </w:r>
      <w:r w:rsidRPr="00546C28">
        <w:rPr>
          <w:rFonts w:ascii="Times New Roman" w:hAnsi="Times New Roman" w:cs="Times New Roman"/>
          <w:sz w:val="22"/>
          <w:szCs w:val="22"/>
        </w:rPr>
        <w:t>), то</w:t>
      </w:r>
    </w:p>
    <w:p w:rsidR="00AE704F" w:rsidRPr="00546C28" w:rsidRDefault="00AE704F" w:rsidP="00AE704F">
      <w:pPr>
        <w:spacing w:line="230" w:lineRule="auto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546C28">
        <w:rPr>
          <w:rFonts w:ascii="Times New Roman" w:hAnsi="Times New Roman" w:cs="Times New Roman"/>
          <w:sz w:val="22"/>
          <w:szCs w:val="22"/>
        </w:rPr>
        <w:t xml:space="preserve"> =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 xml:space="preserve"> +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z w:val="22"/>
          <w:szCs w:val="22"/>
        </w:rPr>
        <w:t xml:space="preserve">,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sz w:val="22"/>
          <w:szCs w:val="22"/>
        </w:rPr>
        <w:sym w:font="Symbol" w:char="F0B3"/>
      </w:r>
      <w:r w:rsidRPr="00546C28">
        <w:rPr>
          <w:rFonts w:ascii="Times New Roman" w:hAnsi="Times New Roman" w:cs="Times New Roman"/>
          <w:sz w:val="22"/>
          <w:szCs w:val="22"/>
        </w:rPr>
        <w:t xml:space="preserve"> 0,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sz w:val="22"/>
          <w:szCs w:val="22"/>
        </w:rPr>
        <w:sym w:font="Symbol" w:char="F0B3"/>
      </w:r>
      <w:r w:rsidRPr="00546C28">
        <w:rPr>
          <w:rFonts w:ascii="Times New Roman" w:hAnsi="Times New Roman" w:cs="Times New Roman"/>
          <w:sz w:val="22"/>
          <w:szCs w:val="22"/>
        </w:rPr>
        <w:t xml:space="preserve"> 0,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 xml:space="preserve"> +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sym w:font="Symbol" w:char="F06C"/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= 1.           </w:t>
      </w:r>
      <w:r w:rsidRPr="007C7B24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</w:rPr>
        <w:t xml:space="preserve">       (</w:t>
      </w:r>
      <w:r w:rsidRPr="007C7B24">
        <w:rPr>
          <w:rFonts w:ascii="Times New Roman" w:hAnsi="Times New Roman" w:cs="Times New Roman"/>
          <w:sz w:val="22"/>
          <w:szCs w:val="22"/>
        </w:rPr>
        <w:t>4</w:t>
      </w:r>
      <w:r w:rsidRPr="00546C28">
        <w:rPr>
          <w:rFonts w:ascii="Times New Roman" w:hAnsi="Times New Roman" w:cs="Times New Roman"/>
          <w:sz w:val="22"/>
          <w:szCs w:val="22"/>
        </w:rPr>
        <w:t>)</w:t>
      </w:r>
    </w:p>
    <w:p w:rsidR="00AE704F" w:rsidRPr="00546C28" w:rsidRDefault="00AE704F" w:rsidP="00AE704F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546C28">
        <w:rPr>
          <w:rFonts w:ascii="Times New Roman" w:hAnsi="Times New Roman" w:cs="Times New Roman"/>
          <w:sz w:val="22"/>
          <w:szCs w:val="22"/>
        </w:rPr>
        <w:t>Точка А</w:t>
      </w:r>
      <w:r w:rsidRPr="00546C28">
        <w:rPr>
          <w:rFonts w:ascii="Times New Roman" w:hAnsi="Times New Roman" w:cs="Times New Roman"/>
          <w:noProof/>
          <w:sz w:val="22"/>
          <w:szCs w:val="22"/>
        </w:rPr>
        <w:t>,</w:t>
      </w:r>
      <w:r w:rsidRPr="00546C28">
        <w:rPr>
          <w:rFonts w:ascii="Times New Roman" w:hAnsi="Times New Roman" w:cs="Times New Roman"/>
          <w:sz w:val="22"/>
          <w:szCs w:val="22"/>
        </w:rPr>
        <w:t xml:space="preserve"> дл</w:t>
      </w:r>
      <w:r>
        <w:rPr>
          <w:rFonts w:ascii="Times New Roman" w:hAnsi="Times New Roman" w:cs="Times New Roman"/>
          <w:sz w:val="22"/>
          <w:szCs w:val="22"/>
        </w:rPr>
        <w:t>я которой выполняются условия (</w:t>
      </w:r>
      <w:r w:rsidRPr="007C7B24">
        <w:rPr>
          <w:rFonts w:ascii="Times New Roman" w:hAnsi="Times New Roman" w:cs="Times New Roman"/>
          <w:sz w:val="22"/>
          <w:szCs w:val="22"/>
        </w:rPr>
        <w:t>4</w:t>
      </w:r>
      <w:r w:rsidRPr="00546C28">
        <w:rPr>
          <w:rFonts w:ascii="Times New Roman" w:hAnsi="Times New Roman" w:cs="Times New Roman"/>
          <w:sz w:val="22"/>
          <w:szCs w:val="22"/>
        </w:rPr>
        <w:t>), называется выпук</w:t>
      </w:r>
      <w:r w:rsidRPr="00546C28">
        <w:rPr>
          <w:rFonts w:ascii="Times New Roman" w:hAnsi="Times New Roman" w:cs="Times New Roman"/>
          <w:sz w:val="22"/>
          <w:szCs w:val="22"/>
        </w:rPr>
        <w:softHyphen/>
        <w:t>лой линейной комбинацией точек А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 xml:space="preserve"> и А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noProof/>
          <w:sz w:val="22"/>
          <w:szCs w:val="22"/>
        </w:rPr>
        <w:t>.</w:t>
      </w:r>
      <w:r w:rsidRPr="00546C28">
        <w:rPr>
          <w:rFonts w:ascii="Times New Roman" w:hAnsi="Times New Roman" w:cs="Times New Roman"/>
          <w:sz w:val="22"/>
          <w:szCs w:val="22"/>
        </w:rPr>
        <w:t xml:space="preserve"> При 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noProof/>
          <w:sz w:val="22"/>
          <w:szCs w:val="22"/>
        </w:rPr>
        <w:t xml:space="preserve"> = 1,</w:t>
      </w:r>
      <w:r w:rsidRPr="00546C28">
        <w:rPr>
          <w:rFonts w:ascii="Times New Roman" w:hAnsi="Times New Roman" w:cs="Times New Roman"/>
          <w:sz w:val="22"/>
          <w:szCs w:val="22"/>
        </w:rPr>
        <w:t xml:space="preserve"> 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z w:val="22"/>
          <w:szCs w:val="22"/>
        </w:rPr>
        <w:t xml:space="preserve"> = 0 точка А совпа</w:t>
      </w:r>
      <w:r w:rsidRPr="00546C28">
        <w:rPr>
          <w:rFonts w:ascii="Times New Roman" w:hAnsi="Times New Roman" w:cs="Times New Roman"/>
          <w:sz w:val="22"/>
          <w:szCs w:val="22"/>
        </w:rPr>
        <w:softHyphen/>
        <w:t>дает с точкой А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>; при 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z w:val="22"/>
          <w:szCs w:val="22"/>
        </w:rPr>
        <w:t xml:space="preserve"> = 0, х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z w:val="22"/>
          <w:szCs w:val="22"/>
        </w:rPr>
        <w:t xml:space="preserve"> = 1</w:t>
      </w:r>
      <w:r w:rsidRPr="00546C28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Pr="00546C28">
        <w:rPr>
          <w:rFonts w:ascii="Times" w:hAnsi="Times" w:cs="Times New Roman"/>
          <w:noProof/>
          <w:sz w:val="22"/>
          <w:szCs w:val="22"/>
        </w:rPr>
        <w:t>–</w:t>
      </w:r>
      <w:r w:rsidRPr="00546C28">
        <w:rPr>
          <w:rFonts w:ascii="Times New Roman" w:hAnsi="Times New Roman" w:cs="Times New Roman"/>
          <w:sz w:val="22"/>
          <w:szCs w:val="22"/>
        </w:rPr>
        <w:t xml:space="preserve"> с концом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z w:val="22"/>
          <w:szCs w:val="22"/>
        </w:rPr>
        <w:t>. Т</w:t>
      </w:r>
      <w:r w:rsidRPr="00546C28">
        <w:rPr>
          <w:rFonts w:ascii="Times New Roman" w:hAnsi="Times New Roman" w:cs="Times New Roman"/>
          <w:sz w:val="22"/>
          <w:szCs w:val="22"/>
        </w:rPr>
        <w:t>а</w:t>
      </w:r>
      <w:r w:rsidRPr="00546C28">
        <w:rPr>
          <w:rFonts w:ascii="Times New Roman" w:hAnsi="Times New Roman" w:cs="Times New Roman"/>
          <w:sz w:val="22"/>
          <w:szCs w:val="22"/>
        </w:rPr>
        <w:lastRenderedPageBreak/>
        <w:t>ким образом для любой внутренней точки А отрезка</w:t>
      </w:r>
      <w:r w:rsidRPr="00171BD5">
        <w:rPr>
          <w:rFonts w:ascii="Times New Roman" w:hAnsi="Times New Roman" w:cs="Times New Roman"/>
          <w:sz w:val="22"/>
          <w:szCs w:val="22"/>
        </w:rPr>
        <w:t xml:space="preserve"> </w:t>
      </w:r>
      <w:r w:rsidRPr="00CC7D35">
        <w:rPr>
          <w:rFonts w:ascii="Times New Roman" w:hAnsi="Times New Roman" w:cs="Times New Roman"/>
          <w:spacing w:val="-2"/>
          <w:sz w:val="22"/>
          <w:szCs w:val="22"/>
        </w:rPr>
        <w:t>[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546C2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546C2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CC7D35">
        <w:rPr>
          <w:rFonts w:ascii="Times New Roman" w:hAnsi="Times New Roman" w:cs="Times New Roman"/>
          <w:spacing w:val="-2"/>
          <w:sz w:val="22"/>
          <w:szCs w:val="22"/>
        </w:rPr>
        <w:t>]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Pr="00546C28">
        <w:rPr>
          <w:rFonts w:ascii="Times New Roman" w:hAnsi="Times New Roman" w:cs="Times New Roman"/>
          <w:sz w:val="22"/>
          <w:szCs w:val="22"/>
        </w:rPr>
        <w:t>выпо</w:t>
      </w:r>
      <w:r w:rsidRPr="00546C28">
        <w:rPr>
          <w:rFonts w:ascii="Times New Roman" w:hAnsi="Times New Roman" w:cs="Times New Roman"/>
          <w:sz w:val="22"/>
          <w:szCs w:val="22"/>
        </w:rPr>
        <w:t>л</w:t>
      </w:r>
      <w:r w:rsidRPr="00546C28">
        <w:rPr>
          <w:rFonts w:ascii="Times New Roman" w:hAnsi="Times New Roman" w:cs="Times New Roman"/>
          <w:sz w:val="22"/>
          <w:szCs w:val="22"/>
        </w:rPr>
        <w:t>няют</w:t>
      </w:r>
      <w:r>
        <w:rPr>
          <w:rFonts w:ascii="Times New Roman" w:hAnsi="Times New Roman" w:cs="Times New Roman"/>
          <w:sz w:val="22"/>
          <w:szCs w:val="22"/>
        </w:rPr>
        <w:t>ся условия (</w:t>
      </w:r>
      <w:r w:rsidRPr="007C7B24">
        <w:rPr>
          <w:rFonts w:ascii="Times New Roman" w:hAnsi="Times New Roman" w:cs="Times New Roman"/>
          <w:sz w:val="22"/>
          <w:szCs w:val="22"/>
        </w:rPr>
        <w:t>4</w:t>
      </w:r>
      <w:r w:rsidRPr="00546C28">
        <w:rPr>
          <w:rFonts w:ascii="Times New Roman" w:hAnsi="Times New Roman" w:cs="Times New Roman"/>
          <w:sz w:val="22"/>
          <w:szCs w:val="22"/>
        </w:rPr>
        <w:t>).</w:t>
      </w:r>
    </w:p>
    <w:p w:rsidR="00AE704F" w:rsidRPr="00546C28" w:rsidRDefault="00AE704F" w:rsidP="00AE704F">
      <w:pPr>
        <w:spacing w:line="230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546C28">
        <w:rPr>
          <w:rFonts w:ascii="Times New Roman" w:hAnsi="Times New Roman" w:cs="Times New Roman"/>
          <w:spacing w:val="-2"/>
          <w:sz w:val="22"/>
          <w:szCs w:val="22"/>
        </w:rPr>
        <w:t>Точки А</w:t>
      </w:r>
      <w:r w:rsidRPr="00546C2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 xml:space="preserve"> и А</w:t>
      </w:r>
      <w:r w:rsidRPr="00546C2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 xml:space="preserve"> называются угловыми или крайними точками о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т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 xml:space="preserve">резка </w:t>
      </w:r>
      <w:r w:rsidRPr="00CC7D35">
        <w:rPr>
          <w:rFonts w:ascii="Times New Roman" w:hAnsi="Times New Roman" w:cs="Times New Roman"/>
          <w:spacing w:val="-2"/>
          <w:sz w:val="22"/>
          <w:szCs w:val="22"/>
        </w:rPr>
        <w:t>[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546C2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546C2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CC7D35">
        <w:rPr>
          <w:rFonts w:ascii="Times New Roman" w:hAnsi="Times New Roman" w:cs="Times New Roman"/>
          <w:spacing w:val="-2"/>
          <w:sz w:val="22"/>
          <w:szCs w:val="22"/>
        </w:rPr>
        <w:t>]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. Очевидно, что угловая точка не может быть предста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в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лена как вы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softHyphen/>
        <w:t>пуклая линейная комбинация двух других точек отрезка.</w:t>
      </w:r>
    </w:p>
    <w:p w:rsidR="00AE704F" w:rsidRPr="00546C28" w:rsidRDefault="00AE704F" w:rsidP="00AE704F">
      <w:pPr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546C28">
        <w:rPr>
          <w:rFonts w:ascii="Times New Roman" w:hAnsi="Times New Roman" w:cs="Times New Roman"/>
          <w:sz w:val="22"/>
          <w:szCs w:val="22"/>
        </w:rPr>
        <w:t xml:space="preserve">Соотношения верны и для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546C28">
        <w:rPr>
          <w:rFonts w:ascii="Times New Roman" w:hAnsi="Times New Roman" w:cs="Times New Roman"/>
          <w:sz w:val="22"/>
          <w:szCs w:val="22"/>
        </w:rPr>
        <w:t>-мерного пространства:</w:t>
      </w:r>
    </w:p>
    <w:p w:rsidR="00AE704F" w:rsidRPr="00546C28" w:rsidRDefault="00AE704F" w:rsidP="00AE704F">
      <w:pPr>
        <w:pStyle w:val="FR2"/>
        <w:tabs>
          <w:tab w:val="left" w:pos="10065"/>
        </w:tabs>
        <w:spacing w:line="230" w:lineRule="auto"/>
        <w:ind w:left="0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546C28">
        <w:rPr>
          <w:rFonts w:ascii="Times New Roman" w:hAnsi="Times New Roman" w:cs="Times New Roman"/>
          <w:position w:val="-6"/>
          <w:sz w:val="22"/>
          <w:szCs w:val="22"/>
        </w:rPr>
        <w:t>Ā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 xml:space="preserve"> = λ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>Ā</w:t>
      </w:r>
      <w:r w:rsidRPr="00546C28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>,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 xml:space="preserve"> +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>λ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>Ā</w:t>
      </w:r>
      <w:r w:rsidRPr="00CC7D35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 xml:space="preserve"> + ... +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>λ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  <w:vertAlign w:val="subscript"/>
          <w:lang w:val="en-US"/>
        </w:rPr>
        <w:t>n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>Ā</w:t>
      </w:r>
      <w:r w:rsidRPr="00546C28">
        <w:rPr>
          <w:rFonts w:ascii="Times New Roman" w:hAnsi="Times New Roman" w:cs="Times New Roman"/>
          <w:position w:val="-6"/>
          <w:sz w:val="22"/>
          <w:szCs w:val="22"/>
          <w:vertAlign w:val="subscript"/>
          <w:lang w:val="en-US"/>
        </w:rPr>
        <w:t>n</w:t>
      </w:r>
      <w:r w:rsidRPr="00546C28">
        <w:rPr>
          <w:rFonts w:ascii="Times New Roman" w:hAnsi="Times New Roman" w:cs="Times New Roman"/>
          <w:position w:val="-6"/>
          <w:sz w:val="22"/>
          <w:szCs w:val="22"/>
        </w:rPr>
        <w:t xml:space="preserve">, при 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>λ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  <w:lang w:val="en-US"/>
        </w:rPr>
        <w:sym w:font="Symbol" w:char="F0B3"/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 xml:space="preserve"> 0,</w:t>
      </w:r>
      <w:r w:rsidRPr="00546C28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noProof/>
          <w:position w:val="-28"/>
          <w:sz w:val="22"/>
          <w:szCs w:val="22"/>
        </w:rPr>
        <w:object w:dxaOrig="900" w:dyaOrig="680">
          <v:shape id="_x0000_i1080" type="#_x0000_t75" style="width:35.55pt;height:27.1pt" o:ole="">
            <v:imagedata r:id="rId114" o:title=""/>
          </v:shape>
          <o:OLEObject Type="Embed" ProgID="Equation.3" ShapeID="_x0000_i1080" DrawAspect="Content" ObjectID="_1698740641" r:id="rId115"/>
        </w:object>
      </w:r>
      <w:r w:rsidRPr="00546C28">
        <w:rPr>
          <w:rFonts w:ascii="Times New Roman" w:hAnsi="Times New Roman" w:cs="Times New Roman"/>
          <w:noProof/>
          <w:position w:val="-6"/>
          <w:sz w:val="22"/>
          <w:szCs w:val="22"/>
        </w:rPr>
        <w:t>.</w:t>
      </w:r>
    </w:p>
    <w:p w:rsidR="00AE704F" w:rsidRPr="00546C28" w:rsidRDefault="00AE704F" w:rsidP="00AE704F">
      <w:pPr>
        <w:spacing w:line="230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546C28">
        <w:rPr>
          <w:rFonts w:ascii="Times New Roman" w:hAnsi="Times New Roman" w:cs="Times New Roman"/>
          <w:sz w:val="22"/>
          <w:szCs w:val="22"/>
        </w:rPr>
        <w:t xml:space="preserve">Множество точек называется выпуклым, если оно вместе с любыми двумя точками содержит и их произвольную выпуклую линейную комбинацию. Геометрический смысл этого определения состоит в том, что множеству вместе с его двумя любыми точками полностью принадлежит и весь отрезок, их 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соединяющий. Прим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е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рами выпуклых множеств явля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softHyphen/>
        <w:t>ется: отрезок, прямая, полуплоскость, круг, шар, куб, пирамида, полупространство и т. д.</w:t>
      </w:r>
      <w:r w:rsidRPr="00CC7D35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Пример не в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ы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>пуклого множества показан на рис. 2., т. к. [А</w:t>
      </w:r>
      <w:r w:rsidRPr="00546C2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1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 xml:space="preserve"> А</w:t>
      </w:r>
      <w:r w:rsidRPr="00546C2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546C28">
        <w:rPr>
          <w:rFonts w:ascii="Times New Roman" w:hAnsi="Times New Roman" w:cs="Times New Roman"/>
          <w:noProof/>
          <w:spacing w:val="-2"/>
          <w:sz w:val="22"/>
          <w:szCs w:val="22"/>
        </w:rPr>
        <w:t>]</w:t>
      </w:r>
      <w:r w:rsidRPr="00546C28">
        <w:rPr>
          <w:rFonts w:ascii="Times New Roman" w:hAnsi="Times New Roman" w:cs="Times New Roman"/>
          <w:spacing w:val="-2"/>
          <w:sz w:val="22"/>
          <w:szCs w:val="22"/>
        </w:rPr>
        <w:t xml:space="preserve"> полностью этому множеству не принадлежит. </w:t>
      </w:r>
    </w:p>
    <w:p w:rsidR="00AE704F" w:rsidRDefault="00C83E51" w:rsidP="00AE704F">
      <w:pPr>
        <w:spacing w:line="230" w:lineRule="auto"/>
        <w:jc w:val="center"/>
      </w:pPr>
      <w:r>
        <w:pict>
          <v:shape id="_x0000_i1081" type="#_x0000_t75" style="width:100.05pt;height:96.3pt;mso-position-vertical-relative:page" o:allowoverlap="f">
            <v:imagedata r:id="rId116" o:title=""/>
          </v:shape>
        </w:pict>
      </w:r>
    </w:p>
    <w:p w:rsidR="00AE704F" w:rsidRPr="00471EB8" w:rsidRDefault="00AE704F" w:rsidP="00AE704F">
      <w:pPr>
        <w:spacing w:line="230" w:lineRule="auto"/>
        <w:jc w:val="center"/>
        <w:rPr>
          <w:rFonts w:ascii="Times New Roman" w:hAnsi="Times New Roman" w:cs="Times New Roman"/>
          <w:spacing w:val="-4"/>
          <w:sz w:val="18"/>
          <w:szCs w:val="18"/>
        </w:rPr>
      </w:pPr>
      <w:r>
        <w:rPr>
          <w:rFonts w:ascii="Times New Roman" w:hAnsi="Times New Roman" w:cs="Times New Roman"/>
          <w:spacing w:val="-4"/>
          <w:sz w:val="18"/>
          <w:szCs w:val="18"/>
        </w:rPr>
        <w:t>Рис. 2</w:t>
      </w:r>
    </w:p>
    <w:p w:rsidR="00AE704F" w:rsidRPr="00546C28" w:rsidRDefault="00AE704F" w:rsidP="00AE704F">
      <w:pPr>
        <w:spacing w:line="230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546C28">
        <w:rPr>
          <w:rFonts w:ascii="Times New Roman" w:hAnsi="Times New Roman" w:cs="Times New Roman"/>
          <w:spacing w:val="-4"/>
          <w:sz w:val="22"/>
          <w:szCs w:val="22"/>
        </w:rPr>
        <w:t>Точка множества называется граничной, если любой шар с це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н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тром в этой точке содержит как точки принадлежащие множеству, так и не принадлежащие множеству. Граничные точки множества о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б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 xml:space="preserve">разуют его границу. </w:t>
      </w:r>
    </w:p>
    <w:p w:rsidR="00AE704F" w:rsidRPr="00546C28" w:rsidRDefault="00AE704F" w:rsidP="00AE704F">
      <w:pPr>
        <w:spacing w:line="230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546C28">
        <w:rPr>
          <w:rFonts w:ascii="Times New Roman" w:hAnsi="Times New Roman" w:cs="Times New Roman"/>
          <w:spacing w:val="-4"/>
          <w:sz w:val="22"/>
          <w:szCs w:val="22"/>
        </w:rPr>
        <w:t>Замкнутым называется множество, содержащее все свои грани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ч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ные точки. Замкнутое множество может быть ограниченным и н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е</w:t>
      </w:r>
      <w:r w:rsidRPr="00546C28">
        <w:rPr>
          <w:rFonts w:ascii="Times New Roman" w:hAnsi="Times New Roman" w:cs="Times New Roman"/>
          <w:spacing w:val="-4"/>
          <w:sz w:val="22"/>
          <w:szCs w:val="22"/>
        </w:rPr>
        <w:t>ограниченным.</w:t>
      </w:r>
      <w:r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</w:p>
    <w:p w:rsidR="00AE704F" w:rsidRPr="00546C28" w:rsidRDefault="00AE704F" w:rsidP="00AE704F">
      <w:pPr>
        <w:pStyle w:val="a4"/>
        <w:spacing w:line="230" w:lineRule="auto"/>
        <w:ind w:firstLine="397"/>
        <w:rPr>
          <w:rFonts w:cs="Times New Roman"/>
          <w:sz w:val="22"/>
          <w:szCs w:val="22"/>
        </w:rPr>
      </w:pPr>
      <w:r w:rsidRPr="00546C28">
        <w:rPr>
          <w:rFonts w:cs="Times New Roman"/>
          <w:sz w:val="22"/>
          <w:szCs w:val="22"/>
        </w:rPr>
        <w:t>Угловой точкой выпуклого множества называется точка, к</w:t>
      </w:r>
      <w:r w:rsidRPr="00546C28">
        <w:rPr>
          <w:rFonts w:cs="Times New Roman"/>
          <w:sz w:val="22"/>
          <w:szCs w:val="22"/>
        </w:rPr>
        <w:t>о</w:t>
      </w:r>
      <w:r w:rsidRPr="00546C28">
        <w:rPr>
          <w:rFonts w:cs="Times New Roman"/>
          <w:sz w:val="22"/>
          <w:szCs w:val="22"/>
        </w:rPr>
        <w:t>торая принадлежит этому множеству, но не является внутренней ни для какого отрезка, целиком лежащего в заданном множестве. Например, у много</w:t>
      </w:r>
      <w:r w:rsidRPr="00546C28">
        <w:rPr>
          <w:rFonts w:cs="Times New Roman"/>
          <w:sz w:val="22"/>
          <w:szCs w:val="22"/>
        </w:rPr>
        <w:softHyphen/>
        <w:t>угольника угловыми точками являются его вершины, у круга</w:t>
      </w:r>
      <w:r w:rsidRPr="00546C28">
        <w:rPr>
          <w:rFonts w:cs="Times New Roman"/>
          <w:noProof/>
          <w:sz w:val="22"/>
          <w:szCs w:val="22"/>
        </w:rPr>
        <w:t xml:space="preserve"> </w:t>
      </w:r>
      <w:r w:rsidRPr="00546C28">
        <w:rPr>
          <w:rFonts w:ascii="Times" w:hAnsi="Times" w:cs="Times New Roman"/>
          <w:noProof/>
          <w:sz w:val="22"/>
          <w:szCs w:val="22"/>
        </w:rPr>
        <w:t>–</w:t>
      </w:r>
      <w:r w:rsidRPr="00546C28">
        <w:rPr>
          <w:rFonts w:cs="Times New Roman"/>
          <w:sz w:val="22"/>
          <w:szCs w:val="22"/>
        </w:rPr>
        <w:t xml:space="preserve"> точки ок</w:t>
      </w:r>
      <w:r w:rsidRPr="00546C28">
        <w:rPr>
          <w:rFonts w:cs="Times New Roman"/>
          <w:sz w:val="22"/>
          <w:szCs w:val="22"/>
        </w:rPr>
        <w:softHyphen/>
        <w:t>ружности, которая его ограничивает. Таким образом, выпуклое множе</w:t>
      </w:r>
      <w:r w:rsidRPr="00546C28">
        <w:rPr>
          <w:rFonts w:cs="Times New Roman"/>
          <w:sz w:val="22"/>
          <w:szCs w:val="22"/>
        </w:rPr>
        <w:softHyphen/>
        <w:t>ство может иметь конечное и бе</w:t>
      </w:r>
      <w:r w:rsidRPr="00546C28">
        <w:rPr>
          <w:rFonts w:cs="Times New Roman"/>
          <w:sz w:val="22"/>
          <w:szCs w:val="22"/>
        </w:rPr>
        <w:t>с</w:t>
      </w:r>
      <w:r w:rsidRPr="00546C28">
        <w:rPr>
          <w:rFonts w:cs="Times New Roman"/>
          <w:sz w:val="22"/>
          <w:szCs w:val="22"/>
        </w:rPr>
        <w:t>конечное число угловых точек.</w:t>
      </w:r>
    </w:p>
    <w:p w:rsidR="00AE704F" w:rsidRPr="00546C28" w:rsidRDefault="00AE704F" w:rsidP="00AE704F">
      <w:pPr>
        <w:pStyle w:val="a4"/>
        <w:ind w:firstLine="397"/>
        <w:rPr>
          <w:rFonts w:cs="Times New Roman"/>
          <w:spacing w:val="-4"/>
          <w:sz w:val="22"/>
          <w:szCs w:val="22"/>
        </w:rPr>
      </w:pPr>
      <w:r w:rsidRPr="00546C28">
        <w:rPr>
          <w:rFonts w:cs="Times New Roman"/>
          <w:spacing w:val="-4"/>
          <w:sz w:val="22"/>
          <w:szCs w:val="22"/>
        </w:rPr>
        <w:lastRenderedPageBreak/>
        <w:t>Опорной прямой выпуклого</w:t>
      </w:r>
      <w:r>
        <w:rPr>
          <w:rFonts w:cs="Times New Roman"/>
          <w:spacing w:val="-4"/>
          <w:sz w:val="22"/>
          <w:szCs w:val="22"/>
        </w:rPr>
        <w:t xml:space="preserve"> </w:t>
      </w:r>
      <w:r w:rsidRPr="00546C28">
        <w:rPr>
          <w:rFonts w:cs="Times New Roman"/>
          <w:spacing w:val="-4"/>
          <w:sz w:val="22"/>
          <w:szCs w:val="22"/>
        </w:rPr>
        <w:t>многоугольника (многогранника) назы</w:t>
      </w:r>
      <w:r w:rsidRPr="00546C28">
        <w:rPr>
          <w:rFonts w:cs="Times New Roman"/>
          <w:spacing w:val="-4"/>
          <w:sz w:val="22"/>
          <w:szCs w:val="22"/>
        </w:rPr>
        <w:softHyphen/>
        <w:t>вается прямая, имеющая с многоугольником (многогранником), распо</w:t>
      </w:r>
      <w:r w:rsidRPr="00546C28">
        <w:rPr>
          <w:rFonts w:cs="Times New Roman"/>
          <w:spacing w:val="-4"/>
          <w:sz w:val="22"/>
          <w:szCs w:val="22"/>
        </w:rPr>
        <w:softHyphen/>
        <w:t>ложенным по одну сторону от нее, хотя бы одну общую точку.</w:t>
      </w:r>
    </w:p>
    <w:p w:rsidR="00AE704F" w:rsidRPr="00AE704F" w:rsidRDefault="00AE704F" w:rsidP="00AE704F">
      <w:pPr>
        <w:ind w:firstLine="397"/>
        <w:rPr>
          <w:rFonts w:ascii="Times New Roman" w:hAnsi="Times New Roman" w:cs="Times New Roman"/>
          <w:i/>
          <w:sz w:val="22"/>
          <w:szCs w:val="22"/>
        </w:rPr>
      </w:pPr>
      <w:r w:rsidRPr="00AE704F">
        <w:rPr>
          <w:rFonts w:ascii="Times New Roman" w:hAnsi="Times New Roman" w:cs="Times New Roman"/>
          <w:i/>
          <w:sz w:val="22"/>
          <w:szCs w:val="22"/>
        </w:rPr>
        <w:t>Теорема 1</w:t>
      </w:r>
    </w:p>
    <w:p w:rsidR="00AE704F" w:rsidRPr="00546C28" w:rsidRDefault="00AE704F" w:rsidP="00AE704F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546C28">
        <w:rPr>
          <w:rFonts w:ascii="Times New Roman" w:hAnsi="Times New Roman" w:cs="Times New Roman"/>
          <w:sz w:val="22"/>
          <w:szCs w:val="22"/>
        </w:rPr>
        <w:t>Замкнутый, ограниченный, выпуклый многоугольник является вы</w:t>
      </w:r>
      <w:r w:rsidRPr="00546C28">
        <w:rPr>
          <w:rFonts w:ascii="Times New Roman" w:hAnsi="Times New Roman" w:cs="Times New Roman"/>
          <w:sz w:val="22"/>
          <w:szCs w:val="22"/>
        </w:rPr>
        <w:softHyphen/>
        <w:t>пуклой линейной комбинацией своих угловых точек.</w:t>
      </w:r>
    </w:p>
    <w:p w:rsidR="00AE704F" w:rsidRPr="00546C28" w:rsidRDefault="00AE704F" w:rsidP="00AE704F">
      <w:pPr>
        <w:pStyle w:val="FR1"/>
        <w:spacing w:line="240" w:lineRule="auto"/>
        <w:ind w:firstLine="397"/>
        <w:rPr>
          <w:spacing w:val="-4"/>
          <w:sz w:val="22"/>
          <w:szCs w:val="22"/>
        </w:rPr>
      </w:pPr>
      <w:r w:rsidRPr="000D51EA">
        <w:rPr>
          <w:i/>
          <w:spacing w:val="-4"/>
          <w:sz w:val="22"/>
          <w:szCs w:val="22"/>
        </w:rPr>
        <w:t>Пример</w:t>
      </w:r>
      <w:r w:rsidRPr="007C7B24">
        <w:rPr>
          <w:spacing w:val="-4"/>
          <w:sz w:val="22"/>
          <w:szCs w:val="22"/>
        </w:rPr>
        <w:t xml:space="preserve"> </w:t>
      </w:r>
      <w:r w:rsidRPr="007C7B24">
        <w:rPr>
          <w:i/>
          <w:spacing w:val="-4"/>
          <w:sz w:val="22"/>
          <w:szCs w:val="22"/>
        </w:rPr>
        <w:t>3</w:t>
      </w:r>
      <w:r w:rsidRPr="00546C28">
        <w:rPr>
          <w:spacing w:val="-4"/>
          <w:sz w:val="22"/>
          <w:szCs w:val="22"/>
        </w:rPr>
        <w:t>. Даны точки А</w:t>
      </w:r>
      <w:r w:rsidRPr="00546C28">
        <w:rPr>
          <w:spacing w:val="-4"/>
          <w:sz w:val="22"/>
          <w:szCs w:val="22"/>
          <w:vertAlign w:val="subscript"/>
        </w:rPr>
        <w:t>1</w:t>
      </w:r>
      <w:r w:rsidRPr="00546C28">
        <w:rPr>
          <w:spacing w:val="-4"/>
          <w:sz w:val="22"/>
          <w:szCs w:val="22"/>
        </w:rPr>
        <w:t xml:space="preserve">(3; </w:t>
      </w:r>
      <w:r w:rsidRPr="00546C28">
        <w:rPr>
          <w:rFonts w:ascii="Times" w:hAnsi="Times"/>
          <w:noProof/>
          <w:sz w:val="22"/>
          <w:szCs w:val="22"/>
        </w:rPr>
        <w:t>–</w:t>
      </w:r>
      <w:r>
        <w:rPr>
          <w:rFonts w:ascii="Calibri" w:hAnsi="Calibri"/>
          <w:noProof/>
          <w:sz w:val="22"/>
          <w:szCs w:val="22"/>
        </w:rPr>
        <w:t xml:space="preserve"> </w:t>
      </w:r>
      <w:r w:rsidRPr="00546C28">
        <w:rPr>
          <w:spacing w:val="-4"/>
          <w:sz w:val="22"/>
          <w:szCs w:val="22"/>
        </w:rPr>
        <w:t xml:space="preserve">2; 5) и </w:t>
      </w:r>
      <w:r w:rsidRPr="00546C28">
        <w:rPr>
          <w:spacing w:val="-4"/>
          <w:sz w:val="22"/>
          <w:szCs w:val="22"/>
          <w:lang w:val="en-US"/>
        </w:rPr>
        <w:t>A</w:t>
      </w:r>
      <w:r w:rsidRPr="00546C28">
        <w:rPr>
          <w:spacing w:val="-4"/>
          <w:sz w:val="22"/>
          <w:szCs w:val="22"/>
          <w:vertAlign w:val="subscript"/>
        </w:rPr>
        <w:t>2</w:t>
      </w:r>
      <w:r w:rsidRPr="00546C28">
        <w:rPr>
          <w:spacing w:val="-4"/>
          <w:sz w:val="22"/>
          <w:szCs w:val="22"/>
        </w:rPr>
        <w:t>(</w:t>
      </w:r>
      <w:r w:rsidRPr="00546C28">
        <w:rPr>
          <w:rFonts w:ascii="Times" w:hAnsi="Times"/>
          <w:noProof/>
          <w:sz w:val="22"/>
          <w:szCs w:val="22"/>
        </w:rPr>
        <w:t>–</w:t>
      </w:r>
      <w:r>
        <w:rPr>
          <w:rFonts w:ascii="Calibri" w:hAnsi="Calibri"/>
          <w:noProof/>
          <w:sz w:val="22"/>
          <w:szCs w:val="22"/>
        </w:rPr>
        <w:t xml:space="preserve"> </w:t>
      </w:r>
      <w:r w:rsidRPr="00546C28">
        <w:rPr>
          <w:spacing w:val="-4"/>
          <w:sz w:val="22"/>
          <w:szCs w:val="22"/>
        </w:rPr>
        <w:t>1; 6; 1). Найти точку А</w:t>
      </w:r>
      <w:r>
        <w:rPr>
          <w:spacing w:val="-4"/>
          <w:sz w:val="22"/>
          <w:szCs w:val="22"/>
        </w:rPr>
        <w:t xml:space="preserve"> </w:t>
      </w:r>
      <w:r w:rsidRPr="00546C28">
        <w:rPr>
          <w:spacing w:val="-4"/>
          <w:sz w:val="22"/>
          <w:szCs w:val="22"/>
        </w:rPr>
        <w:t>(х</w:t>
      </w:r>
      <w:r w:rsidRPr="00546C28">
        <w:rPr>
          <w:spacing w:val="-4"/>
          <w:sz w:val="22"/>
          <w:szCs w:val="22"/>
          <w:vertAlign w:val="subscript"/>
        </w:rPr>
        <w:t>1</w:t>
      </w:r>
      <w:r w:rsidRPr="00546C28">
        <w:rPr>
          <w:spacing w:val="-4"/>
          <w:sz w:val="22"/>
          <w:szCs w:val="22"/>
        </w:rPr>
        <w:t>; х</w:t>
      </w:r>
      <w:r w:rsidRPr="00546C28">
        <w:rPr>
          <w:spacing w:val="-4"/>
          <w:sz w:val="22"/>
          <w:szCs w:val="22"/>
          <w:vertAlign w:val="subscript"/>
        </w:rPr>
        <w:t>2</w:t>
      </w:r>
      <w:r w:rsidRPr="00546C28">
        <w:rPr>
          <w:spacing w:val="-4"/>
          <w:sz w:val="22"/>
          <w:szCs w:val="22"/>
        </w:rPr>
        <w:t>; x</w:t>
      </w:r>
      <w:r w:rsidRPr="00546C28">
        <w:rPr>
          <w:spacing w:val="-4"/>
          <w:sz w:val="22"/>
          <w:szCs w:val="22"/>
          <w:vertAlign w:val="subscript"/>
        </w:rPr>
        <w:t>3</w:t>
      </w:r>
      <w:r w:rsidRPr="00546C28">
        <w:rPr>
          <w:spacing w:val="-4"/>
          <w:sz w:val="22"/>
          <w:szCs w:val="22"/>
        </w:rPr>
        <w:t>), являющуюся линейной комбинацией точек А</w:t>
      </w:r>
      <w:r w:rsidRPr="00546C28">
        <w:rPr>
          <w:spacing w:val="-4"/>
          <w:sz w:val="22"/>
          <w:szCs w:val="22"/>
          <w:vertAlign w:val="subscript"/>
        </w:rPr>
        <w:t>1</w:t>
      </w:r>
      <w:r w:rsidRPr="00546C28">
        <w:rPr>
          <w:spacing w:val="-4"/>
          <w:sz w:val="22"/>
          <w:szCs w:val="22"/>
        </w:rPr>
        <w:t xml:space="preserve"> и </w:t>
      </w:r>
      <w:r w:rsidRPr="00546C28">
        <w:rPr>
          <w:spacing w:val="-4"/>
          <w:sz w:val="22"/>
          <w:szCs w:val="22"/>
          <w:lang w:val="en-US"/>
        </w:rPr>
        <w:t>A</w:t>
      </w:r>
      <w:r w:rsidRPr="00546C28">
        <w:rPr>
          <w:spacing w:val="-4"/>
          <w:sz w:val="22"/>
          <w:szCs w:val="22"/>
          <w:vertAlign w:val="subscript"/>
        </w:rPr>
        <w:t>2</w:t>
      </w:r>
      <w:r w:rsidRPr="00546C28">
        <w:rPr>
          <w:spacing w:val="-4"/>
          <w:sz w:val="22"/>
          <w:szCs w:val="22"/>
        </w:rPr>
        <w:t xml:space="preserve">. Так как точка А является </w:t>
      </w:r>
      <w:r w:rsidRPr="00546C28">
        <w:rPr>
          <w:sz w:val="22"/>
          <w:szCs w:val="22"/>
        </w:rPr>
        <w:t>линейной комбинацией точек</w:t>
      </w:r>
      <w:r w:rsidRPr="00546C28">
        <w:rPr>
          <w:spacing w:val="-4"/>
          <w:sz w:val="22"/>
          <w:szCs w:val="22"/>
        </w:rPr>
        <w:t xml:space="preserve"> А</w:t>
      </w:r>
      <w:r w:rsidRPr="00546C28">
        <w:rPr>
          <w:spacing w:val="-4"/>
          <w:sz w:val="22"/>
          <w:szCs w:val="22"/>
          <w:vertAlign w:val="subscript"/>
        </w:rPr>
        <w:t>1</w:t>
      </w:r>
      <w:r w:rsidRPr="00546C28">
        <w:rPr>
          <w:spacing w:val="-4"/>
          <w:sz w:val="22"/>
          <w:szCs w:val="22"/>
        </w:rPr>
        <w:t xml:space="preserve"> и </w:t>
      </w:r>
      <w:r w:rsidRPr="00546C28">
        <w:rPr>
          <w:spacing w:val="-4"/>
          <w:sz w:val="22"/>
          <w:szCs w:val="22"/>
          <w:lang w:val="en-US"/>
        </w:rPr>
        <w:t>A</w:t>
      </w:r>
      <w:r w:rsidRPr="00546C28">
        <w:rPr>
          <w:spacing w:val="-4"/>
          <w:sz w:val="22"/>
          <w:szCs w:val="22"/>
          <w:vertAlign w:val="subscript"/>
        </w:rPr>
        <w:t>2</w:t>
      </w:r>
      <w:r w:rsidRPr="00546C28">
        <w:rPr>
          <w:spacing w:val="-4"/>
          <w:sz w:val="22"/>
          <w:szCs w:val="22"/>
        </w:rPr>
        <w:t xml:space="preserve">, то Ā = </w:t>
      </w:r>
      <w:r>
        <w:rPr>
          <w:spacing w:val="-4"/>
          <w:sz w:val="22"/>
          <w:szCs w:val="22"/>
        </w:rPr>
        <w:t xml:space="preserve">    = </w:t>
      </w:r>
      <w:r w:rsidRPr="00546C28">
        <w:rPr>
          <w:spacing w:val="-4"/>
          <w:sz w:val="22"/>
          <w:szCs w:val="22"/>
        </w:rPr>
        <w:sym w:font="Symbol" w:char="F06C"/>
      </w:r>
      <w:r w:rsidRPr="00546C28">
        <w:rPr>
          <w:spacing w:val="-4"/>
          <w:sz w:val="22"/>
          <w:szCs w:val="22"/>
          <w:vertAlign w:val="subscript"/>
        </w:rPr>
        <w:t>1</w:t>
      </w:r>
      <w:r w:rsidRPr="00546C28">
        <w:rPr>
          <w:spacing w:val="-4"/>
          <w:sz w:val="22"/>
          <w:szCs w:val="22"/>
        </w:rPr>
        <w:t>Ā</w:t>
      </w:r>
      <w:r w:rsidRPr="00546C28">
        <w:rPr>
          <w:spacing w:val="-4"/>
          <w:sz w:val="22"/>
          <w:szCs w:val="22"/>
          <w:vertAlign w:val="subscript"/>
        </w:rPr>
        <w:t>1</w:t>
      </w:r>
      <w:r w:rsidRPr="00546C28">
        <w:rPr>
          <w:spacing w:val="-4"/>
          <w:sz w:val="22"/>
          <w:szCs w:val="22"/>
        </w:rPr>
        <w:t xml:space="preserve"> + </w:t>
      </w:r>
      <w:r w:rsidRPr="00546C28">
        <w:rPr>
          <w:spacing w:val="-4"/>
          <w:sz w:val="22"/>
          <w:szCs w:val="22"/>
        </w:rPr>
        <w:sym w:font="Symbol" w:char="F06C"/>
      </w:r>
      <w:r w:rsidRPr="00546C28">
        <w:rPr>
          <w:spacing w:val="-4"/>
          <w:sz w:val="22"/>
          <w:szCs w:val="22"/>
          <w:vertAlign w:val="subscript"/>
        </w:rPr>
        <w:t>2</w:t>
      </w:r>
      <w:r w:rsidRPr="00546C28">
        <w:rPr>
          <w:spacing w:val="-4"/>
          <w:sz w:val="22"/>
          <w:szCs w:val="22"/>
        </w:rPr>
        <w:t>Ā</w:t>
      </w:r>
      <w:r w:rsidRPr="00546C28">
        <w:rPr>
          <w:spacing w:val="-4"/>
          <w:sz w:val="22"/>
          <w:szCs w:val="22"/>
          <w:vertAlign w:val="subscript"/>
        </w:rPr>
        <w:t>2</w:t>
      </w:r>
      <w:r w:rsidRPr="00546C28">
        <w:rPr>
          <w:spacing w:val="-4"/>
          <w:sz w:val="22"/>
          <w:szCs w:val="22"/>
        </w:rPr>
        <w:t xml:space="preserve">, </w:t>
      </w:r>
      <w:r w:rsidRPr="00546C28">
        <w:rPr>
          <w:spacing w:val="-4"/>
          <w:sz w:val="22"/>
          <w:szCs w:val="22"/>
        </w:rPr>
        <w:sym w:font="Symbol" w:char="F06C"/>
      </w:r>
      <w:r w:rsidRPr="00546C28">
        <w:rPr>
          <w:spacing w:val="-4"/>
          <w:sz w:val="22"/>
          <w:szCs w:val="22"/>
          <w:vertAlign w:val="subscript"/>
        </w:rPr>
        <w:t>1</w:t>
      </w:r>
      <w:r w:rsidRPr="00546C28">
        <w:rPr>
          <w:spacing w:val="-4"/>
          <w:sz w:val="22"/>
          <w:szCs w:val="22"/>
        </w:rPr>
        <w:t xml:space="preserve"> </w:t>
      </w:r>
      <w:r w:rsidRPr="00546C28">
        <w:rPr>
          <w:spacing w:val="-4"/>
          <w:sz w:val="22"/>
          <w:szCs w:val="22"/>
          <w:lang w:val="en-US"/>
        </w:rPr>
        <w:sym w:font="Symbol" w:char="F0B3"/>
      </w:r>
      <w:r w:rsidRPr="00546C28">
        <w:rPr>
          <w:spacing w:val="-4"/>
          <w:sz w:val="22"/>
          <w:szCs w:val="22"/>
        </w:rPr>
        <w:t xml:space="preserve"> 0, </w:t>
      </w:r>
      <w:r w:rsidRPr="00546C28">
        <w:rPr>
          <w:spacing w:val="-4"/>
          <w:sz w:val="22"/>
          <w:szCs w:val="22"/>
        </w:rPr>
        <w:sym w:font="Symbol" w:char="F06C"/>
      </w:r>
      <w:r w:rsidRPr="00546C28">
        <w:rPr>
          <w:spacing w:val="-4"/>
          <w:sz w:val="22"/>
          <w:szCs w:val="22"/>
          <w:vertAlign w:val="subscript"/>
        </w:rPr>
        <w:t>1</w:t>
      </w:r>
      <w:r w:rsidRPr="00546C28">
        <w:rPr>
          <w:spacing w:val="-4"/>
          <w:sz w:val="22"/>
          <w:szCs w:val="22"/>
        </w:rPr>
        <w:t xml:space="preserve"> + </w:t>
      </w:r>
      <w:r w:rsidRPr="00546C28">
        <w:rPr>
          <w:spacing w:val="-4"/>
          <w:sz w:val="22"/>
          <w:szCs w:val="22"/>
        </w:rPr>
        <w:sym w:font="Symbol" w:char="F06C"/>
      </w:r>
      <w:r w:rsidRPr="00546C28">
        <w:rPr>
          <w:spacing w:val="-4"/>
          <w:sz w:val="22"/>
          <w:szCs w:val="22"/>
          <w:vertAlign w:val="subscript"/>
        </w:rPr>
        <w:t>2</w:t>
      </w:r>
      <w:r w:rsidRPr="00546C28">
        <w:rPr>
          <w:spacing w:val="-4"/>
          <w:sz w:val="22"/>
          <w:szCs w:val="22"/>
        </w:rPr>
        <w:t xml:space="preserve"> = 1.</w:t>
      </w:r>
    </w:p>
    <w:p w:rsidR="00AE704F" w:rsidRPr="00546C28" w:rsidRDefault="00AE704F" w:rsidP="00AE704F">
      <w:pPr>
        <w:pStyle w:val="FR1"/>
        <w:spacing w:line="240" w:lineRule="auto"/>
        <w:ind w:firstLine="426"/>
        <w:rPr>
          <w:sz w:val="22"/>
          <w:szCs w:val="22"/>
        </w:rPr>
      </w:pPr>
      <w:r w:rsidRPr="00AE704F">
        <w:rPr>
          <w:spacing w:val="-5"/>
          <w:position w:val="-8"/>
          <w:sz w:val="22"/>
          <w:szCs w:val="22"/>
        </w:rPr>
        <w:t>Пусть, например,</w:t>
      </w:r>
      <w:r w:rsidRPr="00AE704F">
        <w:rPr>
          <w:spacing w:val="-5"/>
          <w:position w:val="-10"/>
          <w:sz w:val="22"/>
          <w:szCs w:val="22"/>
        </w:rPr>
        <w:t xml:space="preserve"> </w:t>
      </w:r>
      <w:r w:rsidRPr="00AE704F">
        <w:rPr>
          <w:spacing w:val="-5"/>
          <w:position w:val="-10"/>
          <w:sz w:val="22"/>
          <w:szCs w:val="22"/>
        </w:rPr>
        <w:sym w:font="Symbol" w:char="F06C"/>
      </w:r>
      <w:r w:rsidRPr="00AE704F">
        <w:rPr>
          <w:spacing w:val="-5"/>
          <w:position w:val="-10"/>
          <w:sz w:val="22"/>
          <w:szCs w:val="22"/>
          <w:vertAlign w:val="subscript"/>
        </w:rPr>
        <w:t>1</w:t>
      </w:r>
      <w:r w:rsidRPr="00AE704F">
        <w:rPr>
          <w:spacing w:val="-5"/>
          <w:position w:val="-10"/>
          <w:sz w:val="22"/>
          <w:szCs w:val="22"/>
        </w:rPr>
        <w:t xml:space="preserve"> =</w:t>
      </w:r>
      <w:r w:rsidRPr="00AE704F">
        <w:rPr>
          <w:spacing w:val="-5"/>
          <w:sz w:val="22"/>
          <w:szCs w:val="22"/>
        </w:rPr>
        <w:t xml:space="preserve"> </w:t>
      </w:r>
      <w:r w:rsidRPr="00AE704F">
        <w:rPr>
          <w:spacing w:val="-5"/>
          <w:position w:val="-24"/>
          <w:sz w:val="22"/>
          <w:szCs w:val="22"/>
        </w:rPr>
        <w:object w:dxaOrig="220" w:dyaOrig="620">
          <v:shape id="_x0000_i1082" type="#_x0000_t75" style="width:8.4pt;height:23.4pt" o:ole="">
            <v:imagedata r:id="rId117" o:title=""/>
          </v:shape>
          <o:OLEObject Type="Embed" ProgID="Equation.3" ShapeID="_x0000_i1082" DrawAspect="Content" ObjectID="_1698740642" r:id="rId118"/>
        </w:object>
      </w:r>
      <w:r w:rsidRPr="00AE704F">
        <w:rPr>
          <w:spacing w:val="-5"/>
          <w:position w:val="-10"/>
          <w:sz w:val="22"/>
          <w:szCs w:val="22"/>
        </w:rPr>
        <w:t xml:space="preserve">, тогда </w:t>
      </w:r>
      <w:r w:rsidRPr="00AE704F">
        <w:rPr>
          <w:spacing w:val="-5"/>
          <w:position w:val="-10"/>
          <w:sz w:val="22"/>
          <w:szCs w:val="22"/>
        </w:rPr>
        <w:sym w:font="Symbol" w:char="F06C"/>
      </w:r>
      <w:r w:rsidRPr="00AE704F">
        <w:rPr>
          <w:spacing w:val="-5"/>
          <w:position w:val="-10"/>
          <w:sz w:val="22"/>
          <w:szCs w:val="22"/>
          <w:vertAlign w:val="subscript"/>
        </w:rPr>
        <w:t>2</w:t>
      </w:r>
      <w:r w:rsidRPr="00AE704F">
        <w:rPr>
          <w:spacing w:val="-5"/>
          <w:position w:val="-10"/>
          <w:sz w:val="22"/>
          <w:szCs w:val="22"/>
        </w:rPr>
        <w:t xml:space="preserve"> = </w:t>
      </w:r>
      <w:r w:rsidRPr="00AE704F">
        <w:rPr>
          <w:spacing w:val="-5"/>
          <w:position w:val="-24"/>
          <w:sz w:val="22"/>
          <w:szCs w:val="22"/>
        </w:rPr>
        <w:object w:dxaOrig="240" w:dyaOrig="620">
          <v:shape id="_x0000_i1083" type="#_x0000_t75" style="width:9.35pt;height:24.3pt" o:ole="">
            <v:imagedata r:id="rId119" o:title=""/>
          </v:shape>
          <o:OLEObject Type="Embed" ProgID="Equation.3" ShapeID="_x0000_i1083" DrawAspect="Content" ObjectID="_1698740643" r:id="rId120"/>
        </w:object>
      </w:r>
      <w:r w:rsidRPr="00AE704F">
        <w:rPr>
          <w:spacing w:val="-5"/>
          <w:position w:val="-10"/>
          <w:sz w:val="22"/>
          <w:szCs w:val="22"/>
        </w:rPr>
        <w:t xml:space="preserve"> </w:t>
      </w:r>
      <w:r w:rsidRPr="00AE704F">
        <w:rPr>
          <w:spacing w:val="-5"/>
          <w:position w:val="-10"/>
          <w:sz w:val="22"/>
          <w:szCs w:val="22"/>
        </w:rPr>
        <w:sym w:font="Symbol" w:char="F0DE"/>
      </w:r>
      <w:r w:rsidRPr="00AE704F">
        <w:rPr>
          <w:spacing w:val="-5"/>
          <w:position w:val="-10"/>
          <w:sz w:val="22"/>
          <w:szCs w:val="22"/>
        </w:rPr>
        <w:t xml:space="preserve"> (х</w:t>
      </w:r>
      <w:r w:rsidRPr="00AE704F">
        <w:rPr>
          <w:spacing w:val="-5"/>
          <w:position w:val="-10"/>
          <w:sz w:val="22"/>
          <w:szCs w:val="22"/>
          <w:vertAlign w:val="subscript"/>
        </w:rPr>
        <w:t>1</w:t>
      </w:r>
      <w:r w:rsidRPr="00AE704F">
        <w:rPr>
          <w:spacing w:val="-5"/>
          <w:position w:val="-10"/>
          <w:sz w:val="22"/>
          <w:szCs w:val="22"/>
        </w:rPr>
        <w:t>; х</w:t>
      </w:r>
      <w:r w:rsidRPr="00AE704F">
        <w:rPr>
          <w:spacing w:val="-5"/>
          <w:position w:val="-10"/>
          <w:sz w:val="22"/>
          <w:szCs w:val="22"/>
          <w:vertAlign w:val="subscript"/>
        </w:rPr>
        <w:t>2</w:t>
      </w:r>
      <w:r w:rsidRPr="00AE704F">
        <w:rPr>
          <w:spacing w:val="-5"/>
          <w:position w:val="-10"/>
          <w:sz w:val="22"/>
          <w:szCs w:val="22"/>
        </w:rPr>
        <w:t>; x</w:t>
      </w:r>
      <w:r w:rsidRPr="00AE704F">
        <w:rPr>
          <w:spacing w:val="-5"/>
          <w:position w:val="-10"/>
          <w:sz w:val="22"/>
          <w:szCs w:val="22"/>
          <w:vertAlign w:val="subscript"/>
        </w:rPr>
        <w:t>3</w:t>
      </w:r>
      <w:r w:rsidRPr="00AE704F">
        <w:rPr>
          <w:spacing w:val="-5"/>
          <w:position w:val="-10"/>
          <w:sz w:val="22"/>
          <w:szCs w:val="22"/>
        </w:rPr>
        <w:t>) =</w:t>
      </w:r>
      <w:r w:rsidRPr="00AE704F">
        <w:rPr>
          <w:noProof/>
          <w:spacing w:val="-5"/>
          <w:position w:val="-10"/>
          <w:sz w:val="22"/>
          <w:szCs w:val="22"/>
        </w:rPr>
        <w:t xml:space="preserve"> </w:t>
      </w:r>
      <w:r w:rsidRPr="00AE704F">
        <w:rPr>
          <w:spacing w:val="-5"/>
          <w:position w:val="-24"/>
          <w:sz w:val="22"/>
          <w:szCs w:val="22"/>
        </w:rPr>
        <w:object w:dxaOrig="220" w:dyaOrig="620">
          <v:shape id="_x0000_i1084" type="#_x0000_t75" style="width:8.4pt;height:24.3pt" o:ole="">
            <v:imagedata r:id="rId117" o:title=""/>
          </v:shape>
          <o:OLEObject Type="Embed" ProgID="Equation.3" ShapeID="_x0000_i1084" DrawAspect="Content" ObjectID="_1698740644" r:id="rId121"/>
        </w:object>
      </w:r>
      <w:r w:rsidRPr="00AE704F">
        <w:rPr>
          <w:spacing w:val="-5"/>
          <w:position w:val="-10"/>
          <w:sz w:val="22"/>
          <w:szCs w:val="22"/>
        </w:rPr>
        <w:t>(3;</w:t>
      </w:r>
      <w:r w:rsidRPr="00AE704F">
        <w:rPr>
          <w:rFonts w:ascii="Times" w:hAnsi="Times"/>
          <w:noProof/>
          <w:spacing w:val="-5"/>
          <w:sz w:val="22"/>
          <w:szCs w:val="22"/>
        </w:rPr>
        <w:t xml:space="preserve"> </w:t>
      </w:r>
      <w:r w:rsidRPr="00AE704F">
        <w:rPr>
          <w:spacing w:val="-5"/>
          <w:position w:val="-10"/>
          <w:sz w:val="22"/>
          <w:szCs w:val="22"/>
        </w:rPr>
        <w:t xml:space="preserve">–2; 5) + </w:t>
      </w:r>
      <w:r w:rsidRPr="00546C28">
        <w:rPr>
          <w:position w:val="-10"/>
          <w:sz w:val="22"/>
          <w:szCs w:val="22"/>
        </w:rPr>
        <w:t xml:space="preserve">+ </w:t>
      </w:r>
      <w:r w:rsidRPr="00546C28">
        <w:rPr>
          <w:position w:val="-24"/>
          <w:sz w:val="22"/>
          <w:szCs w:val="22"/>
        </w:rPr>
        <w:object w:dxaOrig="240" w:dyaOrig="620">
          <v:shape id="_x0000_i1085" type="#_x0000_t75" style="width:9.35pt;height:24.3pt" o:ole="">
            <v:imagedata r:id="rId119" o:title=""/>
          </v:shape>
          <o:OLEObject Type="Embed" ProgID="Equation.3" ShapeID="_x0000_i1085" DrawAspect="Content" ObjectID="_1698740645" r:id="rId122"/>
        </w:object>
      </w:r>
      <w:r w:rsidRPr="00546C28">
        <w:rPr>
          <w:position w:val="-10"/>
          <w:sz w:val="22"/>
          <w:szCs w:val="22"/>
        </w:rPr>
        <w:t>(-1; 6; 1) = (</w:t>
      </w:r>
      <w:r w:rsidRPr="00546C28">
        <w:rPr>
          <w:position w:val="-24"/>
          <w:sz w:val="22"/>
          <w:szCs w:val="22"/>
        </w:rPr>
        <w:object w:dxaOrig="220" w:dyaOrig="620">
          <v:shape id="_x0000_i1086" type="#_x0000_t75" style="width:8.4pt;height:24.3pt" o:ole="">
            <v:imagedata r:id="rId117" o:title=""/>
          </v:shape>
          <o:OLEObject Type="Embed" ProgID="Equation.3" ShapeID="_x0000_i1086" DrawAspect="Content" ObjectID="_1698740646" r:id="rId123"/>
        </w:object>
      </w:r>
      <w:r w:rsidRPr="00546C28">
        <w:rPr>
          <w:position w:val="-10"/>
          <w:sz w:val="22"/>
          <w:szCs w:val="22"/>
        </w:rPr>
        <w:t>;</w:t>
      </w:r>
      <w:r>
        <w:rPr>
          <w:position w:val="-10"/>
          <w:sz w:val="22"/>
          <w:szCs w:val="22"/>
        </w:rPr>
        <w:t xml:space="preserve"> </w:t>
      </w:r>
      <w:r w:rsidRPr="00546C28">
        <w:rPr>
          <w:position w:val="-24"/>
          <w:sz w:val="22"/>
          <w:szCs w:val="22"/>
        </w:rPr>
        <w:object w:dxaOrig="320" w:dyaOrig="620">
          <v:shape id="_x0000_i1087" type="#_x0000_t75" style="width:12.15pt;height:24.3pt" o:ole="">
            <v:imagedata r:id="rId124" o:title=""/>
          </v:shape>
          <o:OLEObject Type="Embed" ProgID="Equation.3" ShapeID="_x0000_i1087" DrawAspect="Content" ObjectID="_1698740647" r:id="rId125"/>
        </w:object>
      </w:r>
      <w:r w:rsidRPr="00546C28">
        <w:rPr>
          <w:position w:val="-10"/>
          <w:sz w:val="22"/>
          <w:szCs w:val="22"/>
        </w:rPr>
        <w:t>;</w:t>
      </w:r>
      <w:r>
        <w:rPr>
          <w:position w:val="-10"/>
          <w:sz w:val="22"/>
          <w:szCs w:val="22"/>
        </w:rPr>
        <w:t xml:space="preserve"> </w:t>
      </w:r>
      <w:r w:rsidRPr="00546C28">
        <w:rPr>
          <w:position w:val="-24"/>
          <w:sz w:val="22"/>
          <w:szCs w:val="22"/>
        </w:rPr>
        <w:object w:dxaOrig="240" w:dyaOrig="620">
          <v:shape id="_x0000_i1088" type="#_x0000_t75" style="width:9.35pt;height:24.3pt" o:ole="">
            <v:imagedata r:id="rId126" o:title=""/>
          </v:shape>
          <o:OLEObject Type="Embed" ProgID="Equation.3" ShapeID="_x0000_i1088" DrawAspect="Content" ObjectID="_1698740648" r:id="rId127"/>
        </w:object>
      </w:r>
      <w:r w:rsidRPr="00546C28">
        <w:rPr>
          <w:position w:val="-10"/>
          <w:sz w:val="22"/>
          <w:szCs w:val="22"/>
        </w:rPr>
        <w:t xml:space="preserve">), </w:t>
      </w:r>
      <w:r w:rsidRPr="00546C28">
        <w:rPr>
          <w:position w:val="-8"/>
          <w:sz w:val="22"/>
          <w:szCs w:val="22"/>
        </w:rPr>
        <w:t>отсюда х</w:t>
      </w:r>
      <w:r w:rsidRPr="00546C28">
        <w:rPr>
          <w:position w:val="-8"/>
          <w:sz w:val="22"/>
          <w:szCs w:val="22"/>
          <w:vertAlign w:val="subscript"/>
        </w:rPr>
        <w:t>1</w:t>
      </w:r>
      <w:r w:rsidRPr="00546C28">
        <w:rPr>
          <w:position w:val="-8"/>
          <w:sz w:val="22"/>
          <w:szCs w:val="22"/>
        </w:rPr>
        <w:t xml:space="preserve"> = </w:t>
      </w:r>
      <w:r w:rsidRPr="00546C28">
        <w:rPr>
          <w:position w:val="-24"/>
          <w:sz w:val="22"/>
          <w:szCs w:val="22"/>
        </w:rPr>
        <w:object w:dxaOrig="220" w:dyaOrig="620">
          <v:shape id="_x0000_i1089" type="#_x0000_t75" style="width:8.4pt;height:24.3pt" o:ole="">
            <v:imagedata r:id="rId117" o:title=""/>
          </v:shape>
          <o:OLEObject Type="Embed" ProgID="Equation.3" ShapeID="_x0000_i1089" DrawAspect="Content" ObjectID="_1698740649" r:id="rId128"/>
        </w:object>
      </w:r>
      <w:r w:rsidRPr="00546C28">
        <w:rPr>
          <w:position w:val="-6"/>
          <w:sz w:val="22"/>
          <w:szCs w:val="22"/>
        </w:rPr>
        <w:t>; х</w:t>
      </w:r>
      <w:r w:rsidRPr="00546C28">
        <w:rPr>
          <w:position w:val="-6"/>
          <w:sz w:val="22"/>
          <w:szCs w:val="22"/>
          <w:vertAlign w:val="subscript"/>
        </w:rPr>
        <w:t>2</w:t>
      </w:r>
      <w:r w:rsidRPr="00546C28">
        <w:rPr>
          <w:position w:val="-6"/>
          <w:sz w:val="22"/>
          <w:szCs w:val="22"/>
        </w:rPr>
        <w:t xml:space="preserve"> = </w:t>
      </w:r>
      <w:r w:rsidRPr="00546C28">
        <w:rPr>
          <w:position w:val="-24"/>
          <w:sz w:val="22"/>
          <w:szCs w:val="22"/>
        </w:rPr>
        <w:object w:dxaOrig="320" w:dyaOrig="620">
          <v:shape id="_x0000_i1090" type="#_x0000_t75" style="width:12.15pt;height:24.3pt" o:ole="">
            <v:imagedata r:id="rId124" o:title=""/>
          </v:shape>
          <o:OLEObject Type="Embed" ProgID="Equation.3" ShapeID="_x0000_i1090" DrawAspect="Content" ObjectID="_1698740650" r:id="rId129"/>
        </w:object>
      </w:r>
      <w:r w:rsidRPr="00546C28">
        <w:rPr>
          <w:position w:val="-6"/>
          <w:sz w:val="22"/>
          <w:szCs w:val="22"/>
        </w:rPr>
        <w:t>; х</w:t>
      </w:r>
      <w:r w:rsidRPr="00546C28">
        <w:rPr>
          <w:position w:val="-6"/>
          <w:sz w:val="22"/>
          <w:szCs w:val="22"/>
          <w:vertAlign w:val="subscript"/>
        </w:rPr>
        <w:t>3</w:t>
      </w:r>
      <w:r w:rsidRPr="00546C28">
        <w:rPr>
          <w:position w:val="-6"/>
          <w:sz w:val="22"/>
          <w:szCs w:val="22"/>
        </w:rPr>
        <w:t xml:space="preserve"> = </w:t>
      </w:r>
      <w:r w:rsidRPr="00546C28">
        <w:rPr>
          <w:position w:val="-24"/>
          <w:sz w:val="22"/>
          <w:szCs w:val="22"/>
        </w:rPr>
        <w:object w:dxaOrig="240" w:dyaOrig="620">
          <v:shape id="_x0000_i1091" type="#_x0000_t75" style="width:9.35pt;height:24.3pt" o:ole="">
            <v:imagedata r:id="rId126" o:title=""/>
          </v:shape>
          <o:OLEObject Type="Embed" ProgID="Equation.3" ShapeID="_x0000_i1091" DrawAspect="Content" ObjectID="_1698740651" r:id="rId130"/>
        </w:object>
      </w:r>
      <w:r w:rsidRPr="00546C28">
        <w:rPr>
          <w:sz w:val="22"/>
          <w:szCs w:val="22"/>
        </w:rPr>
        <w:t>.</w:t>
      </w:r>
    </w:p>
    <w:p w:rsidR="00AE704F" w:rsidRPr="00AE704F" w:rsidRDefault="00AE704F" w:rsidP="00AE704F">
      <w:pPr>
        <w:ind w:firstLine="397"/>
        <w:jc w:val="both"/>
        <w:rPr>
          <w:rFonts w:ascii="Times New Roman" w:hAnsi="Times New Roman" w:cs="Times New Roman"/>
          <w:i/>
          <w:sz w:val="22"/>
          <w:szCs w:val="22"/>
        </w:rPr>
      </w:pPr>
      <w:r w:rsidRPr="00AE704F">
        <w:rPr>
          <w:rFonts w:ascii="Times New Roman" w:hAnsi="Times New Roman" w:cs="Times New Roman"/>
          <w:i/>
          <w:sz w:val="22"/>
          <w:szCs w:val="22"/>
        </w:rPr>
        <w:t>Теорема</w:t>
      </w:r>
      <w:r w:rsidRPr="00AE704F">
        <w:rPr>
          <w:rFonts w:ascii="Times New Roman" w:hAnsi="Times New Roman" w:cs="Times New Roman"/>
          <w:i/>
          <w:noProof/>
          <w:sz w:val="22"/>
          <w:szCs w:val="22"/>
        </w:rPr>
        <w:t xml:space="preserve"> 2</w:t>
      </w:r>
    </w:p>
    <w:p w:rsidR="00AE704F" w:rsidRDefault="00AE704F" w:rsidP="00AE704F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Если система векторов </w:t>
      </w:r>
      <w:r w:rsidRPr="007C6C0D">
        <w:rPr>
          <w:rFonts w:ascii="Times New Roman" w:hAnsi="Times New Roman" w:cs="Times New Roman"/>
          <w:position w:val="-10"/>
          <w:sz w:val="22"/>
          <w:szCs w:val="22"/>
        </w:rPr>
        <w:object w:dxaOrig="300" w:dyaOrig="380">
          <v:shape id="_x0000_i1092" type="#_x0000_t75" style="width:14.95pt;height:18.7pt" o:ole="">
            <v:imagedata r:id="rId131" o:title=""/>
          </v:shape>
          <o:OLEObject Type="Embed" ProgID="Equation.3" ShapeID="_x0000_i1092" DrawAspect="Content" ObjectID="_1698740652" r:id="rId132"/>
        </w:objec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 w:rsidRPr="007C6C0D">
        <w:rPr>
          <w:rFonts w:ascii="Times New Roman" w:hAnsi="Times New Roman" w:cs="Times New Roman"/>
          <w:position w:val="-10"/>
          <w:sz w:val="22"/>
          <w:szCs w:val="22"/>
        </w:rPr>
        <w:object w:dxaOrig="340" w:dyaOrig="380">
          <v:shape id="_x0000_i1093" type="#_x0000_t75" style="width:16.85pt;height:18.7pt" o:ole="">
            <v:imagedata r:id="rId133" o:title=""/>
          </v:shape>
          <o:OLEObject Type="Embed" ProgID="Equation.3" ShapeID="_x0000_i1093" DrawAspect="Content" ObjectID="_1698740653" r:id="rId134"/>
        </w:object>
      </w:r>
      <w:r w:rsidRPr="00546C28">
        <w:rPr>
          <w:rFonts w:ascii="Times New Roman" w:hAnsi="Times New Roman" w:cs="Times New Roman"/>
          <w:noProof/>
          <w:sz w:val="22"/>
          <w:szCs w:val="22"/>
        </w:rPr>
        <w:t>, …</w: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 w:rsidRPr="007C6C0D">
        <w:rPr>
          <w:rFonts w:ascii="Times New Roman" w:hAnsi="Times New Roman" w:cs="Times New Roman"/>
          <w:position w:val="-12"/>
          <w:sz w:val="22"/>
          <w:szCs w:val="22"/>
        </w:rPr>
        <w:object w:dxaOrig="340" w:dyaOrig="400">
          <v:shape id="_x0000_i1094" type="#_x0000_t75" style="width:16.85pt;height:19.65pt" o:ole="">
            <v:imagedata r:id="rId135" o:title=""/>
          </v:shape>
          <o:OLEObject Type="Embed" ProgID="Equation.3" ShapeID="_x0000_i1094" DrawAspect="Content" ObjectID="_1698740654" r:id="rId136"/>
        </w:object>
      </w:r>
      <w:r w:rsidRPr="00546C28">
        <w:rPr>
          <w:rFonts w:ascii="Times New Roman" w:hAnsi="Times New Roman" w:cs="Times New Roman"/>
          <w:sz w:val="22"/>
          <w:szCs w:val="22"/>
        </w:rPr>
        <w:t xml:space="preserve">содержит </w:t>
      </w:r>
      <w:r w:rsidRPr="00546C28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546C28">
        <w:rPr>
          <w:rFonts w:ascii="Times New Roman" w:hAnsi="Times New Roman" w:cs="Times New Roman"/>
          <w:sz w:val="22"/>
          <w:szCs w:val="22"/>
        </w:rPr>
        <w:t xml:space="preserve"> линейно незави</w:t>
      </w:r>
      <w:r w:rsidRPr="00546C28">
        <w:rPr>
          <w:rFonts w:ascii="Times New Roman" w:hAnsi="Times New Roman" w:cs="Times New Roman"/>
          <w:sz w:val="22"/>
          <w:szCs w:val="22"/>
        </w:rPr>
        <w:softHyphen/>
        <w:t>симы</w:t>
      </w:r>
      <w:r>
        <w:rPr>
          <w:rFonts w:ascii="Times New Roman" w:hAnsi="Times New Roman" w:cs="Times New Roman"/>
          <w:sz w:val="22"/>
          <w:szCs w:val="22"/>
        </w:rPr>
        <w:t xml:space="preserve">х векторов </w:t>
      </w:r>
      <w:r w:rsidRPr="007C6C0D">
        <w:rPr>
          <w:rFonts w:ascii="Times New Roman" w:hAnsi="Times New Roman" w:cs="Times New Roman"/>
          <w:position w:val="-10"/>
          <w:sz w:val="22"/>
          <w:szCs w:val="22"/>
        </w:rPr>
        <w:object w:dxaOrig="300" w:dyaOrig="380">
          <v:shape id="_x0000_i1095" type="#_x0000_t75" style="width:14.95pt;height:18.7pt" o:ole="">
            <v:imagedata r:id="rId131" o:title=""/>
          </v:shape>
          <o:OLEObject Type="Embed" ProgID="Equation.3" ShapeID="_x0000_i1095" DrawAspect="Content" ObjectID="_1698740655" r:id="rId137"/>
        </w:objec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 w:rsidRPr="007C6C0D">
        <w:rPr>
          <w:rFonts w:ascii="Times New Roman" w:hAnsi="Times New Roman" w:cs="Times New Roman"/>
          <w:position w:val="-10"/>
          <w:sz w:val="22"/>
          <w:szCs w:val="22"/>
        </w:rPr>
        <w:object w:dxaOrig="340" w:dyaOrig="380">
          <v:shape id="_x0000_i1096" type="#_x0000_t75" style="width:16.85pt;height:18.7pt" o:ole="">
            <v:imagedata r:id="rId133" o:title=""/>
          </v:shape>
          <o:OLEObject Type="Embed" ProgID="Equation.3" ShapeID="_x0000_i1096" DrawAspect="Content" ObjectID="_1698740656" r:id="rId138"/>
        </w:objec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 w:rsidRPr="00261437">
        <w:rPr>
          <w:rFonts w:ascii="Times New Roman" w:hAnsi="Times New Roman" w:cs="Times New Roman"/>
          <w:position w:val="-12"/>
          <w:sz w:val="22"/>
          <w:szCs w:val="22"/>
        </w:rPr>
        <w:object w:dxaOrig="360" w:dyaOrig="400">
          <v:shape id="_x0000_i1097" type="#_x0000_t75" style="width:17.75pt;height:19.65pt" o:ole="">
            <v:imagedata r:id="rId139" o:title=""/>
          </v:shape>
          <o:OLEObject Type="Embed" ProgID="Equation.3" ShapeID="_x0000_i1097" DrawAspect="Content" ObjectID="_1698740657" r:id="rId140"/>
        </w:object>
      </w:r>
      <w:r w:rsidRPr="00546C28">
        <w:rPr>
          <w:rFonts w:ascii="Times New Roman" w:hAnsi="Times New Roman" w:cs="Times New Roman"/>
          <w:noProof/>
          <w:sz w:val="22"/>
          <w:szCs w:val="22"/>
        </w:rPr>
        <w:t>,</w:t>
      </w:r>
      <w:r w:rsidRPr="00546C28">
        <w:rPr>
          <w:rFonts w:ascii="Times New Roman" w:hAnsi="Times New Roman" w:cs="Times New Roman"/>
          <w:sz w:val="22"/>
          <w:szCs w:val="22"/>
        </w:rPr>
        <w:t xml:space="preserve"> то допусти</w:t>
      </w:r>
      <w:r>
        <w:rPr>
          <w:rFonts w:ascii="Times New Roman" w:hAnsi="Times New Roman" w:cs="Times New Roman"/>
          <w:sz w:val="22"/>
          <w:szCs w:val="22"/>
        </w:rPr>
        <w:t xml:space="preserve">мый план </w:t>
      </w:r>
    </w:p>
    <w:p w:rsidR="00AE704F" w:rsidRDefault="00C83E51" w:rsidP="00AE704F">
      <w:pPr>
        <w:ind w:firstLine="397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noProof/>
        </w:rPr>
        <w:pict>
          <v:shape id="_x0000_s1430" type="#_x0000_t87" style="position:absolute;left:0;text-align:left;margin-left:129pt;margin-top:281.65pt;width:5.95pt;height:41.9pt;rotation:270;z-index:251684352;mso-position-vertical-relative:page" o:allowoverlap="f" strokeweight=".5pt">
            <w10:wrap anchory="page"/>
          </v:shape>
        </w:pict>
      </w:r>
      <w:r w:rsidR="00AE704F" w:rsidRPr="007C6C0D">
        <w:rPr>
          <w:rFonts w:ascii="Times New Roman" w:hAnsi="Times New Roman" w:cs="Times New Roman"/>
          <w:position w:val="-14"/>
          <w:sz w:val="22"/>
          <w:szCs w:val="22"/>
        </w:rPr>
        <w:object w:dxaOrig="320" w:dyaOrig="420">
          <v:shape id="_x0000_i1098" type="#_x0000_t75" style="width:15.9pt;height:20.55pt" o:ole="">
            <v:imagedata r:id="rId141" o:title=""/>
          </v:shape>
          <o:OLEObject Type="Embed" ProgID="Equation.3" ShapeID="_x0000_i1098" DrawAspect="Content" ObjectID="_1698740658" r:id="rId142"/>
        </w:object>
      </w:r>
      <w:r w:rsidR="00AE704F" w:rsidRPr="00546C28">
        <w:rPr>
          <w:rFonts w:ascii="Times New Roman" w:hAnsi="Times New Roman" w:cs="Times New Roman"/>
          <w:sz w:val="22"/>
          <w:szCs w:val="22"/>
        </w:rPr>
        <w:t>= (х</w:t>
      </w:r>
      <w:r w:rsidR="00AE704F" w:rsidRPr="00546C2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E704F" w:rsidRPr="00546C28">
        <w:rPr>
          <w:rFonts w:ascii="Times New Roman" w:hAnsi="Times New Roman" w:cs="Times New Roman"/>
          <w:sz w:val="22"/>
          <w:szCs w:val="22"/>
        </w:rPr>
        <w:t>, х</w:t>
      </w:r>
      <w:r w:rsidR="00AE704F" w:rsidRPr="00546C2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AE704F" w:rsidRPr="00546C28">
        <w:rPr>
          <w:rFonts w:ascii="Times New Roman" w:hAnsi="Times New Roman" w:cs="Times New Roman"/>
          <w:sz w:val="22"/>
          <w:szCs w:val="22"/>
        </w:rPr>
        <w:t>, …, x</w:t>
      </w:r>
      <w:r w:rsidR="00AE704F" w:rsidRPr="00546C2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</w:t>
      </w:r>
      <w:r w:rsidR="00AE704F" w:rsidRPr="00546C28">
        <w:rPr>
          <w:rFonts w:ascii="Times New Roman" w:hAnsi="Times New Roman" w:cs="Times New Roman"/>
          <w:sz w:val="22"/>
          <w:szCs w:val="22"/>
        </w:rPr>
        <w:t>, 0, 0…0)</w:t>
      </w:r>
      <w:r w:rsidR="00AE704F">
        <w:rPr>
          <w:rFonts w:ascii="Times New Roman" w:hAnsi="Times New Roman" w:cs="Times New Roman"/>
          <w:sz w:val="22"/>
          <w:szCs w:val="22"/>
        </w:rPr>
        <w:t xml:space="preserve">, </w:t>
      </w:r>
      <w:r w:rsidR="00AE704F" w:rsidRPr="00546C28">
        <w:rPr>
          <w:rFonts w:ascii="Times New Roman" w:hAnsi="Times New Roman" w:cs="Times New Roman"/>
          <w:bCs/>
          <w:sz w:val="22"/>
          <w:szCs w:val="22"/>
          <w:lang w:val="en-US"/>
        </w:rPr>
        <w:t>n</w:t>
      </w:r>
      <w:r w:rsidR="00AE704F" w:rsidRPr="007C6C0D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AE704F">
        <w:rPr>
          <w:rFonts w:ascii="Times New Roman" w:hAnsi="Times New Roman" w:cs="Times New Roman"/>
          <w:bCs/>
          <w:sz w:val="22"/>
          <w:szCs w:val="22"/>
        </w:rPr>
        <w:t>–</w:t>
      </w:r>
      <w:r w:rsidR="00AE704F" w:rsidRPr="00261437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AE704F">
        <w:rPr>
          <w:rFonts w:ascii="Times New Roman" w:hAnsi="Times New Roman" w:cs="Times New Roman"/>
          <w:bCs/>
          <w:sz w:val="22"/>
          <w:szCs w:val="22"/>
        </w:rPr>
        <w:t>является угловой точкой мно-</w:t>
      </w:r>
      <w:r w:rsidR="00AE704F" w:rsidRPr="0026143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AE704F">
        <w:rPr>
          <w:rFonts w:ascii="Times New Roman" w:hAnsi="Times New Roman" w:cs="Times New Roman"/>
          <w:b/>
          <w:bCs/>
          <w:sz w:val="22"/>
          <w:szCs w:val="22"/>
        </w:rPr>
        <w:t xml:space="preserve">             </w:t>
      </w:r>
    </w:p>
    <w:p w:rsidR="00AE704F" w:rsidRPr="00AB7E8C" w:rsidRDefault="00AE704F" w:rsidP="00AE704F">
      <w:pPr>
        <w:ind w:firstLine="397"/>
        <w:jc w:val="both"/>
        <w:rPr>
          <w:rFonts w:ascii="Times New Roman" w:hAnsi="Times New Roman" w:cs="Times New Roman"/>
          <w:bCs/>
          <w:sz w:val="16"/>
          <w:szCs w:val="16"/>
        </w:rPr>
      </w:pPr>
      <w:r w:rsidRPr="00AB7E8C">
        <w:rPr>
          <w:rFonts w:ascii="Times New Roman" w:hAnsi="Times New Roman" w:cs="Times New Roman"/>
          <w:bCs/>
          <w:sz w:val="16"/>
          <w:szCs w:val="16"/>
        </w:rPr>
        <w:t xml:space="preserve">                                  </w:t>
      </w:r>
      <w:r>
        <w:rPr>
          <w:rFonts w:ascii="Times New Roman" w:hAnsi="Times New Roman" w:cs="Times New Roman"/>
          <w:bCs/>
          <w:sz w:val="16"/>
          <w:szCs w:val="16"/>
        </w:rPr>
        <w:t xml:space="preserve">          </w:t>
      </w:r>
      <w:r w:rsidRPr="00AB7E8C">
        <w:rPr>
          <w:rFonts w:ascii="Times New Roman" w:hAnsi="Times New Roman" w:cs="Times New Roman"/>
          <w:bCs/>
          <w:sz w:val="16"/>
          <w:szCs w:val="16"/>
        </w:rPr>
        <w:t xml:space="preserve">    (</w:t>
      </w:r>
      <w:r w:rsidRPr="00AB7E8C">
        <w:rPr>
          <w:rFonts w:ascii="Times New Roman" w:hAnsi="Times New Roman" w:cs="Times New Roman"/>
          <w:bCs/>
          <w:position w:val="-6"/>
          <w:sz w:val="16"/>
          <w:szCs w:val="16"/>
        </w:rPr>
        <w:object w:dxaOrig="600" w:dyaOrig="220">
          <v:shape id="_x0000_i1099" type="#_x0000_t75" style="width:29.9pt;height:11.2pt" o:ole="">
            <v:imagedata r:id="rId143" o:title=""/>
          </v:shape>
          <o:OLEObject Type="Embed" ProgID="Equation.3" ShapeID="_x0000_i1099" DrawAspect="Content" ObjectID="_1698740659" r:id="rId144"/>
        </w:object>
      </w:r>
      <w:r w:rsidRPr="00AB7E8C">
        <w:rPr>
          <w:rFonts w:ascii="Times New Roman" w:hAnsi="Times New Roman" w:cs="Times New Roman"/>
          <w:bCs/>
          <w:sz w:val="16"/>
          <w:szCs w:val="16"/>
        </w:rPr>
        <w:t>)</w:t>
      </w:r>
    </w:p>
    <w:p w:rsidR="00AE704F" w:rsidRPr="00261437" w:rsidRDefault="00AE704F" w:rsidP="00AE704F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Cs/>
          <w:sz w:val="22"/>
          <w:szCs w:val="22"/>
        </w:rPr>
        <w:t xml:space="preserve">гоугольника планов.        </w:t>
      </w:r>
      <w:r w:rsidRPr="0026143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:rsidR="00AE704F" w:rsidRPr="00AE704F" w:rsidRDefault="00AE704F" w:rsidP="00AE704F">
      <w:pPr>
        <w:ind w:firstLine="397"/>
        <w:rPr>
          <w:rFonts w:ascii="Times New Roman" w:hAnsi="Times New Roman" w:cs="Times New Roman"/>
          <w:i/>
          <w:sz w:val="22"/>
          <w:szCs w:val="22"/>
        </w:rPr>
      </w:pPr>
      <w:r w:rsidRPr="00AE704F">
        <w:rPr>
          <w:rFonts w:ascii="Times New Roman" w:hAnsi="Times New Roman" w:cs="Times New Roman"/>
          <w:i/>
          <w:sz w:val="22"/>
          <w:szCs w:val="22"/>
        </w:rPr>
        <w:t>Теорема</w:t>
      </w:r>
      <w:r w:rsidRPr="00AE704F">
        <w:rPr>
          <w:rFonts w:ascii="Times New Roman" w:hAnsi="Times New Roman" w:cs="Times New Roman"/>
          <w:i/>
          <w:noProof/>
          <w:sz w:val="22"/>
          <w:szCs w:val="22"/>
        </w:rPr>
        <w:t xml:space="preserve"> 3</w:t>
      </w:r>
    </w:p>
    <w:p w:rsidR="00AE704F" w:rsidRPr="00546C28" w:rsidRDefault="00AE704F" w:rsidP="00AE704F">
      <w:pPr>
        <w:pStyle w:val="FR1"/>
        <w:spacing w:line="240" w:lineRule="auto"/>
        <w:ind w:firstLine="397"/>
        <w:rPr>
          <w:sz w:val="22"/>
          <w:szCs w:val="22"/>
        </w:rPr>
      </w:pPr>
      <w:r w:rsidRPr="00546C28">
        <w:rPr>
          <w:sz w:val="22"/>
          <w:szCs w:val="22"/>
        </w:rPr>
        <w:t xml:space="preserve">Если задача линейного </w:t>
      </w:r>
      <w:r w:rsidRPr="00AE704F">
        <w:rPr>
          <w:b/>
          <w:bCs/>
          <w:spacing w:val="-4"/>
          <w:sz w:val="22"/>
          <w:szCs w:val="22"/>
        </w:rPr>
        <w:t>программирования</w:t>
      </w:r>
      <w:r w:rsidRPr="00546C28">
        <w:rPr>
          <w:sz w:val="22"/>
          <w:szCs w:val="22"/>
        </w:rPr>
        <w:t xml:space="preserve"> имеет решение, то целе</w:t>
      </w:r>
      <w:r w:rsidRPr="00546C28">
        <w:rPr>
          <w:sz w:val="22"/>
          <w:szCs w:val="22"/>
        </w:rPr>
        <w:softHyphen/>
        <w:t>вая функция достигает экстремального значения, хотя бы в одной из уг</w:t>
      </w:r>
      <w:r w:rsidRPr="00546C28">
        <w:rPr>
          <w:sz w:val="22"/>
          <w:szCs w:val="22"/>
        </w:rPr>
        <w:softHyphen/>
        <w:t>ловых (крайних) точек многогранника решений. Если же целевая функ</w:t>
      </w:r>
      <w:r w:rsidRPr="00546C28">
        <w:rPr>
          <w:sz w:val="22"/>
          <w:szCs w:val="22"/>
        </w:rPr>
        <w:softHyphen/>
        <w:t>ция достигает экстремального значения больше, чем в одной угловой точке, то она достигает того же значения в любой точке, являющейся их выпуклой линейной комбинацией.</w:t>
      </w:r>
    </w:p>
    <w:p w:rsidR="00AE704F" w:rsidRDefault="00AE704F" w:rsidP="00AE704F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AE704F" w:rsidRPr="00AE704F" w:rsidRDefault="00AE704F" w:rsidP="00281CC4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sz w:val="22"/>
          <w:szCs w:val="22"/>
        </w:rPr>
      </w:pPr>
      <w:r w:rsidRPr="00AE704F">
        <w:rPr>
          <w:rFonts w:ascii="Times New Roman" w:hAnsi="Times New Roman" w:cs="Times New Roman"/>
          <w:b/>
          <w:sz w:val="22"/>
          <w:szCs w:val="22"/>
        </w:rPr>
        <w:t>2.2.</w:t>
      </w:r>
      <w:r w:rsidR="0054118A">
        <w:rPr>
          <w:rFonts w:ascii="Times New Roman" w:hAnsi="Times New Roman" w:cs="Times New Roman"/>
          <w:b/>
          <w:sz w:val="22"/>
          <w:szCs w:val="22"/>
        </w:rPr>
        <w:t xml:space="preserve"> Основные случа</w:t>
      </w:r>
      <w:r w:rsidR="00CE640E">
        <w:rPr>
          <w:rFonts w:ascii="Times New Roman" w:hAnsi="Times New Roman" w:cs="Times New Roman"/>
          <w:b/>
          <w:sz w:val="22"/>
          <w:szCs w:val="22"/>
        </w:rPr>
        <w:t>и графического решения задач линейного программирования</w:t>
      </w:r>
    </w:p>
    <w:p w:rsidR="00AB7E8C" w:rsidRPr="00AB7E8C" w:rsidRDefault="00AB7E8C" w:rsidP="00AE704F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>Случай двух переменных в экономике не имеет особого пра</w:t>
      </w:r>
      <w:r w:rsidRPr="00AB7E8C">
        <w:rPr>
          <w:rFonts w:ascii="Times New Roman" w:hAnsi="Times New Roman" w:cs="Times New Roman"/>
          <w:sz w:val="22"/>
          <w:szCs w:val="22"/>
        </w:rPr>
        <w:t>к</w:t>
      </w:r>
      <w:r w:rsidRPr="00AB7E8C">
        <w:rPr>
          <w:rFonts w:ascii="Times New Roman" w:hAnsi="Times New Roman" w:cs="Times New Roman"/>
          <w:sz w:val="22"/>
          <w:szCs w:val="22"/>
        </w:rPr>
        <w:t>тиче</w:t>
      </w:r>
      <w:r w:rsidRPr="00AB7E8C">
        <w:rPr>
          <w:rFonts w:ascii="Times New Roman" w:hAnsi="Times New Roman" w:cs="Times New Roman"/>
          <w:sz w:val="22"/>
          <w:szCs w:val="22"/>
        </w:rPr>
        <w:softHyphen/>
        <w:t>ского значения, однако его рассмотрение проясняет свойства задачи ли</w:t>
      </w:r>
      <w:r w:rsidRPr="00AB7E8C">
        <w:rPr>
          <w:rFonts w:ascii="Times New Roman" w:hAnsi="Times New Roman" w:cs="Times New Roman"/>
          <w:sz w:val="22"/>
          <w:szCs w:val="22"/>
        </w:rPr>
        <w:softHyphen/>
        <w:t>нейного программирования, делает геометрически наглядными способы решения и пути их практической реализации.</w:t>
      </w:r>
    </w:p>
    <w:p w:rsidR="00CE640E" w:rsidRDefault="00CE640E" w:rsidP="00AE704F">
      <w:pPr>
        <w:shd w:val="clear" w:color="auto" w:fill="FFFFFF"/>
        <w:ind w:firstLine="397"/>
        <w:jc w:val="both"/>
        <w:rPr>
          <w:rFonts w:ascii="Times New Roman" w:hAnsi="Times New Roman"/>
          <w:position w:val="-16"/>
          <w:sz w:val="22"/>
          <w:szCs w:val="22"/>
        </w:rPr>
      </w:pPr>
    </w:p>
    <w:p w:rsidR="00CE640E" w:rsidRDefault="00CE640E" w:rsidP="00AE704F">
      <w:pPr>
        <w:shd w:val="clear" w:color="auto" w:fill="FFFFFF"/>
        <w:ind w:firstLine="397"/>
        <w:jc w:val="both"/>
        <w:rPr>
          <w:rFonts w:ascii="Times New Roman" w:hAnsi="Times New Roman"/>
          <w:position w:val="-16"/>
          <w:sz w:val="22"/>
          <w:szCs w:val="22"/>
        </w:rPr>
      </w:pPr>
    </w:p>
    <w:p w:rsidR="00FF0ABE" w:rsidRDefault="00AB7E8C" w:rsidP="00AE704F">
      <w:pPr>
        <w:shd w:val="clear" w:color="auto" w:fill="FFFFFF"/>
        <w:ind w:firstLine="397"/>
        <w:jc w:val="both"/>
        <w:rPr>
          <w:rFonts w:ascii="Times New Roman" w:hAnsi="Times New Roman"/>
          <w:position w:val="-16"/>
          <w:sz w:val="22"/>
          <w:szCs w:val="22"/>
        </w:rPr>
      </w:pPr>
      <w:r w:rsidRPr="00AB7E8C">
        <w:rPr>
          <w:rFonts w:ascii="Times New Roman" w:hAnsi="Times New Roman"/>
          <w:position w:val="-16"/>
          <w:sz w:val="22"/>
          <w:szCs w:val="22"/>
        </w:rPr>
        <w:lastRenderedPageBreak/>
        <w:t xml:space="preserve">Пусть дана задача: </w:t>
      </w:r>
    </w:p>
    <w:p w:rsidR="00AB7E8C" w:rsidRPr="00AB7E8C" w:rsidRDefault="00AB7E8C" w:rsidP="00AB7E8C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AB7E8C">
        <w:rPr>
          <w:rFonts w:ascii="Times New Roman" w:hAnsi="Times New Roman"/>
          <w:position w:val="-16"/>
          <w:sz w:val="22"/>
          <w:szCs w:val="22"/>
        </w:rPr>
        <w:t>Х = (х</w:t>
      </w:r>
      <w:r w:rsidRPr="00AB7E8C">
        <w:rPr>
          <w:rFonts w:ascii="Times New Roman" w:hAnsi="Times New Roman"/>
          <w:position w:val="-16"/>
          <w:sz w:val="22"/>
          <w:szCs w:val="22"/>
          <w:vertAlign w:val="subscript"/>
        </w:rPr>
        <w:t>1</w:t>
      </w:r>
      <w:r w:rsidRPr="00AB7E8C">
        <w:rPr>
          <w:rFonts w:ascii="Times New Roman" w:hAnsi="Times New Roman"/>
          <w:position w:val="-16"/>
          <w:sz w:val="22"/>
          <w:szCs w:val="22"/>
        </w:rPr>
        <w:t>; х</w:t>
      </w:r>
      <w:r w:rsidRPr="00AB7E8C">
        <w:rPr>
          <w:rFonts w:ascii="Times New Roman" w:hAnsi="Times New Roman"/>
          <w:position w:val="-16"/>
          <w:sz w:val="22"/>
          <w:szCs w:val="22"/>
          <w:vertAlign w:val="subscript"/>
        </w:rPr>
        <w:t>2</w:t>
      </w:r>
      <w:r w:rsidRPr="00AB7E8C">
        <w:rPr>
          <w:rFonts w:ascii="Times New Roman" w:hAnsi="Times New Roman"/>
          <w:position w:val="-16"/>
          <w:sz w:val="22"/>
          <w:szCs w:val="22"/>
        </w:rPr>
        <w:t xml:space="preserve">), </w:t>
      </w:r>
      <w:r w:rsidRPr="00AB7E8C">
        <w:rPr>
          <w:rFonts w:ascii="Times New Roman" w:hAnsi="Times New Roman"/>
          <w:position w:val="-16"/>
          <w:sz w:val="22"/>
          <w:szCs w:val="22"/>
          <w:lang w:val="en-US"/>
        </w:rPr>
        <w:t>max</w:t>
      </w:r>
      <w:r w:rsidRPr="00AB7E8C">
        <w:rPr>
          <w:rFonts w:ascii="Times New Roman" w:hAnsi="Times New Roman"/>
          <w:position w:val="-16"/>
          <w:sz w:val="22"/>
          <w:szCs w:val="22"/>
        </w:rPr>
        <w:t xml:space="preserve"> </w:t>
      </w:r>
      <w:r w:rsidRPr="00AB7E8C">
        <w:rPr>
          <w:rFonts w:ascii="Times New Roman" w:hAnsi="Times New Roman"/>
          <w:position w:val="-16"/>
          <w:sz w:val="22"/>
          <w:szCs w:val="22"/>
          <w:lang w:val="en-US"/>
        </w:rPr>
        <w:t>Z</w:t>
      </w:r>
      <w:r w:rsidRPr="00AB7E8C">
        <w:rPr>
          <w:rFonts w:ascii="Times New Roman" w:hAnsi="Times New Roman"/>
          <w:position w:val="-16"/>
          <w:sz w:val="22"/>
          <w:szCs w:val="22"/>
        </w:rPr>
        <w:t xml:space="preserve"> = </w:t>
      </w:r>
      <w:r w:rsidRPr="00AB7E8C">
        <w:rPr>
          <w:rFonts w:ascii="Times New Roman" w:hAnsi="Times New Roman"/>
          <w:position w:val="-16"/>
          <w:sz w:val="22"/>
          <w:szCs w:val="22"/>
          <w:lang w:val="en-US"/>
        </w:rPr>
        <w:t>c</w:t>
      </w:r>
      <w:r w:rsidRPr="00AB7E8C">
        <w:rPr>
          <w:rFonts w:ascii="Times New Roman" w:hAnsi="Times New Roman"/>
          <w:position w:val="-16"/>
          <w:sz w:val="22"/>
          <w:szCs w:val="22"/>
          <w:vertAlign w:val="subscript"/>
        </w:rPr>
        <w:t>1</w:t>
      </w:r>
      <w:r w:rsidRPr="00AB7E8C">
        <w:rPr>
          <w:rFonts w:ascii="Times New Roman" w:hAnsi="Times New Roman"/>
          <w:position w:val="-16"/>
          <w:sz w:val="22"/>
          <w:szCs w:val="22"/>
          <w:lang w:val="en-US"/>
        </w:rPr>
        <w:t>x</w:t>
      </w:r>
      <w:r w:rsidRPr="00AB7E8C">
        <w:rPr>
          <w:rFonts w:ascii="Times New Roman" w:hAnsi="Times New Roman"/>
          <w:position w:val="-16"/>
          <w:sz w:val="22"/>
          <w:szCs w:val="22"/>
          <w:vertAlign w:val="subscript"/>
        </w:rPr>
        <w:t>1</w:t>
      </w:r>
      <w:r w:rsidRPr="00AB7E8C">
        <w:rPr>
          <w:rFonts w:ascii="Times New Roman" w:hAnsi="Times New Roman"/>
          <w:position w:val="-16"/>
          <w:sz w:val="22"/>
          <w:szCs w:val="22"/>
        </w:rPr>
        <w:t xml:space="preserve"> + </w:t>
      </w:r>
      <w:r w:rsidRPr="00AB7E8C">
        <w:rPr>
          <w:rFonts w:ascii="Times New Roman" w:hAnsi="Times New Roman"/>
          <w:position w:val="-16"/>
          <w:sz w:val="22"/>
          <w:szCs w:val="22"/>
          <w:lang w:val="en-US"/>
        </w:rPr>
        <w:t>c</w:t>
      </w:r>
      <w:r w:rsidRPr="00AB7E8C">
        <w:rPr>
          <w:rFonts w:ascii="Times New Roman" w:hAnsi="Times New Roman"/>
          <w:position w:val="-16"/>
          <w:sz w:val="22"/>
          <w:szCs w:val="22"/>
          <w:vertAlign w:val="subscript"/>
        </w:rPr>
        <w:t>2</w:t>
      </w:r>
      <w:r w:rsidRPr="00AB7E8C">
        <w:rPr>
          <w:rFonts w:ascii="Times New Roman" w:hAnsi="Times New Roman"/>
          <w:position w:val="-16"/>
          <w:sz w:val="22"/>
          <w:szCs w:val="22"/>
          <w:lang w:val="en-US"/>
        </w:rPr>
        <w:t>x</w:t>
      </w:r>
      <w:r w:rsidRPr="00AB7E8C">
        <w:rPr>
          <w:rFonts w:ascii="Times New Roman" w:hAnsi="Times New Roman"/>
          <w:position w:val="-16"/>
          <w:sz w:val="22"/>
          <w:szCs w:val="22"/>
          <w:vertAlign w:val="subscript"/>
        </w:rPr>
        <w:t>2</w:t>
      </w:r>
      <w:r w:rsidRPr="00AB7E8C">
        <w:rPr>
          <w:rFonts w:ascii="Times New Roman" w:hAnsi="Times New Roman"/>
          <w:position w:val="-16"/>
          <w:sz w:val="22"/>
          <w:szCs w:val="22"/>
        </w:rPr>
        <w:t xml:space="preserve">, </w:t>
      </w:r>
      <w:r w:rsidR="00C83E51">
        <w:rPr>
          <w:rFonts w:ascii="Times New Roman" w:hAnsi="Times New Roman"/>
          <w:position w:val="-74"/>
          <w:sz w:val="22"/>
          <w:szCs w:val="22"/>
        </w:rPr>
        <w:pict>
          <v:shape id="_x0000_i1100" type="#_x0000_t75" style="width:90.7pt;height:84.15pt">
            <v:imagedata r:id="rId145" o:title=""/>
          </v:shape>
        </w:pic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AB7E8C">
        <w:rPr>
          <w:rFonts w:ascii="Times New Roman" w:hAnsi="Times New Roman"/>
          <w:sz w:val="22"/>
          <w:szCs w:val="22"/>
        </w:rPr>
        <w:t>Дадим геометрическую интерпретацию этой задачи: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а) </w:t>
      </w:r>
      <w:r w:rsidRPr="00FF0ABE">
        <w:rPr>
          <w:rFonts w:ascii="Times New Roman" w:hAnsi="Times New Roman"/>
          <w:sz w:val="22"/>
          <w:szCs w:val="22"/>
        </w:rPr>
        <w:t>построим</w:t>
      </w:r>
      <w:r w:rsidRPr="00AB7E8C">
        <w:rPr>
          <w:rFonts w:ascii="Times New Roman" w:hAnsi="Times New Roman" w:cs="Times New Roman"/>
          <w:sz w:val="22"/>
          <w:szCs w:val="22"/>
        </w:rPr>
        <w:t xml:space="preserve"> плоскость 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z w:val="22"/>
          <w:szCs w:val="22"/>
        </w:rPr>
        <w:t>ОХ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noProof/>
          <w:sz w:val="22"/>
          <w:szCs w:val="22"/>
        </w:rPr>
        <w:t>.</w:t>
      </w:r>
      <w:r w:rsidRPr="00AB7E8C">
        <w:rPr>
          <w:rFonts w:ascii="Times New Roman" w:hAnsi="Times New Roman" w:cs="Times New Roman"/>
          <w:sz w:val="22"/>
          <w:szCs w:val="22"/>
        </w:rPr>
        <w:t xml:space="preserve"> На этой плоскости каждое из линейных ограничений-неравенств задает некоторую полупло</w:t>
      </w:r>
      <w:r w:rsidRPr="00AB7E8C">
        <w:rPr>
          <w:rFonts w:ascii="Times New Roman" w:hAnsi="Times New Roman" w:cs="Times New Roman"/>
          <w:sz w:val="22"/>
          <w:szCs w:val="22"/>
        </w:rPr>
        <w:t>с</w:t>
      </w:r>
      <w:r w:rsidRPr="00AB7E8C">
        <w:rPr>
          <w:rFonts w:ascii="Times New Roman" w:hAnsi="Times New Roman" w:cs="Times New Roman"/>
          <w:sz w:val="22"/>
          <w:szCs w:val="22"/>
        </w:rPr>
        <w:t xml:space="preserve">кость. </w:t>
      </w:r>
      <w:r w:rsidRPr="00AB7E8C">
        <w:rPr>
          <w:rFonts w:ascii="Times New Roman" w:hAnsi="Times New Roman" w:cs="Times New Roman"/>
          <w:b/>
          <w:i/>
          <w:sz w:val="22"/>
          <w:szCs w:val="22"/>
        </w:rPr>
        <w:t>Полуплоскость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" w:hAnsi="Times" w:cs="Times New Roman"/>
          <w:sz w:val="22"/>
          <w:szCs w:val="22"/>
        </w:rPr>
        <w:t>–</w:t>
      </w:r>
      <w:r w:rsidRPr="00AB7E8C">
        <w:rPr>
          <w:rFonts w:ascii="MathematicaBTT" w:hAnsi="MathematicaBTT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выпуклое множество, а пересечение в</w:t>
      </w:r>
      <w:r w:rsidRPr="00AB7E8C">
        <w:rPr>
          <w:rFonts w:ascii="Times New Roman" w:hAnsi="Times New Roman" w:cs="Times New Roman"/>
          <w:sz w:val="22"/>
          <w:szCs w:val="22"/>
        </w:rPr>
        <w:t>ы</w:t>
      </w:r>
      <w:r w:rsidRPr="00AB7E8C">
        <w:rPr>
          <w:rFonts w:ascii="Times New Roman" w:hAnsi="Times New Roman" w:cs="Times New Roman"/>
          <w:sz w:val="22"/>
          <w:szCs w:val="22"/>
        </w:rPr>
        <w:t>пуклых множеств</w:t>
      </w:r>
      <w:r w:rsidRPr="00AB7E8C">
        <w:rPr>
          <w:rFonts w:ascii="Times New Roman" w:hAnsi="Times New Roman" w:cs="Times New Roman"/>
          <w:noProof/>
          <w:sz w:val="22"/>
          <w:szCs w:val="22"/>
        </w:rPr>
        <w:t xml:space="preserve"> –</w:t>
      </w:r>
      <w:r w:rsidRPr="00AB7E8C">
        <w:rPr>
          <w:rFonts w:ascii="Times New Roman" w:hAnsi="Times New Roman" w:cs="Times New Roman"/>
          <w:sz w:val="22"/>
          <w:szCs w:val="22"/>
        </w:rPr>
        <w:t xml:space="preserve"> есть также выпуклое множество, значит о</w:t>
      </w:r>
      <w:r w:rsidRPr="00AB7E8C">
        <w:rPr>
          <w:rFonts w:ascii="Times New Roman" w:hAnsi="Times New Roman" w:cs="Times New Roman"/>
          <w:sz w:val="22"/>
          <w:szCs w:val="22"/>
        </w:rPr>
        <w:t>б</w:t>
      </w:r>
      <w:r w:rsidRPr="00AB7E8C">
        <w:rPr>
          <w:rFonts w:ascii="Times New Roman" w:hAnsi="Times New Roman" w:cs="Times New Roman"/>
          <w:sz w:val="22"/>
          <w:szCs w:val="22"/>
        </w:rPr>
        <w:t>ласть допустимых решений</w:t>
      </w:r>
      <w:r w:rsidRPr="00AB7E8C">
        <w:rPr>
          <w:rFonts w:ascii="Times New Roman" w:hAnsi="Times New Roman" w:cs="Times New Roman"/>
          <w:noProof/>
          <w:sz w:val="22"/>
          <w:szCs w:val="22"/>
        </w:rPr>
        <w:t xml:space="preserve"> –</w:t>
      </w:r>
      <w:r w:rsidRPr="00AB7E8C">
        <w:rPr>
          <w:rFonts w:ascii="Times New Roman" w:hAnsi="Times New Roman" w:cs="Times New Roman"/>
          <w:sz w:val="22"/>
          <w:szCs w:val="22"/>
        </w:rPr>
        <w:t xml:space="preserve"> есть выпуклое множество.</w:t>
      </w:r>
    </w:p>
    <w:p w:rsidR="00AB7E8C" w:rsidRPr="00AB7E8C" w:rsidRDefault="00AB7E8C" w:rsidP="00AB7E8C">
      <w:pPr>
        <w:shd w:val="clear" w:color="auto" w:fill="FFFFFF"/>
        <w:spacing w:after="40" w:line="233" w:lineRule="auto"/>
        <w:jc w:val="both"/>
        <w:rPr>
          <w:rFonts w:ascii="Times New Roman" w:hAnsi="Times New Roman"/>
          <w:sz w:val="22"/>
          <w:szCs w:val="22"/>
        </w:rPr>
      </w:pPr>
      <w:r w:rsidRPr="00AB7E8C">
        <w:rPr>
          <w:rFonts w:ascii="Times New Roman" w:hAnsi="Times New Roman"/>
          <w:sz w:val="22"/>
          <w:szCs w:val="22"/>
        </w:rPr>
        <w:t>При построении области допустимых решений (ОДР) возм</w:t>
      </w:r>
      <w:r w:rsidR="000D51EA">
        <w:rPr>
          <w:rFonts w:ascii="Times New Roman" w:hAnsi="Times New Roman"/>
          <w:sz w:val="22"/>
          <w:szCs w:val="22"/>
        </w:rPr>
        <w:t xml:space="preserve">ожны следующие ситуации (рис. </w:t>
      </w:r>
      <w:r w:rsidR="00DE757B">
        <w:rPr>
          <w:rFonts w:ascii="Times New Roman" w:hAnsi="Times New Roman"/>
          <w:sz w:val="22"/>
          <w:szCs w:val="22"/>
        </w:rPr>
        <w:t>3</w:t>
      </w:r>
      <w:r w:rsidR="00FF0ABE">
        <w:rPr>
          <w:rFonts w:ascii="Times New Roman" w:hAnsi="Times New Roman"/>
          <w:sz w:val="22"/>
          <w:szCs w:val="22"/>
        </w:rPr>
        <w:t xml:space="preserve"> </w:t>
      </w:r>
      <w:r w:rsidRPr="00AB7E8C">
        <w:rPr>
          <w:rFonts w:ascii="Times New Roman" w:hAnsi="Times New Roman"/>
          <w:sz w:val="22"/>
          <w:szCs w:val="22"/>
        </w:rPr>
        <w:t>–</w:t>
      </w:r>
      <w:r w:rsidR="00FF0ABE">
        <w:rPr>
          <w:rFonts w:ascii="Times New Roman" w:hAnsi="Times New Roman"/>
          <w:sz w:val="22"/>
          <w:szCs w:val="22"/>
        </w:rPr>
        <w:t xml:space="preserve"> </w:t>
      </w:r>
      <w:r w:rsidR="00DE757B">
        <w:rPr>
          <w:rFonts w:ascii="Times New Roman" w:hAnsi="Times New Roman"/>
          <w:sz w:val="22"/>
          <w:szCs w:val="22"/>
        </w:rPr>
        <w:t>8</w:t>
      </w:r>
      <w:r w:rsidRPr="00AB7E8C">
        <w:rPr>
          <w:rFonts w:ascii="Times New Roman" w:hAnsi="Times New Roman"/>
          <w:sz w:val="22"/>
          <w:szCs w:val="22"/>
        </w:rPr>
        <w:t>).</w:t>
      </w:r>
    </w:p>
    <w:p w:rsidR="00AB7E8C" w:rsidRPr="00CE640E" w:rsidRDefault="00AB7E8C" w:rsidP="00AB7E8C">
      <w:pPr>
        <w:shd w:val="clear" w:color="auto" w:fill="FFFFFF"/>
        <w:spacing w:after="40" w:line="233" w:lineRule="auto"/>
        <w:jc w:val="both"/>
        <w:rPr>
          <w:rFonts w:ascii="Times New Roman" w:hAnsi="Times New Roman"/>
          <w:sz w:val="8"/>
          <w:szCs w:val="8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093"/>
        <w:gridCol w:w="3325"/>
      </w:tblGrid>
      <w:tr w:rsidR="00AB7E8C" w:rsidRPr="00AB7E8C">
        <w:trPr>
          <w:trHeight w:val="1206"/>
          <w:jc w:val="center"/>
        </w:trPr>
        <w:tc>
          <w:tcPr>
            <w:tcW w:w="3093" w:type="dxa"/>
          </w:tcPr>
          <w:p w:rsidR="00AB7E8C" w:rsidRPr="00AB7E8C" w:rsidRDefault="00AB7E8C" w:rsidP="00AB7E8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B7E8C">
              <w:rPr>
                <w:rFonts w:ascii="Times New Roman" w:hAnsi="Times New Roman" w:cs="Times New Roman"/>
                <w:i/>
                <w:sz w:val="22"/>
                <w:szCs w:val="22"/>
              </w:rPr>
              <w:t>а</w:t>
            </w:r>
            <w:r w:rsidR="00C83E51"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101" type="#_x0000_t75" style="width:134.65pt;height:63.6pt">
                  <v:imagedata r:id="rId146" o:title="" cropleft="2742f" cropright="2445f"/>
                </v:shape>
              </w:pict>
            </w:r>
          </w:p>
        </w:tc>
        <w:tc>
          <w:tcPr>
            <w:tcW w:w="3325" w:type="dxa"/>
          </w:tcPr>
          <w:p w:rsidR="00AB7E8C" w:rsidRPr="00AB7E8C" w:rsidRDefault="00AB7E8C" w:rsidP="00AB7E8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B7E8C">
              <w:rPr>
                <w:rFonts w:ascii="Times New Roman" w:hAnsi="Times New Roman" w:cs="Times New Roman"/>
                <w:i/>
                <w:sz w:val="22"/>
                <w:szCs w:val="22"/>
              </w:rPr>
              <w:t>б</w:t>
            </w:r>
            <w:r w:rsidR="00C83E51"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102" type="#_x0000_t75" style="width:146.8pt;height:63.6pt">
                  <v:imagedata r:id="rId147" o:title="" croptop="8708f" cropleft="19867f" cropright="3846f"/>
                </v:shape>
              </w:pict>
            </w:r>
          </w:p>
        </w:tc>
      </w:tr>
      <w:tr w:rsidR="00AB7E8C" w:rsidRPr="00AB7E8C">
        <w:trPr>
          <w:trHeight w:val="142"/>
          <w:jc w:val="center"/>
        </w:trPr>
        <w:tc>
          <w:tcPr>
            <w:tcW w:w="3093" w:type="dxa"/>
          </w:tcPr>
          <w:p w:rsidR="00AB7E8C" w:rsidRPr="00FF0ABE" w:rsidRDefault="000D51EA" w:rsidP="00DE757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Рис. </w:t>
            </w:r>
            <w:r w:rsidR="00DE757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325" w:type="dxa"/>
          </w:tcPr>
          <w:p w:rsidR="00AB7E8C" w:rsidRPr="00FF0ABE" w:rsidRDefault="00AB7E8C" w:rsidP="00DE757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 xml:space="preserve">Рис. </w:t>
            </w:r>
            <w:r w:rsidR="00DE757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AB7E8C" w:rsidRPr="00AB7E8C">
        <w:trPr>
          <w:trHeight w:val="282"/>
          <w:jc w:val="center"/>
        </w:trPr>
        <w:tc>
          <w:tcPr>
            <w:tcW w:w="3093" w:type="dxa"/>
          </w:tcPr>
          <w:p w:rsidR="00AB7E8C" w:rsidRPr="00FF0ABE" w:rsidRDefault="00AB7E8C" w:rsidP="00AB7E8C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</w:rPr>
            </w:pP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>ОДР</w:t>
            </w:r>
            <w:r w:rsidRPr="00FF0ABE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–</w:t>
            </w: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 xml:space="preserve"> выпуклый многоугольник</w:t>
            </w:r>
          </w:p>
        </w:tc>
        <w:tc>
          <w:tcPr>
            <w:tcW w:w="3325" w:type="dxa"/>
          </w:tcPr>
          <w:p w:rsidR="00AB7E8C" w:rsidRPr="00FF0ABE" w:rsidRDefault="00AB7E8C" w:rsidP="00AB7E8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>ОДР – неограниченная выпуклая</w:t>
            </w:r>
          </w:p>
          <w:p w:rsidR="00AB7E8C" w:rsidRPr="00FF0ABE" w:rsidRDefault="00AB7E8C" w:rsidP="00AB7E8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>многоугольная область</w:t>
            </w:r>
          </w:p>
        </w:tc>
      </w:tr>
      <w:tr w:rsidR="00AB7E8C" w:rsidRPr="00AB7E8C">
        <w:trPr>
          <w:trHeight w:val="1352"/>
          <w:jc w:val="center"/>
        </w:trPr>
        <w:tc>
          <w:tcPr>
            <w:tcW w:w="3093" w:type="dxa"/>
          </w:tcPr>
          <w:p w:rsidR="00AB7E8C" w:rsidRPr="00AB7E8C" w:rsidRDefault="00C83E51" w:rsidP="00AB7E8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/>
                <w:noProof/>
                <w:sz w:val="22"/>
                <w:szCs w:val="22"/>
              </w:rPr>
              <w:pict>
                <v:rect id="_x0000_s1129" style="position:absolute;left:0;text-align:left;margin-left:53.2pt;margin-top:14.75pt;width:7.15pt;height:7.15pt;z-index:251624960;mso-position-horizontal-relative:text;mso-position-vertical-relative:text" stroked="f">
                  <v:textbox inset="0,0,0,0">
                    <w:txbxContent>
                      <w:p w:rsidR="005430AE" w:rsidRPr="00D5031F" w:rsidRDefault="005430AE" w:rsidP="00AB7E8C">
                        <w:pPr>
                          <w:rPr>
                            <w:sz w:val="12"/>
                            <w:szCs w:val="12"/>
                          </w:rPr>
                        </w:pPr>
                        <w:r w:rsidRPr="00D5031F">
                          <w:rPr>
                            <w:sz w:val="12"/>
                            <w:szCs w:val="12"/>
                          </w:rPr>
                          <w:t>М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i/>
                <w:noProof/>
                <w:sz w:val="22"/>
                <w:szCs w:val="22"/>
              </w:rPr>
              <w:pict>
                <v:oval id="_x0000_s1128" style="position:absolute;left:0;text-align:left;margin-left:54.95pt;margin-top:26pt;width:1.4pt;height:1.4pt;z-index:251623936;mso-position-horizontal-relative:text;mso-position-vertical-relative:text" fillcolor="black"/>
              </w:pict>
            </w:r>
            <w:r w:rsidR="00AB7E8C" w:rsidRPr="00AB7E8C">
              <w:rPr>
                <w:rFonts w:ascii="Times New Roman" w:hAnsi="Times New Roman" w:cs="Times New Roman"/>
                <w:i/>
                <w:sz w:val="22"/>
                <w:szCs w:val="22"/>
              </w:rPr>
              <w:t>в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103" type="#_x0000_t75" style="width:129.95pt;height:69.2pt">
                  <v:imagedata r:id="rId148" o:title="" cropleft="19292f" cropright="6168f"/>
                </v:shape>
              </w:pict>
            </w:r>
          </w:p>
        </w:tc>
        <w:tc>
          <w:tcPr>
            <w:tcW w:w="3325" w:type="dxa"/>
          </w:tcPr>
          <w:p w:rsidR="00AB7E8C" w:rsidRPr="00AB7E8C" w:rsidRDefault="00AB7E8C" w:rsidP="00AB7E8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B7E8C">
              <w:rPr>
                <w:rFonts w:ascii="Times New Roman" w:hAnsi="Times New Roman" w:cs="Times New Roman"/>
                <w:i/>
                <w:sz w:val="22"/>
                <w:szCs w:val="22"/>
              </w:rPr>
              <w:t>г</w:t>
            </w:r>
            <w:r w:rsidR="00C83E51"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104" type="#_x0000_t75" style="width:150.55pt;height:67.3pt">
                  <v:imagedata r:id="rId149" o:title=""/>
                </v:shape>
              </w:pict>
            </w:r>
          </w:p>
        </w:tc>
      </w:tr>
      <w:tr w:rsidR="00AB7E8C" w:rsidRPr="00AB7E8C">
        <w:trPr>
          <w:trHeight w:val="220"/>
          <w:jc w:val="center"/>
        </w:trPr>
        <w:tc>
          <w:tcPr>
            <w:tcW w:w="3093" w:type="dxa"/>
          </w:tcPr>
          <w:p w:rsidR="00AB7E8C" w:rsidRPr="00FF0ABE" w:rsidRDefault="000D51EA" w:rsidP="00AB7E8C">
            <w:pPr>
              <w:widowControl/>
              <w:autoSpaceDE/>
              <w:autoSpaceDN/>
              <w:adjustRightInd/>
              <w:spacing w:line="22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Рис. </w:t>
            </w:r>
            <w:r w:rsidR="00DE757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="00AB7E8C" w:rsidRPr="00FF0AB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AB7E8C" w:rsidRPr="00FF0ABE" w:rsidRDefault="00AB7E8C" w:rsidP="00AB7E8C">
            <w:pPr>
              <w:widowControl/>
              <w:autoSpaceDE/>
              <w:autoSpaceDN/>
              <w:adjustRightInd/>
              <w:spacing w:line="226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>ОДР</w:t>
            </w:r>
            <w:r w:rsidRPr="00FF0ABE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–</w:t>
            </w: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 xml:space="preserve"> единственная точка</w:t>
            </w:r>
          </w:p>
        </w:tc>
        <w:tc>
          <w:tcPr>
            <w:tcW w:w="3325" w:type="dxa"/>
          </w:tcPr>
          <w:p w:rsidR="00AB7E8C" w:rsidRPr="00FF0ABE" w:rsidRDefault="000D51EA" w:rsidP="00AB7E8C">
            <w:pPr>
              <w:widowControl/>
              <w:autoSpaceDE/>
              <w:autoSpaceDN/>
              <w:adjustRightInd/>
              <w:spacing w:line="22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Рис. </w:t>
            </w:r>
            <w:r w:rsidR="00DE757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  <w:p w:rsidR="00AB7E8C" w:rsidRPr="00FF0ABE" w:rsidRDefault="00AB7E8C" w:rsidP="00AB7E8C">
            <w:pPr>
              <w:widowControl/>
              <w:autoSpaceDE/>
              <w:autoSpaceDN/>
              <w:adjustRightInd/>
              <w:spacing w:line="226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>ОДР</w:t>
            </w:r>
            <w:r w:rsidRPr="00FF0ABE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–</w:t>
            </w: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 xml:space="preserve"> прямая линия</w:t>
            </w:r>
          </w:p>
        </w:tc>
      </w:tr>
    </w:tbl>
    <w:p w:rsidR="00AB7E8C" w:rsidRPr="00DE757B" w:rsidRDefault="00AB7E8C" w:rsidP="00AB7E8C">
      <w:pPr>
        <w:widowControl/>
        <w:autoSpaceDE/>
        <w:autoSpaceDN/>
        <w:adjustRightInd/>
        <w:jc w:val="both"/>
        <w:rPr>
          <w:rFonts w:ascii="Times New Roman" w:hAnsi="Times New Roman" w:cs="Times New Roman"/>
          <w:sz w:val="10"/>
          <w:szCs w:val="10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283"/>
        <w:gridCol w:w="3283"/>
      </w:tblGrid>
      <w:tr w:rsidR="00AB7E8C" w:rsidRPr="00AB7E8C">
        <w:trPr>
          <w:jc w:val="center"/>
        </w:trPr>
        <w:tc>
          <w:tcPr>
            <w:tcW w:w="3283" w:type="dxa"/>
          </w:tcPr>
          <w:p w:rsidR="00AB7E8C" w:rsidRPr="00AB7E8C" w:rsidRDefault="00C83E51" w:rsidP="00AB7E8C">
            <w:pPr>
              <w:widowControl/>
              <w:autoSpaceDE/>
              <w:autoSpaceDN/>
              <w:adjustRightInd/>
              <w:spacing w:line="23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105" type="#_x0000_t75" style="width:136.5pt;height:67.3pt" o:allowoverlap="f">
                  <v:imagedata r:id="rId150" o:title="" cropleft="17477f" cropright="8424f"/>
                </v:shape>
              </w:pict>
            </w:r>
          </w:p>
          <w:p w:rsidR="00AB7E8C" w:rsidRPr="00FF0ABE" w:rsidRDefault="000D51EA" w:rsidP="00AB7E8C">
            <w:pPr>
              <w:widowControl/>
              <w:autoSpaceDE/>
              <w:autoSpaceDN/>
              <w:adjustRightInd/>
              <w:spacing w:line="22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Рис. </w:t>
            </w:r>
            <w:r w:rsidR="00DE757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  <w:p w:rsidR="00AB7E8C" w:rsidRPr="00AB7E8C" w:rsidRDefault="00AB7E8C" w:rsidP="00AB7E8C">
            <w:pPr>
              <w:widowControl/>
              <w:autoSpaceDE/>
              <w:autoSpaceDN/>
              <w:adjustRightInd/>
              <w:spacing w:line="226" w:lineRule="auto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 xml:space="preserve">ОДР </w:t>
            </w:r>
            <w:r w:rsidRPr="00FF0ABE">
              <w:rPr>
                <w:rFonts w:ascii="Times" w:hAnsi="Times" w:cs="Times New Roman"/>
                <w:sz w:val="18"/>
                <w:szCs w:val="18"/>
              </w:rPr>
              <w:t>–</w:t>
            </w:r>
            <w:r w:rsidRPr="00FF0ABE">
              <w:rPr>
                <w:rFonts w:ascii="Times New Roman" w:hAnsi="Times New Roman" w:cs="Times New Roman"/>
                <w:sz w:val="18"/>
                <w:szCs w:val="18"/>
              </w:rPr>
              <w:t xml:space="preserve"> пустое множество</w:t>
            </w:r>
          </w:p>
        </w:tc>
        <w:tc>
          <w:tcPr>
            <w:tcW w:w="3283" w:type="dxa"/>
          </w:tcPr>
          <w:p w:rsidR="00AB7E8C" w:rsidRPr="00AB7E8C" w:rsidRDefault="00C83E51" w:rsidP="00AB7E8C">
            <w:pPr>
              <w:widowControl/>
              <w:autoSpaceDE/>
              <w:autoSpaceDN/>
              <w:adjustRightInd/>
              <w:spacing w:line="23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106" type="#_x0000_t75" style="width:127.15pt;height:67.3pt;mso-position-horizontal:left" o:allowoverlap="f">
                  <v:imagedata r:id="rId151" o:title="" croptop="3415f" cropbottom="1138f" cropleft="4656f" cropright="3926f" gain="56361f" blacklevel="-11796f" grayscale="t" bilevel="t"/>
                </v:shape>
              </w:pict>
            </w:r>
          </w:p>
          <w:p w:rsidR="00AB7E8C" w:rsidRPr="00FF0ABE" w:rsidRDefault="000D51EA" w:rsidP="00DE757B">
            <w:pPr>
              <w:widowControl/>
              <w:tabs>
                <w:tab w:val="left" w:pos="6300"/>
              </w:tabs>
              <w:autoSpaceDE/>
              <w:autoSpaceDN/>
              <w:adjustRightInd/>
              <w:spacing w:line="230" w:lineRule="auto"/>
              <w:ind w:right="5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Рис. </w:t>
            </w:r>
            <w:r w:rsidR="00DE757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</w:tbl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lastRenderedPageBreak/>
        <w:t xml:space="preserve">б) </w:t>
      </w:r>
      <w:r w:rsidRPr="00FF0ABE">
        <w:rPr>
          <w:rFonts w:ascii="Times New Roman" w:hAnsi="Times New Roman"/>
          <w:sz w:val="22"/>
          <w:szCs w:val="22"/>
        </w:rPr>
        <w:t>перейдем</w:t>
      </w:r>
      <w:r w:rsidRPr="00AB7E8C">
        <w:rPr>
          <w:rFonts w:ascii="Times New Roman" w:hAnsi="Times New Roman" w:cs="Times New Roman"/>
          <w:sz w:val="22"/>
          <w:szCs w:val="22"/>
        </w:rPr>
        <w:t xml:space="preserve"> к геометрической интерпретации целевой фун</w:t>
      </w:r>
      <w:r w:rsidRPr="00AB7E8C">
        <w:rPr>
          <w:rFonts w:ascii="Times New Roman" w:hAnsi="Times New Roman" w:cs="Times New Roman"/>
          <w:sz w:val="22"/>
          <w:szCs w:val="22"/>
        </w:rPr>
        <w:t>к</w:t>
      </w:r>
      <w:r w:rsidRPr="00AB7E8C">
        <w:rPr>
          <w:rFonts w:ascii="Times New Roman" w:hAnsi="Times New Roman" w:cs="Times New Roman"/>
          <w:sz w:val="22"/>
          <w:szCs w:val="22"/>
        </w:rPr>
        <w:t xml:space="preserve">ции. 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Пусть ОДР </w:t>
      </w:r>
      <w:r w:rsidRPr="00AB7E8C">
        <w:rPr>
          <w:rFonts w:ascii="Times" w:hAnsi="Times" w:cs="Times New Roman"/>
          <w:spacing w:val="-4"/>
          <w:sz w:val="22"/>
          <w:szCs w:val="22"/>
        </w:rPr>
        <w:t>–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не пустое множество, например, многоугольник А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А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А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3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А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А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А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6</w:t>
      </w:r>
      <w:r w:rsidR="000D51EA">
        <w:rPr>
          <w:rFonts w:ascii="Times New Roman" w:hAnsi="Times New Roman" w:cs="Times New Roman"/>
          <w:spacing w:val="-4"/>
          <w:sz w:val="22"/>
          <w:szCs w:val="22"/>
        </w:rPr>
        <w:t xml:space="preserve">.(рис. </w:t>
      </w:r>
      <w:r w:rsidR="00DE757B">
        <w:rPr>
          <w:rFonts w:ascii="Times New Roman" w:hAnsi="Times New Roman" w:cs="Times New Roman"/>
          <w:spacing w:val="-4"/>
          <w:sz w:val="22"/>
          <w:szCs w:val="22"/>
        </w:rPr>
        <w:t>8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).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FF0ABE">
        <w:rPr>
          <w:rFonts w:ascii="Times New Roman" w:hAnsi="Times New Roman"/>
          <w:sz w:val="22"/>
          <w:szCs w:val="22"/>
        </w:rPr>
        <w:t>Выберем</w:t>
      </w:r>
      <w:r w:rsidRPr="00AB7E8C">
        <w:rPr>
          <w:rFonts w:ascii="Times New Roman" w:hAnsi="Times New Roman" w:cs="Times New Roman"/>
          <w:sz w:val="22"/>
          <w:szCs w:val="22"/>
        </w:rPr>
        <w:t xml:space="preserve"> произвольное значение целевой функции: Z = Z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о</w:t>
      </w:r>
      <w:r w:rsidRPr="00AB7E8C">
        <w:rPr>
          <w:rFonts w:ascii="Times New Roman" w:hAnsi="Times New Roman" w:cs="Times New Roman"/>
          <w:sz w:val="22"/>
          <w:szCs w:val="22"/>
        </w:rPr>
        <w:t xml:space="preserve"> =</w:t>
      </w:r>
      <w:r w:rsidR="00FF0ABE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&gt; c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z w:val="22"/>
          <w:szCs w:val="22"/>
        </w:rPr>
        <w:t>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+ с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z w:val="22"/>
          <w:szCs w:val="22"/>
        </w:rPr>
        <w:t>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Z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о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" w:hAnsi="Times" w:cs="Times New Roman"/>
          <w:sz w:val="22"/>
          <w:szCs w:val="22"/>
        </w:rPr>
        <w:t>–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это уравнение прямой линии (обычно берут Z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о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= 0), ее называют линией уровня целевой функции. Чтобы установить направление возрастания (убывания) целевой функции, найдем ее частные производные </w:t>
      </w:r>
      <w:r w:rsidR="00C83E51">
        <w:rPr>
          <w:rFonts w:ascii="Times New Roman" w:hAnsi="Times New Roman" w:cs="Times New Roman"/>
          <w:spacing w:val="-4"/>
          <w:position w:val="-30"/>
          <w:sz w:val="22"/>
          <w:szCs w:val="22"/>
        </w:rPr>
        <w:pict>
          <v:shape id="_x0000_i1107" type="#_x0000_t75" style="width:33.65pt;height:27.1pt">
            <v:imagedata r:id="rId152" o:title=""/>
          </v:shape>
        </w:pic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; </w:t>
      </w:r>
      <w:r w:rsidR="00C83E51">
        <w:rPr>
          <w:rFonts w:ascii="Times New Roman" w:hAnsi="Times New Roman" w:cs="Times New Roman"/>
          <w:spacing w:val="-4"/>
          <w:position w:val="-30"/>
          <w:sz w:val="22"/>
          <w:szCs w:val="22"/>
        </w:rPr>
        <w:pict>
          <v:shape id="_x0000_i1108" type="#_x0000_t75" style="width:35.55pt;height:29pt">
            <v:imagedata r:id="rId153" o:title=""/>
          </v:shape>
        </w:pict>
      </w:r>
      <w:r w:rsidRPr="00AB7E8C">
        <w:rPr>
          <w:rFonts w:ascii="Times New Roman" w:hAnsi="Times New Roman" w:cs="Times New Roman"/>
          <w:spacing w:val="-4"/>
          <w:position w:val="-6"/>
          <w:sz w:val="22"/>
          <w:szCs w:val="22"/>
        </w:rPr>
        <w:t>.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F0ABE">
        <w:rPr>
          <w:rFonts w:ascii="Times New Roman" w:hAnsi="Times New Roman"/>
          <w:sz w:val="22"/>
          <w:szCs w:val="22"/>
        </w:rPr>
        <w:t>Вектор</w: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09" type="#_x0000_t75" style="width:10.3pt;height:14.05pt">
            <v:imagedata r:id="rId154" o:title=""/>
          </v:shape>
        </w:pic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110" type="#_x0000_t75" style="width:27.1pt;height:13.1pt">
            <v:imagedata r:id="rId155" o:title=""/>
          </v:shape>
        </w:pic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 xml:space="preserve"> = </w:t>
      </w:r>
      <w:r w:rsidRPr="00AB7E8C">
        <w:rPr>
          <w:rFonts w:ascii="Times New Roman" w:hAnsi="Times New Roman" w:cs="Times New Roman"/>
          <w:i/>
          <w:iCs/>
          <w:position w:val="-4"/>
          <w:sz w:val="22"/>
          <w:szCs w:val="22"/>
        </w:rPr>
        <w:t>g</w:t>
      </w:r>
      <w:r w:rsidRPr="00AB7E8C">
        <w:rPr>
          <w:rFonts w:ascii="Times New Roman" w:hAnsi="Times New Roman" w:cs="Times New Roman"/>
          <w:i/>
          <w:iCs/>
          <w:position w:val="-4"/>
          <w:sz w:val="22"/>
          <w:szCs w:val="22"/>
          <w:lang w:val="en-US"/>
        </w:rPr>
        <w:t>ra</w:t>
      </w:r>
      <w:r w:rsidRPr="00AB7E8C">
        <w:rPr>
          <w:rFonts w:ascii="Times New Roman" w:hAnsi="Times New Roman" w:cs="Times New Roman"/>
          <w:i/>
          <w:iCs/>
          <w:position w:val="-4"/>
          <w:sz w:val="22"/>
          <w:szCs w:val="22"/>
        </w:rPr>
        <w:t>d z</w: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Pr="00AB7E8C">
        <w:rPr>
          <w:rFonts w:ascii="Times" w:hAnsi="Times" w:cs="Times New Roman"/>
          <w:position w:val="-4"/>
          <w:sz w:val="22"/>
          <w:szCs w:val="22"/>
        </w:rPr>
        <w:t>–</w: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 xml:space="preserve"> показывает направление наиск</w: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>о</w: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>рейшего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position w:val="-2"/>
          <w:sz w:val="22"/>
          <w:szCs w:val="22"/>
        </w:rPr>
        <w:t>возрастания целевой функции</w:t>
      </w:r>
      <w:r w:rsidRPr="00AB7E8C">
        <w:rPr>
          <w:rFonts w:ascii="Times New Roman" w:hAnsi="Times New Roman" w:cs="Times New Roman"/>
          <w:sz w:val="22"/>
          <w:szCs w:val="22"/>
        </w:rPr>
        <w:t>, вектор (-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11" type="#_x0000_t75" style="width:10.3pt;height:14.05pt">
            <v:imagedata r:id="rId156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>) указы</w:t>
      </w:r>
      <w:r w:rsidRPr="00AB7E8C">
        <w:rPr>
          <w:rFonts w:ascii="Times New Roman" w:hAnsi="Times New Roman" w:cs="Times New Roman"/>
          <w:sz w:val="22"/>
          <w:szCs w:val="22"/>
        </w:rPr>
        <w:softHyphen/>
        <w:t>вает направление наискорейшего убывания целевой функции, его назы</w:t>
      </w:r>
      <w:r w:rsidRPr="00AB7E8C">
        <w:rPr>
          <w:rFonts w:ascii="Times New Roman" w:hAnsi="Times New Roman" w:cs="Times New Roman"/>
          <w:sz w:val="22"/>
          <w:szCs w:val="22"/>
        </w:rPr>
        <w:softHyphen/>
        <w:t>вают антиградиентом.</w: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 xml:space="preserve">Вектор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12" type="#_x0000_t75" style="width:10.3pt;height:14.05pt">
            <v:imagedata r:id="rId157" o:title=""/>
          </v:shape>
        </w:pic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 xml:space="preserve">всегда перпендикулярен к линиям уровня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113" type="#_x0000_t75" style="width:54.25pt;height:17.75pt">
            <v:imagedata r:id="rId158" o:title=""/>
          </v:shape>
        </w:pic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F0ABE">
        <w:rPr>
          <w:rFonts w:ascii="Times New Roman" w:hAnsi="Times New Roman"/>
          <w:sz w:val="22"/>
          <w:szCs w:val="22"/>
        </w:rPr>
        <w:t>Правило</w:t>
      </w:r>
      <w:r w:rsidRPr="00AB7E8C">
        <w:rPr>
          <w:rFonts w:ascii="Times New Roman" w:hAnsi="Times New Roman" w:cs="Times New Roman"/>
          <w:sz w:val="22"/>
          <w:szCs w:val="22"/>
        </w:rPr>
        <w:t xml:space="preserve"> решения задачи линейного программирования:</w:t>
      </w:r>
    </w:p>
    <w:p w:rsidR="00AB7E8C" w:rsidRPr="0023596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1) </w:t>
      </w:r>
      <w:r w:rsidRPr="00FF0ABE">
        <w:rPr>
          <w:rFonts w:ascii="Times New Roman" w:hAnsi="Times New Roman"/>
          <w:sz w:val="22"/>
          <w:szCs w:val="22"/>
        </w:rPr>
        <w:t>строим</w:t>
      </w:r>
      <w:r w:rsidRPr="00AB7E8C">
        <w:rPr>
          <w:rFonts w:ascii="Times New Roman" w:hAnsi="Times New Roman" w:cs="Times New Roman"/>
          <w:sz w:val="22"/>
          <w:szCs w:val="22"/>
        </w:rPr>
        <w:t xml:space="preserve"> область допустимых решений</w:t>
      </w:r>
      <w:r w:rsidR="00FF0ABE">
        <w:rPr>
          <w:rFonts w:ascii="Times New Roman" w:hAnsi="Times New Roman" w:cs="Times New Roman"/>
          <w:sz w:val="22"/>
          <w:szCs w:val="22"/>
        </w:rPr>
        <w:t>;</w:t>
      </w:r>
      <w:r w:rsidRPr="0023596C">
        <w:rPr>
          <w:rFonts w:ascii="Times New Roman" w:hAnsi="Times New Roman" w:cs="Times New Roman"/>
          <w:sz w:val="22"/>
          <w:szCs w:val="22"/>
        </w:rPr>
        <w:t xml:space="preserve"> 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2) </w:t>
      </w:r>
      <w:r w:rsidRPr="00FF0ABE">
        <w:rPr>
          <w:rFonts w:ascii="Times New Roman" w:hAnsi="Times New Roman"/>
          <w:sz w:val="22"/>
          <w:szCs w:val="22"/>
        </w:rPr>
        <w:t>строим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14" type="#_x0000_t75" style="width:10.3pt;height:14.05pt">
            <v:imagedata r:id="rId154" o:title=""/>
          </v:shape>
        </w:pic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;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3) </w:t>
      </w:r>
      <w:r w:rsidRPr="00FF0ABE">
        <w:rPr>
          <w:rFonts w:ascii="Times New Roman" w:hAnsi="Times New Roman"/>
          <w:sz w:val="22"/>
          <w:szCs w:val="22"/>
        </w:rPr>
        <w:t>проводим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произвольную линию уровня Z = Z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о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(для контроля убеждаемся, что прямая </w:t>
      </w:r>
      <w:r w:rsidRPr="00AB7E8C">
        <w:rPr>
          <w:rFonts w:ascii="Times New Roman" w:hAnsi="Times New Roman" w:cs="Times New Roman"/>
          <w:spacing w:val="-4"/>
          <w:sz w:val="22"/>
          <w:szCs w:val="22"/>
          <w:lang w:val="en-US"/>
        </w:rPr>
        <w:t>z</w:t>
      </w:r>
      <w:r w:rsidR="00FF0ABE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= </w:t>
      </w:r>
      <w:r w:rsidRPr="00AB7E8C">
        <w:rPr>
          <w:rFonts w:ascii="Times New Roman" w:hAnsi="Times New Roman" w:cs="Times New Roman"/>
          <w:spacing w:val="-4"/>
          <w:sz w:val="22"/>
          <w:szCs w:val="22"/>
          <w:lang w:val="en-US"/>
        </w:rPr>
        <w:t>z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o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FF0ABE">
        <w:rPr>
          <w:rFonts w:ascii="Times New Roman" w:hAnsi="Times New Roman" w:cs="Times New Roman"/>
          <w:spacing w:val="-4"/>
          <w:sz w:val="26"/>
          <w:szCs w:val="26"/>
          <w:vertAlign w:val="subscript"/>
        </w:rPr>
        <w:t>┴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15" type="#_x0000_t75" style="width:10.3pt;height:14.05pt">
            <v:imagedata r:id="rId154" o:title=""/>
          </v:shape>
        </w:pic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);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4) </w:t>
      </w:r>
      <w:r w:rsidRPr="00FF0ABE">
        <w:rPr>
          <w:rFonts w:ascii="Times New Roman" w:hAnsi="Times New Roman"/>
          <w:sz w:val="22"/>
          <w:szCs w:val="22"/>
        </w:rPr>
        <w:t>при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решении задачи на mах перемещаем линию уровня Z = Z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o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параллельно самой себе в направлении вектора </w:t>
      </w:r>
      <w:r w:rsidR="00C83E51">
        <w:rPr>
          <w:rFonts w:ascii="Times New Roman" w:hAnsi="Times New Roman" w:cs="Times New Roman"/>
          <w:spacing w:val="-4"/>
          <w:position w:val="-6"/>
          <w:sz w:val="22"/>
          <w:szCs w:val="22"/>
        </w:rPr>
        <w:pict>
          <v:shape id="_x0000_i1116" type="#_x0000_t75" style="width:9.35pt;height:16.85pt">
            <v:imagedata r:id="rId159" o:title=""/>
          </v:shape>
        </w:pic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до тех пор пока она не коснулась области ДР в ее угловой точке (до т. А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), пока она не станет опорной. В случае решения задачи на min линию уровня Z = Z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o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перемещают в антиградиентном направлении (до т. А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);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/>
          <w:spacing w:val="-4"/>
          <w:sz w:val="22"/>
          <w:szCs w:val="22"/>
        </w:rPr>
      </w:pPr>
      <w:r w:rsidRPr="00AB7E8C">
        <w:rPr>
          <w:rFonts w:ascii="Times New Roman" w:hAnsi="Times New Roman"/>
          <w:sz w:val="22"/>
          <w:szCs w:val="22"/>
        </w:rPr>
        <w:t xml:space="preserve">5) </w:t>
      </w:r>
      <w:r w:rsidRPr="00FF0ABE">
        <w:rPr>
          <w:rFonts w:ascii="Times New Roman" w:hAnsi="Times New Roman" w:cs="Times New Roman"/>
          <w:spacing w:val="-4"/>
          <w:sz w:val="22"/>
          <w:szCs w:val="22"/>
        </w:rPr>
        <w:t>определяем</w:t>
      </w:r>
      <w:r w:rsidRPr="00AB7E8C">
        <w:rPr>
          <w:rFonts w:ascii="Times New Roman" w:hAnsi="Times New Roman"/>
          <w:spacing w:val="-4"/>
          <w:sz w:val="22"/>
          <w:szCs w:val="22"/>
        </w:rPr>
        <w:t xml:space="preserve"> оптимальный план </w:t>
      </w:r>
      <w:r w:rsidR="00C83E51">
        <w:rPr>
          <w:rFonts w:ascii="Times New Roman" w:hAnsi="Times New Roman"/>
          <w:position w:val="-6"/>
          <w:sz w:val="24"/>
          <w:szCs w:val="24"/>
        </w:rPr>
        <w:pict>
          <v:shape id="_x0000_i1117" type="#_x0000_t75" style="width:10.3pt;height:14.05pt">
            <v:imagedata r:id="rId160" o:title=""/>
          </v:shape>
        </w:pict>
      </w:r>
      <w:r w:rsidRPr="00AB7E8C">
        <w:rPr>
          <w:rFonts w:ascii="Times New Roman" w:hAnsi="Times New Roman"/>
          <w:spacing w:val="-4"/>
          <w:sz w:val="22"/>
          <w:szCs w:val="22"/>
        </w:rPr>
        <w:t>* = (х</w:t>
      </w:r>
      <w:r w:rsidRPr="00AB7E8C">
        <w:rPr>
          <w:rFonts w:ascii="Times New Roman" w:hAnsi="Times New Roman"/>
          <w:spacing w:val="-4"/>
          <w:sz w:val="22"/>
          <w:szCs w:val="22"/>
          <w:vertAlign w:val="subscript"/>
        </w:rPr>
        <w:t>1</w:t>
      </w:r>
      <w:r w:rsidRPr="00AB7E8C">
        <w:rPr>
          <w:rFonts w:ascii="Times New Roman" w:hAnsi="Times New Roman"/>
          <w:spacing w:val="-4"/>
          <w:sz w:val="22"/>
          <w:szCs w:val="22"/>
        </w:rPr>
        <w:t>*; х</w:t>
      </w:r>
      <w:r w:rsidRPr="00AB7E8C">
        <w:rPr>
          <w:rFonts w:ascii="Times New Roman" w:hAnsi="Times New Roman"/>
          <w:spacing w:val="-4"/>
          <w:sz w:val="22"/>
          <w:szCs w:val="22"/>
          <w:vertAlign w:val="subscript"/>
        </w:rPr>
        <w:t>2</w:t>
      </w:r>
      <w:r w:rsidRPr="00AB7E8C">
        <w:rPr>
          <w:rFonts w:ascii="Times New Roman" w:hAnsi="Times New Roman"/>
          <w:spacing w:val="-4"/>
          <w:sz w:val="22"/>
          <w:szCs w:val="22"/>
        </w:rPr>
        <w:t>*), то есть коо</w:t>
      </w:r>
      <w:r w:rsidRPr="00AB7E8C">
        <w:rPr>
          <w:rFonts w:ascii="Times New Roman" w:hAnsi="Times New Roman"/>
          <w:spacing w:val="-4"/>
          <w:sz w:val="22"/>
          <w:szCs w:val="22"/>
        </w:rPr>
        <w:t>р</w:t>
      </w:r>
      <w:r w:rsidRPr="00AB7E8C">
        <w:rPr>
          <w:rFonts w:ascii="Times New Roman" w:hAnsi="Times New Roman"/>
          <w:spacing w:val="-4"/>
          <w:sz w:val="22"/>
          <w:szCs w:val="22"/>
        </w:rPr>
        <w:t>динаты угловой точки касания и экстремальное значение целевой функции Z*=Z(x*</w:t>
      </w:r>
      <w:r w:rsidR="00C83E51">
        <w:rPr>
          <w:rFonts w:ascii="Times New Roman" w:hAnsi="Times New Roman"/>
          <w:spacing w:val="-4"/>
          <w:position w:val="-14"/>
          <w:sz w:val="22"/>
          <w:szCs w:val="22"/>
        </w:rPr>
        <w:pict>
          <v:shape id="_x0000_i1118" type="#_x0000_t75" style="width:14.95pt;height:18.7pt">
            <v:imagedata r:id="rId161" o:title=""/>
          </v:shape>
        </w:pict>
      </w:r>
      <w:r w:rsidRPr="00AB7E8C">
        <w:rPr>
          <w:rFonts w:ascii="Times New Roman" w:hAnsi="Times New Roman"/>
          <w:spacing w:val="-4"/>
          <w:sz w:val="22"/>
          <w:szCs w:val="22"/>
        </w:rPr>
        <w:t>).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F0ABE">
        <w:rPr>
          <w:rFonts w:ascii="Times New Roman" w:hAnsi="Times New Roman" w:cs="Times New Roman"/>
          <w:spacing w:val="-4"/>
          <w:sz w:val="22"/>
          <w:szCs w:val="22"/>
        </w:rPr>
        <w:t>Возможны</w:t>
      </w:r>
      <w:r w:rsidRPr="00AB7E8C">
        <w:rPr>
          <w:rFonts w:ascii="Times New Roman" w:hAnsi="Times New Roman" w:cs="Times New Roman"/>
          <w:sz w:val="22"/>
          <w:szCs w:val="22"/>
        </w:rPr>
        <w:t xml:space="preserve"> следующие случаи: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/>
          <w:spacing w:val="-2"/>
          <w:sz w:val="22"/>
          <w:szCs w:val="22"/>
        </w:rPr>
      </w:pPr>
      <w:r w:rsidRPr="00AB7E8C">
        <w:rPr>
          <w:rFonts w:ascii="Times New Roman" w:hAnsi="Times New Roman"/>
          <w:spacing w:val="-2"/>
          <w:sz w:val="22"/>
          <w:szCs w:val="22"/>
        </w:rPr>
        <w:t xml:space="preserve">1) </w:t>
      </w:r>
      <w:r w:rsidRPr="00FF0ABE">
        <w:rPr>
          <w:rFonts w:ascii="Times New Roman" w:hAnsi="Times New Roman" w:cs="Times New Roman"/>
          <w:spacing w:val="-4"/>
          <w:sz w:val="22"/>
          <w:szCs w:val="22"/>
        </w:rPr>
        <w:t>оптимальный</w:t>
      </w:r>
      <w:r w:rsidRPr="00AB7E8C">
        <w:rPr>
          <w:rFonts w:ascii="Times New Roman" w:hAnsi="Times New Roman"/>
          <w:spacing w:val="-2"/>
          <w:sz w:val="22"/>
          <w:szCs w:val="22"/>
        </w:rPr>
        <w:t xml:space="preserve"> план единственный: опорная линия и ОДР имеют одну общую точку (этот случай уже рассмотрен);</w:t>
      </w:r>
    </w:p>
    <w:tbl>
      <w:tblPr>
        <w:tblW w:w="6311" w:type="dxa"/>
        <w:jc w:val="center"/>
        <w:tblInd w:w="108" w:type="dxa"/>
        <w:tblLayout w:type="fixed"/>
        <w:tblLook w:val="01E0" w:firstRow="1" w:lastRow="1" w:firstColumn="1" w:lastColumn="1" w:noHBand="0" w:noVBand="0"/>
      </w:tblPr>
      <w:tblGrid>
        <w:gridCol w:w="3017"/>
        <w:gridCol w:w="3294"/>
      </w:tblGrid>
      <w:tr w:rsidR="00AB7E8C" w:rsidRPr="00AB7E8C">
        <w:trPr>
          <w:trHeight w:val="1658"/>
          <w:jc w:val="center"/>
        </w:trPr>
        <w:tc>
          <w:tcPr>
            <w:tcW w:w="3017" w:type="dxa"/>
          </w:tcPr>
          <w:p w:rsidR="00AB7E8C" w:rsidRPr="00AB7E8C" w:rsidRDefault="00C83E51" w:rsidP="00AB7E8C">
            <w:pPr>
              <w:spacing w:line="228" w:lineRule="auto"/>
              <w:jc w:val="center"/>
              <w:rPr>
                <w:rFonts w:ascii="Times New Roman" w:hAnsi="Times New Roman"/>
                <w:spacing w:val="-2"/>
                <w:sz w:val="22"/>
                <w:szCs w:val="22"/>
              </w:rPr>
            </w:pPr>
            <w:r>
              <w:rPr>
                <w:rFonts w:ascii="Times New Roman" w:hAnsi="Times New Roman"/>
                <w:spacing w:val="-2"/>
                <w:sz w:val="22"/>
                <w:szCs w:val="22"/>
              </w:rPr>
              <w:pict>
                <v:shape id="_x0000_i1119" type="#_x0000_t75" style="width:89.75pt;height:70.15pt">
                  <v:imagedata r:id="rId162" o:title="" croptop="6415f" cropbottom="6064f"/>
                </v:shape>
              </w:pict>
            </w:r>
          </w:p>
          <w:p w:rsidR="00AB7E8C" w:rsidRPr="00117CAF" w:rsidRDefault="000D51EA" w:rsidP="00117CAF">
            <w:pPr>
              <w:spacing w:line="228" w:lineRule="auto"/>
              <w:jc w:val="center"/>
              <w:rPr>
                <w:rFonts w:ascii="Times New Roman" w:hAnsi="Times New Roman"/>
                <w:spacing w:val="-2"/>
                <w:sz w:val="18"/>
                <w:szCs w:val="18"/>
              </w:rPr>
            </w:pPr>
            <w:r>
              <w:rPr>
                <w:rFonts w:ascii="Times New Roman" w:hAnsi="Times New Roman"/>
                <w:spacing w:val="-2"/>
                <w:sz w:val="18"/>
                <w:szCs w:val="18"/>
              </w:rPr>
              <w:t xml:space="preserve">Рис. </w:t>
            </w:r>
            <w:r w:rsidR="00117CAF">
              <w:rPr>
                <w:rFonts w:ascii="Times New Roman" w:hAnsi="Times New Roman"/>
                <w:spacing w:val="-2"/>
                <w:sz w:val="18"/>
                <w:szCs w:val="18"/>
              </w:rPr>
              <w:t>9</w:t>
            </w:r>
          </w:p>
        </w:tc>
        <w:tc>
          <w:tcPr>
            <w:tcW w:w="3294" w:type="dxa"/>
          </w:tcPr>
          <w:p w:rsidR="00AB7E8C" w:rsidRPr="00FF0ABE" w:rsidRDefault="00AB7E8C" w:rsidP="00117CAF">
            <w:pPr>
              <w:spacing w:line="228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FF0ABE">
              <w:rPr>
                <w:rFonts w:ascii="Times New Roman" w:hAnsi="Times New Roman"/>
                <w:sz w:val="22"/>
                <w:szCs w:val="22"/>
              </w:rPr>
              <w:t>2) оптимальных планов бол</w:t>
            </w:r>
            <w:r w:rsidRPr="00FF0ABE">
              <w:rPr>
                <w:rFonts w:ascii="Times New Roman" w:hAnsi="Times New Roman"/>
                <w:sz w:val="22"/>
                <w:szCs w:val="22"/>
              </w:rPr>
              <w:t>ь</w:t>
            </w:r>
            <w:r w:rsidRPr="00FF0ABE">
              <w:rPr>
                <w:rFonts w:ascii="Times New Roman" w:hAnsi="Times New Roman"/>
                <w:sz w:val="22"/>
                <w:szCs w:val="22"/>
              </w:rPr>
              <w:t xml:space="preserve">шое множество: в разрешающем </w:t>
            </w:r>
            <w:r w:rsidRPr="00FF0ABE">
              <w:rPr>
                <w:rFonts w:ascii="Times New Roman" w:hAnsi="Times New Roman"/>
                <w:spacing w:val="-2"/>
                <w:sz w:val="22"/>
                <w:szCs w:val="22"/>
              </w:rPr>
              <w:t>положении опорная линия уро</w:t>
            </w:r>
            <w:r w:rsidRPr="00FF0ABE">
              <w:rPr>
                <w:rFonts w:ascii="Times New Roman" w:hAnsi="Times New Roman"/>
                <w:spacing w:val="-2"/>
                <w:sz w:val="22"/>
                <w:szCs w:val="22"/>
              </w:rPr>
              <w:t>в</w:t>
            </w:r>
            <w:r w:rsidRPr="00FF0ABE">
              <w:rPr>
                <w:rFonts w:ascii="Times New Roman" w:hAnsi="Times New Roman"/>
                <w:spacing w:val="-2"/>
                <w:sz w:val="22"/>
                <w:szCs w:val="22"/>
              </w:rPr>
              <w:t>ня</w:t>
            </w:r>
            <w:r w:rsidRPr="00FF0ABE">
              <w:rPr>
                <w:rFonts w:ascii="Times New Roman" w:hAnsi="Times New Roman"/>
                <w:sz w:val="22"/>
                <w:szCs w:val="22"/>
              </w:rPr>
              <w:t xml:space="preserve"> со</w:t>
            </w:r>
            <w:r w:rsidR="000D51EA">
              <w:rPr>
                <w:rFonts w:ascii="Times New Roman" w:hAnsi="Times New Roman"/>
                <w:sz w:val="22"/>
                <w:szCs w:val="22"/>
              </w:rPr>
              <w:t xml:space="preserve">впадает со стороной ОДР (рис. </w:t>
            </w:r>
            <w:r w:rsidR="00117CAF">
              <w:rPr>
                <w:rFonts w:ascii="Times New Roman" w:hAnsi="Times New Roman"/>
                <w:sz w:val="22"/>
                <w:szCs w:val="22"/>
              </w:rPr>
              <w:t>9</w:t>
            </w:r>
            <w:r w:rsidRPr="00FF0ABE">
              <w:rPr>
                <w:rFonts w:ascii="Times New Roman" w:hAnsi="Times New Roman"/>
                <w:sz w:val="22"/>
                <w:szCs w:val="22"/>
              </w:rPr>
              <w:t>);</w:t>
            </w:r>
          </w:p>
        </w:tc>
      </w:tr>
      <w:tr w:rsidR="00AB7E8C" w:rsidRPr="00AB7E8C">
        <w:trPr>
          <w:trHeight w:val="1522"/>
          <w:jc w:val="center"/>
        </w:trPr>
        <w:tc>
          <w:tcPr>
            <w:tcW w:w="3017" w:type="dxa"/>
          </w:tcPr>
          <w:p w:rsidR="00AB7E8C" w:rsidRPr="00AB7E8C" w:rsidRDefault="00C83E51" w:rsidP="00AB7E8C">
            <w:pPr>
              <w:spacing w:line="228" w:lineRule="auto"/>
              <w:jc w:val="center"/>
              <w:rPr>
                <w:rFonts w:ascii="Times New Roman" w:hAnsi="Times New Roman"/>
                <w:i/>
                <w:spacing w:val="-6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lastRenderedPageBreak/>
              <w:pict>
                <v:shape id="_x0000_i1120" type="#_x0000_t75" style="width:86.05pt;height:73.85pt">
                  <v:imagedata r:id="rId163" o:title="" croptop="2867f" cropbottom="2442f"/>
                </v:shape>
              </w:pict>
            </w:r>
          </w:p>
          <w:p w:rsidR="00AB7E8C" w:rsidRPr="00117CAF" w:rsidRDefault="000D51EA" w:rsidP="00117CAF">
            <w:pPr>
              <w:spacing w:line="228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Рис. 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  <w:r w:rsidR="00117CAF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294" w:type="dxa"/>
          </w:tcPr>
          <w:p w:rsidR="00AB7E8C" w:rsidRPr="00FF0ABE" w:rsidRDefault="00AB7E8C" w:rsidP="00AB7E8C">
            <w:pPr>
              <w:shd w:val="clear" w:color="auto" w:fill="FFFFFF"/>
              <w:spacing w:line="228" w:lineRule="auto"/>
              <w:jc w:val="both"/>
              <w:rPr>
                <w:rFonts w:ascii="Times New Roman" w:hAnsi="Times New Roman"/>
                <w:spacing w:val="-4"/>
                <w:sz w:val="22"/>
                <w:szCs w:val="22"/>
              </w:rPr>
            </w:pPr>
            <w:r w:rsidRPr="00AB7E8C">
              <w:rPr>
                <w:rFonts w:ascii="Times New Roman" w:hAnsi="Times New Roman"/>
                <w:spacing w:val="-6"/>
                <w:sz w:val="22"/>
                <w:szCs w:val="22"/>
              </w:rPr>
              <w:t xml:space="preserve">3) </w:t>
            </w:r>
            <w:r w:rsidRPr="00FF0ABE">
              <w:rPr>
                <w:rFonts w:ascii="Times New Roman" w:hAnsi="Times New Roman"/>
                <w:spacing w:val="-4"/>
                <w:sz w:val="22"/>
                <w:szCs w:val="22"/>
              </w:rPr>
              <w:t>целевая функция не огранич</w:t>
            </w:r>
            <w:r w:rsidRPr="00FF0ABE">
              <w:rPr>
                <w:rFonts w:ascii="Times New Roman" w:hAnsi="Times New Roman"/>
                <w:spacing w:val="-4"/>
                <w:sz w:val="22"/>
                <w:szCs w:val="22"/>
              </w:rPr>
              <w:t>е</w:t>
            </w:r>
            <w:r w:rsidRPr="00FF0ABE">
              <w:rPr>
                <w:rFonts w:ascii="Times New Roman" w:hAnsi="Times New Roman"/>
                <w:spacing w:val="-4"/>
                <w:sz w:val="22"/>
                <w:szCs w:val="22"/>
              </w:rPr>
              <w:t>на, линия уровня, сколько бы ее не продолжали, не может за</w:t>
            </w:r>
            <w:r w:rsidR="000D51EA">
              <w:rPr>
                <w:rFonts w:ascii="Times New Roman" w:hAnsi="Times New Roman"/>
                <w:spacing w:val="-4"/>
                <w:sz w:val="22"/>
                <w:szCs w:val="22"/>
              </w:rPr>
              <w:t xml:space="preserve">нять опорного положения (рис. </w:t>
            </w:r>
            <w:r w:rsidR="000D51EA" w:rsidRPr="007C7B24">
              <w:rPr>
                <w:rFonts w:ascii="Times New Roman" w:hAnsi="Times New Roman"/>
                <w:spacing w:val="-4"/>
                <w:sz w:val="22"/>
                <w:szCs w:val="22"/>
              </w:rPr>
              <w:t>1</w:t>
            </w:r>
            <w:r w:rsidR="00117CAF">
              <w:rPr>
                <w:rFonts w:ascii="Times New Roman" w:hAnsi="Times New Roman"/>
                <w:spacing w:val="-4"/>
                <w:sz w:val="22"/>
                <w:szCs w:val="22"/>
              </w:rPr>
              <w:t>0</w:t>
            </w:r>
            <w:r w:rsidRPr="00FF0ABE">
              <w:rPr>
                <w:rFonts w:ascii="Times New Roman" w:hAnsi="Times New Roman"/>
                <w:spacing w:val="-4"/>
                <w:sz w:val="22"/>
                <w:szCs w:val="22"/>
              </w:rPr>
              <w:t>);</w:t>
            </w:r>
          </w:p>
          <w:p w:rsidR="00AB7E8C" w:rsidRPr="00AB7E8C" w:rsidRDefault="00AB7E8C" w:rsidP="00AB7E8C">
            <w:pPr>
              <w:shd w:val="clear" w:color="auto" w:fill="FFFFFF"/>
              <w:spacing w:line="228" w:lineRule="auto"/>
              <w:jc w:val="center"/>
              <w:rPr>
                <w:rFonts w:ascii="Times New Roman" w:hAnsi="Times New Roman"/>
                <w:spacing w:val="-6"/>
                <w:sz w:val="22"/>
                <w:szCs w:val="22"/>
              </w:rPr>
            </w:pPr>
          </w:p>
        </w:tc>
      </w:tr>
      <w:tr w:rsidR="00AB7E8C" w:rsidRPr="00AB7E8C">
        <w:trPr>
          <w:trHeight w:val="1179"/>
          <w:jc w:val="center"/>
        </w:trPr>
        <w:tc>
          <w:tcPr>
            <w:tcW w:w="3017" w:type="dxa"/>
          </w:tcPr>
          <w:p w:rsidR="00AB7E8C" w:rsidRPr="00AB7E8C" w:rsidRDefault="00C83E51" w:rsidP="00AB7E8C">
            <w:pPr>
              <w:spacing w:line="228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pict>
                <v:shape id="_x0000_i1121" type="#_x0000_t75" style="width:71.05pt;height:60.8pt">
                  <v:imagedata r:id="rId164" o:title="" croptop="2580f"/>
                </v:shape>
              </w:pict>
            </w:r>
          </w:p>
          <w:p w:rsidR="00AB7E8C" w:rsidRPr="00117CAF" w:rsidRDefault="00AB7E8C" w:rsidP="00117CAF">
            <w:pPr>
              <w:spacing w:line="228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F0ABE">
              <w:rPr>
                <w:rFonts w:ascii="Times New Roman" w:hAnsi="Times New Roman"/>
                <w:sz w:val="18"/>
                <w:szCs w:val="18"/>
              </w:rPr>
              <w:t>Рис</w:t>
            </w:r>
            <w:r w:rsidR="000D51EA">
              <w:rPr>
                <w:rFonts w:ascii="Times New Roman" w:hAnsi="Times New Roman"/>
                <w:sz w:val="18"/>
                <w:szCs w:val="18"/>
              </w:rPr>
              <w:t xml:space="preserve">. </w:t>
            </w:r>
            <w:r w:rsidR="000D51EA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  <w:r w:rsidR="00117CAF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294" w:type="dxa"/>
          </w:tcPr>
          <w:p w:rsidR="00AB7E8C" w:rsidRPr="00AB7E8C" w:rsidRDefault="00AB7E8C" w:rsidP="00117CAF">
            <w:pPr>
              <w:spacing w:line="228" w:lineRule="auto"/>
              <w:jc w:val="both"/>
              <w:rPr>
                <w:rFonts w:ascii="Times New Roman" w:hAnsi="Times New Roman"/>
                <w:spacing w:val="-6"/>
                <w:sz w:val="22"/>
                <w:szCs w:val="22"/>
              </w:rPr>
            </w:pPr>
            <w:r w:rsidRPr="00AB7E8C">
              <w:rPr>
                <w:rFonts w:ascii="Times New Roman" w:hAnsi="Times New Roman"/>
                <w:sz w:val="22"/>
                <w:szCs w:val="22"/>
              </w:rPr>
              <w:t>4) ОДР – состоит из единстве</w:t>
            </w:r>
            <w:r w:rsidRPr="00AB7E8C">
              <w:rPr>
                <w:rFonts w:ascii="Times New Roman" w:hAnsi="Times New Roman"/>
                <w:sz w:val="22"/>
                <w:szCs w:val="22"/>
              </w:rPr>
              <w:t>н</w:t>
            </w:r>
            <w:r w:rsidRPr="00AB7E8C">
              <w:rPr>
                <w:rFonts w:ascii="Times New Roman" w:hAnsi="Times New Roman"/>
                <w:sz w:val="22"/>
                <w:szCs w:val="22"/>
              </w:rPr>
              <w:t>ной точки, где целевая функция достигает одновременно и max и m</w:t>
            </w:r>
            <w:r w:rsidRPr="00AB7E8C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="000D51EA">
              <w:rPr>
                <w:rFonts w:ascii="Times New Roman" w:hAnsi="Times New Roman"/>
                <w:sz w:val="22"/>
                <w:szCs w:val="22"/>
              </w:rPr>
              <w:t xml:space="preserve">n (рис. </w:t>
            </w:r>
            <w:r w:rsidR="000D51EA" w:rsidRPr="007C7B24">
              <w:rPr>
                <w:rFonts w:ascii="Times New Roman" w:hAnsi="Times New Roman"/>
                <w:sz w:val="22"/>
                <w:szCs w:val="22"/>
              </w:rPr>
              <w:t>1</w:t>
            </w:r>
            <w:r w:rsidR="00117CAF">
              <w:rPr>
                <w:rFonts w:ascii="Times New Roman" w:hAnsi="Times New Roman"/>
                <w:sz w:val="22"/>
                <w:szCs w:val="22"/>
              </w:rPr>
              <w:t>1</w:t>
            </w:r>
            <w:r w:rsidRPr="00AB7E8C">
              <w:rPr>
                <w:rFonts w:ascii="Times New Roman" w:hAnsi="Times New Roman"/>
                <w:sz w:val="22"/>
                <w:szCs w:val="22"/>
              </w:rPr>
              <w:t xml:space="preserve">); </w:t>
            </w:r>
          </w:p>
        </w:tc>
      </w:tr>
    </w:tbl>
    <w:p w:rsidR="00AB7E8C" w:rsidRPr="00AB7E8C" w:rsidRDefault="00AB7E8C" w:rsidP="003E6AB8">
      <w:pPr>
        <w:shd w:val="clear" w:color="auto" w:fill="FFFFFF"/>
        <w:spacing w:line="228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AB7E8C">
        <w:rPr>
          <w:rFonts w:ascii="Times New Roman" w:hAnsi="Times New Roman"/>
          <w:sz w:val="22"/>
          <w:szCs w:val="22"/>
        </w:rPr>
        <w:t xml:space="preserve">5) </w:t>
      </w:r>
      <w:r w:rsidRPr="00FF0ABE">
        <w:rPr>
          <w:rFonts w:ascii="Times New Roman" w:hAnsi="Times New Roman" w:cs="Times New Roman"/>
          <w:spacing w:val="-4"/>
          <w:sz w:val="22"/>
          <w:szCs w:val="22"/>
        </w:rPr>
        <w:t>задача</w:t>
      </w:r>
      <w:r w:rsidRPr="00AB7E8C">
        <w:rPr>
          <w:rFonts w:ascii="Times New Roman" w:hAnsi="Times New Roman"/>
          <w:sz w:val="22"/>
          <w:szCs w:val="22"/>
        </w:rPr>
        <w:t xml:space="preserve"> не имеет решений, т. к. ОДР </w:t>
      </w:r>
      <w:r w:rsidR="00C83E51">
        <w:rPr>
          <w:rFonts w:ascii="Times New Roman" w:hAnsi="Times New Roman"/>
          <w:position w:val="-4"/>
          <w:sz w:val="22"/>
          <w:szCs w:val="22"/>
        </w:rPr>
        <w:pict>
          <v:shape id="_x0000_i1122" type="#_x0000_t75" style="width:10.3pt;height:10.3pt">
            <v:imagedata r:id="rId165" o:title=""/>
          </v:shape>
        </w:pict>
      </w:r>
      <w:r w:rsidRPr="00AB7E8C"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6"/>
          <w:sz w:val="22"/>
          <w:szCs w:val="22"/>
        </w:rPr>
        <w:pict>
          <v:shape id="_x0000_i1123" type="#_x0000_t75" style="width:13.1pt;height:14.05pt">
            <v:imagedata r:id="rId166" o:title=""/>
          </v:shape>
        </w:pict>
      </w:r>
      <w:r w:rsidRPr="00AB7E8C">
        <w:rPr>
          <w:rFonts w:ascii="Times New Roman" w:hAnsi="Times New Roman"/>
          <w:sz w:val="22"/>
          <w:szCs w:val="22"/>
        </w:rPr>
        <w:t xml:space="preserve">. </w:t>
      </w:r>
    </w:p>
    <w:p w:rsidR="00AB7E8C" w:rsidRPr="00AB7E8C" w:rsidRDefault="00AB7E8C" w:rsidP="003E6AB8">
      <w:pPr>
        <w:shd w:val="clear" w:color="auto" w:fill="FFFFFF"/>
        <w:spacing w:line="228" w:lineRule="auto"/>
        <w:ind w:firstLine="397"/>
        <w:jc w:val="both"/>
        <w:rPr>
          <w:rFonts w:ascii="Times New Roman" w:hAnsi="Times New Roman"/>
          <w:spacing w:val="-2"/>
          <w:sz w:val="22"/>
          <w:szCs w:val="22"/>
        </w:rPr>
      </w:pPr>
      <w:r w:rsidRPr="00AB7E8C">
        <w:rPr>
          <w:rFonts w:ascii="Times New Roman" w:hAnsi="Times New Roman"/>
          <w:i/>
          <w:spacing w:val="-4"/>
          <w:sz w:val="22"/>
          <w:szCs w:val="22"/>
        </w:rPr>
        <w:t>Пример</w:t>
      </w:r>
      <w:r w:rsidRPr="00AB7E8C">
        <w:rPr>
          <w:rFonts w:ascii="Times New Roman" w:hAnsi="Times New Roman"/>
          <w:spacing w:val="-4"/>
          <w:sz w:val="22"/>
          <w:szCs w:val="22"/>
        </w:rPr>
        <w:t xml:space="preserve"> </w:t>
      </w:r>
      <w:r w:rsidR="000D51EA" w:rsidRPr="007C7B24">
        <w:rPr>
          <w:rFonts w:ascii="Times New Roman" w:hAnsi="Times New Roman"/>
          <w:i/>
          <w:spacing w:val="-4"/>
          <w:sz w:val="22"/>
          <w:szCs w:val="22"/>
        </w:rPr>
        <w:t>4</w:t>
      </w:r>
      <w:r w:rsidRPr="00AB7E8C">
        <w:rPr>
          <w:rFonts w:ascii="Times New Roman" w:hAnsi="Times New Roman"/>
          <w:spacing w:val="-2"/>
          <w:sz w:val="22"/>
          <w:szCs w:val="22"/>
        </w:rPr>
        <w:t xml:space="preserve">. </w:t>
      </w:r>
      <w:r w:rsidRPr="00FF0ABE">
        <w:rPr>
          <w:rFonts w:ascii="Times New Roman" w:hAnsi="Times New Roman" w:cs="Times New Roman"/>
          <w:spacing w:val="-4"/>
          <w:sz w:val="22"/>
          <w:szCs w:val="22"/>
        </w:rPr>
        <w:t>Задача</w:t>
      </w:r>
      <w:r w:rsidRPr="00AB7E8C">
        <w:rPr>
          <w:rFonts w:ascii="Times New Roman" w:hAnsi="Times New Roman"/>
          <w:spacing w:val="-4"/>
          <w:sz w:val="22"/>
          <w:szCs w:val="22"/>
        </w:rPr>
        <w:t xml:space="preserve"> использования сырья: найти </w:t>
      </w:r>
      <w:r w:rsidRPr="00AB7E8C">
        <w:rPr>
          <w:rFonts w:ascii="Times New Roman" w:hAnsi="Times New Roman"/>
          <w:spacing w:val="-4"/>
          <w:sz w:val="22"/>
          <w:szCs w:val="22"/>
          <w:lang w:val="en-US"/>
        </w:rPr>
        <w:t>max</w:t>
      </w:r>
      <w:r w:rsidRPr="00AB7E8C">
        <w:rPr>
          <w:rFonts w:ascii="Times New Roman" w:hAnsi="Times New Roman"/>
          <w:spacing w:val="-4"/>
          <w:sz w:val="22"/>
          <w:szCs w:val="22"/>
        </w:rPr>
        <w:t xml:space="preserve"> Z = 50х</w:t>
      </w:r>
      <w:r w:rsidRPr="00AB7E8C">
        <w:rPr>
          <w:rFonts w:ascii="Times New Roman" w:hAnsi="Times New Roman"/>
          <w:spacing w:val="-4"/>
          <w:sz w:val="22"/>
          <w:szCs w:val="22"/>
          <w:vertAlign w:val="subscript"/>
        </w:rPr>
        <w:t>1</w:t>
      </w:r>
      <w:r w:rsidRPr="00AB7E8C">
        <w:rPr>
          <w:rFonts w:ascii="Times New Roman" w:hAnsi="Times New Roman"/>
          <w:spacing w:val="-4"/>
          <w:sz w:val="22"/>
          <w:szCs w:val="22"/>
        </w:rPr>
        <w:t xml:space="preserve"> + 40х</w:t>
      </w:r>
      <w:r w:rsidRPr="00AB7E8C">
        <w:rPr>
          <w:rFonts w:ascii="Times New Roman" w:hAnsi="Times New Roman"/>
          <w:spacing w:val="-4"/>
          <w:sz w:val="22"/>
          <w:szCs w:val="22"/>
          <w:vertAlign w:val="subscript"/>
        </w:rPr>
        <w:t>2</w:t>
      </w:r>
      <w:r w:rsidRPr="00AB7E8C">
        <w:rPr>
          <w:rFonts w:ascii="Times New Roman" w:hAnsi="Times New Roman"/>
          <w:spacing w:val="-4"/>
          <w:sz w:val="22"/>
          <w:szCs w:val="22"/>
        </w:rPr>
        <w:t>, если</w:t>
      </w:r>
    </w:p>
    <w:p w:rsidR="00AB7E8C" w:rsidRPr="00AB7E8C" w:rsidRDefault="00C83E51" w:rsidP="003E6AB8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position w:val="-64"/>
          <w:sz w:val="22"/>
          <w:szCs w:val="22"/>
          <w:lang w:val="en-US"/>
        </w:rPr>
        <w:pict>
          <v:shape id="_x0000_i1124" type="#_x0000_t75" style="width:59.85pt;height:60.8pt">
            <v:imagedata r:id="rId167" o:title=""/>
          </v:shape>
        </w:pict>
      </w:r>
    </w:p>
    <w:p w:rsidR="00AB7E8C" w:rsidRPr="002A6FEE" w:rsidRDefault="00AB7E8C" w:rsidP="003E6AB8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2A6FEE">
        <w:rPr>
          <w:rFonts w:ascii="Times New Roman" w:hAnsi="Times New Roman" w:cs="Times New Roman"/>
          <w:i/>
          <w:sz w:val="22"/>
          <w:szCs w:val="22"/>
        </w:rPr>
        <w:t>Решение.</w:t>
      </w:r>
    </w:p>
    <w:p w:rsidR="00AB7E8C" w:rsidRPr="00AB7E8C" w:rsidRDefault="00AB7E8C" w:rsidP="003E6AB8">
      <w:pPr>
        <w:shd w:val="clear" w:color="auto" w:fill="FFFFFF"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F0ABE">
        <w:rPr>
          <w:rFonts w:ascii="Times New Roman" w:hAnsi="Times New Roman" w:cs="Times New Roman"/>
          <w:spacing w:val="-4"/>
          <w:sz w:val="22"/>
          <w:szCs w:val="22"/>
        </w:rPr>
        <w:t>Обозначим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125" type="#_x0000_t75" style="width:57.05pt;height:16.85pt">
            <v:imagedata r:id="rId168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 xml:space="preserve"> Тогда:</w:t>
      </w:r>
    </w:p>
    <w:p w:rsidR="00AB7E8C" w:rsidRPr="00AB7E8C" w:rsidRDefault="00AB7E8C" w:rsidP="003E6AB8">
      <w:pPr>
        <w:shd w:val="clear" w:color="auto" w:fill="FFFFFF"/>
        <w:spacing w:line="228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AB7E8C">
        <w:rPr>
          <w:rFonts w:ascii="Times New Roman" w:hAnsi="Times New Roman"/>
          <w:sz w:val="22"/>
          <w:szCs w:val="22"/>
        </w:rPr>
        <w:t xml:space="preserve">1. </w:t>
      </w:r>
      <w:r w:rsidR="00FF0ABE" w:rsidRPr="00FF0ABE">
        <w:rPr>
          <w:rFonts w:ascii="Times New Roman" w:hAnsi="Times New Roman" w:cs="Times New Roman"/>
          <w:spacing w:val="-4"/>
          <w:sz w:val="22"/>
          <w:szCs w:val="22"/>
        </w:rPr>
        <w:t>П</w:t>
      </w:r>
      <w:r w:rsidRPr="00FF0ABE">
        <w:rPr>
          <w:rFonts w:ascii="Times New Roman" w:hAnsi="Times New Roman" w:cs="Times New Roman"/>
          <w:spacing w:val="-4"/>
          <w:sz w:val="22"/>
          <w:szCs w:val="22"/>
        </w:rPr>
        <w:t>остроим</w:t>
      </w:r>
      <w:r w:rsidR="000D51EA">
        <w:rPr>
          <w:rFonts w:ascii="Times New Roman" w:hAnsi="Times New Roman"/>
          <w:sz w:val="22"/>
          <w:szCs w:val="22"/>
        </w:rPr>
        <w:t xml:space="preserve"> ОДР (рис. </w:t>
      </w:r>
      <w:r w:rsidR="000D51EA" w:rsidRPr="007C7B24">
        <w:rPr>
          <w:rFonts w:ascii="Times New Roman" w:hAnsi="Times New Roman"/>
          <w:sz w:val="22"/>
          <w:szCs w:val="22"/>
        </w:rPr>
        <w:t>1</w:t>
      </w:r>
      <w:r w:rsidR="00117CAF">
        <w:rPr>
          <w:rFonts w:ascii="Times New Roman" w:hAnsi="Times New Roman"/>
          <w:sz w:val="22"/>
          <w:szCs w:val="22"/>
        </w:rPr>
        <w:t>2</w:t>
      </w:r>
      <w:r w:rsidRPr="00AB7E8C">
        <w:rPr>
          <w:rFonts w:ascii="Times New Roman" w:hAnsi="Times New Roman"/>
          <w:sz w:val="22"/>
          <w:szCs w:val="22"/>
        </w:rPr>
        <w:t>): для этого в системе координат Х</w:t>
      </w:r>
      <w:r w:rsidRPr="00AB7E8C">
        <w:rPr>
          <w:rFonts w:ascii="Times New Roman" w:hAnsi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/>
          <w:sz w:val="22"/>
          <w:szCs w:val="22"/>
        </w:rPr>
        <w:t>ОХ</w:t>
      </w:r>
      <w:r w:rsidRPr="00AB7E8C">
        <w:rPr>
          <w:rFonts w:ascii="Times New Roman" w:hAnsi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/>
          <w:sz w:val="22"/>
          <w:szCs w:val="22"/>
        </w:rPr>
        <w:t xml:space="preserve"> изобразим граничные прямые</w:t>
      </w:r>
    </w:p>
    <w:p w:rsidR="00AB7E8C" w:rsidRPr="00AB7E8C" w:rsidRDefault="00FF0ABE" w:rsidP="003E6AB8">
      <w:pPr>
        <w:widowControl/>
        <w:autoSpaceDE/>
        <w:autoSpaceDN/>
        <w:adjustRightInd/>
        <w:spacing w:line="228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</w:t>
      </w:r>
      <w:r w:rsidR="00AB7E8C" w:rsidRPr="00AB7E8C">
        <w:rPr>
          <w:rFonts w:ascii="Times New Roman" w:hAnsi="Times New Roman" w:cs="Times New Roman"/>
          <w:sz w:val="22"/>
          <w:szCs w:val="22"/>
        </w:rPr>
        <w:t>L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B7E8C" w:rsidRPr="00AB7E8C">
        <w:rPr>
          <w:rFonts w:ascii="Times New Roman" w:hAnsi="Times New Roman" w:cs="Times New Roman"/>
          <w:sz w:val="22"/>
          <w:szCs w:val="22"/>
        </w:rPr>
        <w:t>: 2x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+ 5x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= 20, (0; 4) (10; 0);</w:t>
      </w:r>
    </w:p>
    <w:p w:rsidR="00AB7E8C" w:rsidRPr="00AB7E8C" w:rsidRDefault="00FF0ABE" w:rsidP="003E6AB8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L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AB7E8C" w:rsidRPr="00AB7E8C">
        <w:rPr>
          <w:rFonts w:ascii="Times New Roman" w:hAnsi="Times New Roman" w:cs="Times New Roman"/>
          <w:sz w:val="22"/>
          <w:szCs w:val="22"/>
        </w:rPr>
        <w:t>: 8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+ 5х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= 40, (0; 8) (5; 0) (ОДР </w:t>
      </w:r>
      <w:r w:rsidR="00AB7E8C" w:rsidRPr="00AB7E8C">
        <w:rPr>
          <w:rFonts w:ascii="Times" w:hAnsi="Times" w:cs="Times New Roman"/>
          <w:sz w:val="22"/>
          <w:szCs w:val="22"/>
        </w:rPr>
        <w:t>–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многоугольник АВСДО);</w:t>
      </w:r>
    </w:p>
    <w:p w:rsidR="00AB7E8C" w:rsidRPr="00AB7E8C" w:rsidRDefault="00AB7E8C" w:rsidP="003E6AB8">
      <w:pPr>
        <w:widowControl/>
        <w:shd w:val="clear" w:color="auto" w:fill="FFFFFF"/>
        <w:autoSpaceDE/>
        <w:autoSpaceDN/>
        <w:adjustRightInd/>
        <w:spacing w:line="228" w:lineRule="auto"/>
        <w:rPr>
          <w:rFonts w:ascii="Times New Roman" w:hAnsi="Times New Roman" w:cs="Times New Roman"/>
          <w:sz w:val="22"/>
          <w:szCs w:val="22"/>
        </w:rPr>
      </w:pPr>
      <w:r w:rsidRPr="0023596C">
        <w:rPr>
          <w:rFonts w:ascii="Times New Roman" w:hAnsi="Times New Roman" w:cs="Times New Roman"/>
          <w:sz w:val="22"/>
          <w:szCs w:val="22"/>
        </w:rPr>
        <w:t xml:space="preserve"> </w:t>
      </w:r>
      <w:r w:rsidR="00FF0ABE" w:rsidRPr="0023596C">
        <w:rPr>
          <w:rFonts w:ascii="Times New Roman" w:hAnsi="Times New Roman" w:cs="Times New Roman"/>
          <w:sz w:val="22"/>
          <w:szCs w:val="22"/>
        </w:rPr>
        <w:t xml:space="preserve">  </w:t>
      </w:r>
      <w:r w:rsidR="00FF0ABE">
        <w:rPr>
          <w:rFonts w:ascii="Times New Roman" w:hAnsi="Times New Roman" w:cs="Times New Roman"/>
          <w:sz w:val="22"/>
          <w:szCs w:val="22"/>
        </w:rPr>
        <w:t xml:space="preserve">   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L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AB7E8C">
        <w:rPr>
          <w:rFonts w:ascii="Times New Roman" w:hAnsi="Times New Roman" w:cs="Times New Roman"/>
          <w:sz w:val="22"/>
          <w:szCs w:val="22"/>
        </w:rPr>
        <w:t>: 5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+ 6х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30, (0; 5) (6; 0).</w:t>
      </w:r>
    </w:p>
    <w:p w:rsidR="00AB7E8C" w:rsidRPr="00AB7E8C" w:rsidRDefault="00AB7E8C" w:rsidP="003E6AB8">
      <w:pPr>
        <w:shd w:val="clear" w:color="auto" w:fill="FFFFFF"/>
        <w:spacing w:line="228" w:lineRule="auto"/>
        <w:ind w:firstLine="397"/>
        <w:jc w:val="both"/>
        <w:rPr>
          <w:rFonts w:ascii="Times New Roman" w:hAnsi="Times New Roman" w:cs="Times New Roman"/>
          <w:spacing w:val="-8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2.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26" type="#_x0000_t75" style="width:10.3pt;height:14.05pt">
            <v:imagedata r:id="rId154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 xml:space="preserve">= (50; 40) =&gt; </w:t>
      </w:r>
      <w:r w:rsidRPr="00FF0ABE">
        <w:rPr>
          <w:rFonts w:ascii="Times New Roman" w:hAnsi="Times New Roman" w:cs="Times New Roman"/>
          <w:spacing w:val="-4"/>
          <w:sz w:val="22"/>
          <w:szCs w:val="22"/>
        </w:rPr>
        <w:t>удобно</w:t>
      </w:r>
      <w:r w:rsidRPr="00AB7E8C">
        <w:rPr>
          <w:rFonts w:ascii="Times New Roman" w:hAnsi="Times New Roman" w:cs="Times New Roman"/>
          <w:sz w:val="22"/>
          <w:szCs w:val="22"/>
        </w:rPr>
        <w:t xml:space="preserve"> строить не вектор</w: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27" type="#_x0000_t75" style="width:10.3pt;height:14.05pt">
            <v:imagedata r:id="rId154" o:title=""/>
          </v:shape>
        </w:pic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t xml:space="preserve">, а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128" type="#_x0000_t75" style="width:11.2pt;height:16.85pt">
            <v:imagedata r:id="rId169" o:title=""/>
          </v:shape>
        </w:pict>
      </w:r>
      <w:r w:rsidR="00C83E51">
        <w:rPr>
          <w:rFonts w:ascii="Times New Roman" w:hAnsi="Times New Roman" w:cs="Times New Roman"/>
          <w:spacing w:val="-8"/>
          <w:position w:val="-2"/>
          <w:sz w:val="22"/>
          <w:szCs w:val="22"/>
        </w:rPr>
        <w:pict>
          <v:shape id="_x0000_i1129" type="#_x0000_t75" style="width:10.3pt;height:8.4pt">
            <v:imagedata r:id="rId170" o:title=""/>
          </v:shape>
        </w:pic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sym w:font="Symbol" w:char="F06C"/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30" type="#_x0000_t75" style="width:10.3pt;height:14.05pt">
            <v:imagedata r:id="rId154" o:title=""/>
          </v:shape>
        </w:pic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t xml:space="preserve">, где </w:t>
      </w:r>
      <w:r w:rsidR="00C83E51">
        <w:rPr>
          <w:rFonts w:ascii="Times New Roman" w:hAnsi="Times New Roman" w:cs="Times New Roman"/>
          <w:spacing w:val="-8"/>
          <w:position w:val="-24"/>
          <w:sz w:val="22"/>
          <w:szCs w:val="22"/>
        </w:rPr>
        <w:pict>
          <v:shape id="_x0000_i1131" type="#_x0000_t75" style="width:36.45pt;height:30.85pt">
            <v:imagedata r:id="rId171" o:title=""/>
          </v:shape>
        </w:pic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t xml:space="preserve">. </w:t>
      </w:r>
      <w:r w:rsidRPr="008F38A6">
        <w:rPr>
          <w:rFonts w:ascii="Times New Roman" w:hAnsi="Times New Roman" w:cs="Times New Roman"/>
          <w:sz w:val="22"/>
          <w:szCs w:val="22"/>
        </w:rPr>
        <w:t>Строим</w: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32" type="#_x0000_t75" style="width:10.3pt;height:14.05pt">
            <v:imagedata r:id="rId154" o:title=""/>
          </v:shape>
        </w:pict>
      </w:r>
      <w:r w:rsidRPr="00AB7E8C">
        <w:rPr>
          <w:rFonts w:ascii="Times New Roman" w:hAnsi="Times New Roman" w:cs="Times New Roman"/>
          <w:position w:val="-4"/>
          <w:sz w:val="22"/>
          <w:szCs w:val="22"/>
        </w:rPr>
        <w:t>,</w: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t>(5;</w:t>
      </w:r>
      <w:r w:rsidR="00FF0ABE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t>4).</w:t>
      </w:r>
    </w:p>
    <w:p w:rsidR="00AB7E8C" w:rsidRPr="00AB7E8C" w:rsidRDefault="00AB7E8C" w:rsidP="00FF0ABE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3. </w:t>
      </w:r>
      <w:r w:rsidRPr="00FF0ABE">
        <w:rPr>
          <w:rFonts w:ascii="Times New Roman" w:hAnsi="Times New Roman" w:cs="Times New Roman"/>
          <w:spacing w:val="-4"/>
          <w:sz w:val="22"/>
          <w:szCs w:val="22"/>
        </w:rPr>
        <w:t>Строим</w:t>
      </w:r>
      <w:r w:rsidRPr="00AB7E8C">
        <w:rPr>
          <w:rFonts w:ascii="Times New Roman" w:hAnsi="Times New Roman" w:cs="Times New Roman"/>
          <w:sz w:val="22"/>
          <w:szCs w:val="22"/>
        </w:rPr>
        <w:t xml:space="preserve"> линию уровня:</w:t>
      </w:r>
    </w:p>
    <w:p w:rsidR="00AB7E8C" w:rsidRPr="00AB7E8C" w:rsidRDefault="00C83E51" w:rsidP="00AB7E8C">
      <w:pPr>
        <w:widowControl/>
        <w:shd w:val="clear" w:color="auto" w:fill="FFFFFF"/>
        <w:tabs>
          <w:tab w:val="left" w:pos="4032"/>
        </w:tabs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126" type="#_x0000_t75" style="position:absolute;left:0;text-align:left;margin-left:9pt;margin-top:.5pt;width:89.9pt;height:82.1pt;z-index:251622912">
            <v:imagedata r:id="rId172" o:title="" croptop="2731f" cropright="3012f"/>
            <w10:wrap type="square"/>
            <w10:anchorlock/>
          </v:shape>
        </w:pict>
      </w:r>
      <w:r>
        <w:rPr>
          <w:rFonts w:ascii="Times New Roman" w:hAnsi="Times New Roman" w:cs="Times New Roman"/>
          <w:noProof/>
          <w:sz w:val="22"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7" type="#_x0000_t202" style="position:absolute;left:0;text-align:left;margin-left:9pt;margin-top:79pt;width:90pt;height:9.65pt;z-index:251686400" wrapcoords="-164 -2400 -164 19200 21764 19200 21764 -2400 -164 -2400" strokecolor="white">
            <v:textbox inset="0,0,0,0">
              <w:txbxContent>
                <w:p w:rsidR="005430AE" w:rsidRPr="00117CAF" w:rsidRDefault="005430AE" w:rsidP="00AB7E8C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Рис.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2</w:t>
                  </w:r>
                </w:p>
                <w:p w:rsidR="005430AE" w:rsidRDefault="005430AE" w:rsidP="00AB7E8C">
                  <w:pPr>
                    <w:jc w:val="center"/>
                  </w:pPr>
                </w:p>
              </w:txbxContent>
            </v:textbox>
            <w10:wrap type="tight"/>
            <w10:anchorlock/>
          </v:shape>
        </w:pic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Z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= 50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+ 40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= 0 =&gt; 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E05758" w:rsidRPr="0023596C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= </w:t>
      </w:r>
      <w:r w:rsidR="00FF0ABE" w:rsidRPr="00AB7E8C">
        <w:rPr>
          <w:rFonts w:ascii="Times New Roman" w:hAnsi="Times New Roman" w:cs="Times New Roman"/>
          <w:spacing w:val="2"/>
          <w:sz w:val="22"/>
          <w:szCs w:val="22"/>
        </w:rPr>
        <w:t>–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position w:val="-22"/>
          <w:sz w:val="22"/>
          <w:szCs w:val="22"/>
        </w:rPr>
        <w:pict>
          <v:shape id="_x0000_i1133" type="#_x0000_t75" style="width:25.25pt;height:25.25pt">
            <v:imagedata r:id="rId173" o:title=""/>
          </v:shape>
        </w:pic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= </w:t>
      </w:r>
      <w:r w:rsidR="00FF0ABE" w:rsidRPr="00AB7E8C">
        <w:rPr>
          <w:rFonts w:ascii="Times New Roman" w:hAnsi="Times New Roman" w:cs="Times New Roman"/>
          <w:spacing w:val="2"/>
          <w:sz w:val="22"/>
          <w:szCs w:val="22"/>
        </w:rPr>
        <w:t>–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0,8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AB7E8C"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AB7E8C" w:rsidRPr="00AB7E8C">
        <w:rPr>
          <w:rFonts w:ascii="Times New Roman" w:hAnsi="Times New Roman" w:cs="Times New Roman"/>
          <w:sz w:val="22"/>
          <w:szCs w:val="22"/>
        </w:rPr>
        <w:t>, (0,</w:t>
      </w:r>
      <w:r w:rsidR="00E05758" w:rsidRPr="0023596C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0),</w:t>
      </w:r>
      <w:r w:rsidR="00FF0ABE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(</w:t>
      </w:r>
      <w:r w:rsidR="00FF0ABE" w:rsidRPr="00AB7E8C">
        <w:rPr>
          <w:rFonts w:ascii="Times New Roman" w:hAnsi="Times New Roman" w:cs="Times New Roman"/>
          <w:spacing w:val="2"/>
          <w:sz w:val="22"/>
          <w:szCs w:val="22"/>
        </w:rPr>
        <w:t>–</w:t>
      </w:r>
      <w:r w:rsidR="00FF0ABE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4,</w:t>
      </w:r>
      <w:r w:rsidR="00E05758" w:rsidRPr="0023596C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5)</w:t>
      </w:r>
    </w:p>
    <w:p w:rsidR="00AB7E8C" w:rsidRPr="00AB7E8C" w:rsidRDefault="00AB7E8C" w:rsidP="00196761">
      <w:pPr>
        <w:widowControl/>
        <w:shd w:val="clear" w:color="auto" w:fill="FFFFFF"/>
        <w:autoSpaceDE/>
        <w:autoSpaceDN/>
        <w:adjustRightInd/>
        <w:spacing w:line="228" w:lineRule="auto"/>
        <w:jc w:val="both"/>
        <w:rPr>
          <w:rFonts w:ascii="Times New Roman" w:hAnsi="Times New Roman" w:cs="Times New Roman"/>
          <w:i/>
          <w:spacing w:val="-2"/>
          <w:sz w:val="22"/>
          <w:szCs w:val="22"/>
        </w:rPr>
      </w:pPr>
      <w:r w:rsidRPr="00AB7E8C">
        <w:rPr>
          <w:rFonts w:ascii="Times New Roman" w:hAnsi="Times New Roman" w:cs="Times New Roman"/>
          <w:spacing w:val="-2"/>
          <w:sz w:val="22"/>
          <w:szCs w:val="22"/>
        </w:rPr>
        <w:t xml:space="preserve">и перемещаем ее в направлении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134" type="#_x0000_t75" style="width:10.3pt;height:14.05pt">
            <v:imagedata r:id="rId154" o:title=""/>
          </v:shape>
        </w:pic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t>. Эта пр</w: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t>я</w: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t>мая станет опорной в точке С</w:t>
      </w:r>
      <w:r w:rsidRPr="00AB7E8C">
        <w:rPr>
          <w:rFonts w:ascii="Times New Roman" w:hAnsi="Times New Roman" w:cs="Times New Roman"/>
          <w:spacing w:val="-8"/>
          <w:sz w:val="22"/>
          <w:szCs w:val="22"/>
        </w:rPr>
        <w:t>.</w: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t xml:space="preserve"> Функция Z принимает max значение в этой точке. </w: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lastRenderedPageBreak/>
        <w:t>Найдем точку С как точку пересечения пр</w: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t>я</w: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t xml:space="preserve">мых </w:t>
      </w:r>
      <w:r w:rsidRPr="00AB7E8C">
        <w:rPr>
          <w:rFonts w:ascii="Times New Roman" w:hAnsi="Times New Roman" w:cs="Times New Roman"/>
          <w:i/>
          <w:spacing w:val="-2"/>
          <w:sz w:val="22"/>
          <w:szCs w:val="22"/>
        </w:rPr>
        <w:t>L</w:t>
      </w:r>
      <w:r w:rsidRPr="00AB7E8C">
        <w:rPr>
          <w:rFonts w:ascii="Times New Roman" w:hAnsi="Times New Roman" w:cs="Times New Roman"/>
          <w:i/>
          <w:spacing w:val="-2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i/>
          <w:spacing w:val="-2"/>
          <w:sz w:val="22"/>
          <w:szCs w:val="22"/>
        </w:rPr>
        <w:t xml:space="preserve"> и L</w:t>
      </w:r>
      <w:r w:rsidRPr="00AB7E8C">
        <w:rPr>
          <w:rFonts w:ascii="Times New Roman" w:hAnsi="Times New Roman" w:cs="Times New Roman"/>
          <w:i/>
          <w:spacing w:val="-2"/>
          <w:sz w:val="22"/>
          <w:szCs w:val="22"/>
          <w:vertAlign w:val="subscript"/>
        </w:rPr>
        <w:t>3</w:t>
      </w:r>
      <w:r w:rsidRPr="00AB7E8C">
        <w:rPr>
          <w:rFonts w:ascii="Times New Roman" w:hAnsi="Times New Roman" w:cs="Times New Roman"/>
          <w:i/>
          <w:spacing w:val="-2"/>
          <w:sz w:val="22"/>
          <w:szCs w:val="22"/>
        </w:rPr>
        <w:t>:</w:t>
      </w:r>
      <w:r w:rsidRPr="00AB7E8C">
        <w:rPr>
          <w:rFonts w:ascii="Times New Roman" w:hAnsi="Times New Roman" w:cs="Times New Roman"/>
          <w:sz w:val="22"/>
          <w:szCs w:val="22"/>
        </w:rPr>
        <w:t xml:space="preserve">  </w:t>
      </w:r>
      <w:r w:rsidR="00C83E51">
        <w:rPr>
          <w:rFonts w:ascii="Times New Roman" w:hAnsi="Times New Roman" w:cs="Times New Roman"/>
          <w:position w:val="-28"/>
          <w:sz w:val="22"/>
          <w:szCs w:val="22"/>
          <w:lang w:val="en-US"/>
        </w:rPr>
        <w:pict>
          <v:shape id="_x0000_i1135" type="#_x0000_t75" style="width:64.5pt;height:30.85pt">
            <v:imagedata r:id="rId174" o:title=""/>
          </v:shape>
        </w:pict>
      </w:r>
    </w:p>
    <w:p w:rsidR="00AB7E8C" w:rsidRPr="00AB7E8C" w:rsidRDefault="00C83E51" w:rsidP="00196761">
      <w:pPr>
        <w:widowControl/>
        <w:shd w:val="clear" w:color="auto" w:fill="FFFFFF"/>
        <w:autoSpaceDE/>
        <w:autoSpaceDN/>
        <w:adjustRightInd/>
        <w:spacing w:line="228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pacing w:val="2"/>
          <w:position w:val="-4"/>
          <w:sz w:val="22"/>
          <w:szCs w:val="22"/>
          <w:lang w:val="en-US"/>
        </w:rPr>
        <w:pict>
          <v:shape id="_x0000_i1136" type="#_x0000_t75" style="width:18.7pt;height:11.2pt">
            <v:imagedata r:id="rId175" o:title=""/>
          </v:shape>
        </w:pict>
      </w:r>
      <w:r>
        <w:rPr>
          <w:rFonts w:ascii="Times New Roman" w:hAnsi="Times New Roman" w:cs="Times New Roman"/>
          <w:spacing w:val="2"/>
          <w:position w:val="-26"/>
          <w:sz w:val="22"/>
          <w:szCs w:val="22"/>
          <w:lang w:val="en-US"/>
        </w:rPr>
        <w:pict>
          <v:shape id="_x0000_i1137" type="#_x0000_t75" style="width:3.75pt;height:30.85pt">
            <v:imagedata r:id="rId176" o:title=""/>
          </v:shape>
        </w:pict>
      </w:r>
      <w:r>
        <w:rPr>
          <w:rFonts w:ascii="Times New Roman" w:hAnsi="Times New Roman" w:cs="Times New Roman"/>
          <w:spacing w:val="2"/>
          <w:position w:val="-24"/>
          <w:sz w:val="22"/>
          <w:szCs w:val="22"/>
          <w:lang w:val="en-US"/>
        </w:rPr>
        <w:pict>
          <v:shape id="_x0000_i1138" type="#_x0000_t75" style="width:17.75pt;height:23.4pt">
            <v:imagedata r:id="rId177" o:title=""/>
          </v:shape>
        </w:pict>
      </w:r>
      <w:r>
        <w:rPr>
          <w:rFonts w:ascii="Times New Roman" w:hAnsi="Times New Roman" w:cs="Times New Roman"/>
          <w:spacing w:val="2"/>
          <w:position w:val="-26"/>
          <w:sz w:val="22"/>
          <w:szCs w:val="22"/>
          <w:lang w:val="en-US"/>
        </w:rPr>
        <w:pict>
          <v:shape id="_x0000_i1139" type="#_x0000_t75" style="width:8.4pt;height:30.85pt">
            <v:imagedata r:id="rId178" o:title=""/>
          </v:shape>
        </w:pict>
      </w:r>
      <w:r w:rsidR="00AB7E8C" w:rsidRPr="00AB7E8C">
        <w:rPr>
          <w:rFonts w:ascii="Times New Roman" w:hAnsi="Times New Roman" w:cs="Times New Roman"/>
          <w:spacing w:val="2"/>
          <w:sz w:val="22"/>
          <w:szCs w:val="22"/>
        </w:rPr>
        <w:t xml:space="preserve"> = 48 – 25 = 23; </w:t>
      </w:r>
      <w:r>
        <w:rPr>
          <w:rFonts w:ascii="Times New Roman" w:hAnsi="Times New Roman" w:cs="Times New Roman"/>
          <w:spacing w:val="2"/>
          <w:position w:val="-10"/>
          <w:sz w:val="22"/>
          <w:szCs w:val="22"/>
          <w:lang w:val="en-US"/>
        </w:rPr>
        <w:pict>
          <v:shape id="_x0000_i1140" type="#_x0000_t75" style="width:24.3pt;height:13.1pt">
            <v:imagedata r:id="rId179" o:title=""/>
          </v:shape>
        </w:pict>
      </w:r>
      <w:r>
        <w:rPr>
          <w:rFonts w:ascii="Times New Roman" w:hAnsi="Times New Roman" w:cs="Times New Roman"/>
          <w:spacing w:val="2"/>
          <w:position w:val="-26"/>
          <w:sz w:val="22"/>
          <w:szCs w:val="22"/>
          <w:lang w:val="en-US"/>
        </w:rPr>
        <w:pict>
          <v:shape id="_x0000_i1141" type="#_x0000_t75" style="width:3.75pt;height:30.85pt">
            <v:imagedata r:id="rId176" o:title=""/>
          </v:shape>
        </w:pict>
      </w:r>
      <w:r>
        <w:rPr>
          <w:rFonts w:ascii="Times New Roman" w:hAnsi="Times New Roman" w:cs="Times New Roman"/>
          <w:spacing w:val="2"/>
          <w:position w:val="-24"/>
          <w:sz w:val="22"/>
          <w:szCs w:val="22"/>
          <w:lang w:val="en-US"/>
        </w:rPr>
        <w:pict>
          <v:shape id="_x0000_i1142" type="#_x0000_t75" style="width:22.45pt;height:23.4pt">
            <v:imagedata r:id="rId180" o:title=""/>
          </v:shape>
        </w:pict>
      </w:r>
      <w:r>
        <w:rPr>
          <w:rFonts w:ascii="Times New Roman" w:hAnsi="Times New Roman" w:cs="Times New Roman"/>
          <w:spacing w:val="2"/>
          <w:position w:val="-26"/>
          <w:sz w:val="22"/>
          <w:szCs w:val="22"/>
          <w:lang w:val="en-US"/>
        </w:rPr>
        <w:pict>
          <v:shape id="_x0000_i1143" type="#_x0000_t75" style="width:3.75pt;height:30.85pt">
            <v:imagedata r:id="rId178" o:title=""/>
          </v:shape>
        </w:pict>
      </w:r>
      <w:r w:rsidR="00AB7E8C" w:rsidRPr="00AB7E8C">
        <w:rPr>
          <w:rFonts w:ascii="Times New Roman" w:hAnsi="Times New Roman" w:cs="Times New Roman"/>
          <w:spacing w:val="2"/>
          <w:sz w:val="22"/>
          <w:szCs w:val="22"/>
        </w:rPr>
        <w:t xml:space="preserve"> = 240 – 150 = 90; </w:t>
      </w:r>
      <w:r>
        <w:rPr>
          <w:rFonts w:ascii="Times New Roman" w:hAnsi="Times New Roman" w:cs="Times New Roman"/>
          <w:spacing w:val="2"/>
          <w:position w:val="-10"/>
          <w:sz w:val="22"/>
          <w:szCs w:val="22"/>
          <w:lang w:val="en-US"/>
        </w:rPr>
        <w:pict>
          <v:shape id="_x0000_i1144" type="#_x0000_t75" style="width:24.3pt;height:13.1pt">
            <v:imagedata r:id="rId181" o:title=""/>
          </v:shape>
        </w:pict>
      </w:r>
      <w:r>
        <w:rPr>
          <w:rFonts w:ascii="Times New Roman" w:hAnsi="Times New Roman" w:cs="Times New Roman"/>
          <w:spacing w:val="2"/>
          <w:position w:val="-26"/>
          <w:sz w:val="22"/>
          <w:szCs w:val="22"/>
          <w:lang w:val="en-US"/>
        </w:rPr>
        <w:pict>
          <v:shape id="_x0000_i1145" type="#_x0000_t75" style="width:3.75pt;height:30.85pt">
            <v:imagedata r:id="rId176" o:title=""/>
          </v:shape>
        </w:pict>
      </w:r>
      <w:r>
        <w:rPr>
          <w:rFonts w:ascii="Times New Roman" w:hAnsi="Times New Roman" w:cs="Times New Roman"/>
          <w:spacing w:val="2"/>
          <w:position w:val="-24"/>
          <w:sz w:val="22"/>
          <w:szCs w:val="22"/>
          <w:lang w:val="en-US"/>
        </w:rPr>
        <w:pict>
          <v:shape id="_x0000_i1146" type="#_x0000_t75" style="width:22.45pt;height:23.4pt">
            <v:imagedata r:id="rId182" o:title=""/>
          </v:shape>
        </w:pict>
      </w:r>
      <w:r>
        <w:rPr>
          <w:rFonts w:ascii="Times New Roman" w:hAnsi="Times New Roman" w:cs="Times New Roman"/>
          <w:spacing w:val="2"/>
          <w:position w:val="-26"/>
          <w:sz w:val="22"/>
          <w:szCs w:val="22"/>
          <w:lang w:val="en-US"/>
        </w:rPr>
        <w:pict>
          <v:shape id="_x0000_i1147" type="#_x0000_t75" style="width:3.75pt;height:30.85pt">
            <v:imagedata r:id="rId178" o:title=""/>
          </v:shape>
        </w:pict>
      </w:r>
      <w:r w:rsidR="00AB7E8C" w:rsidRPr="00AB7E8C">
        <w:rPr>
          <w:rFonts w:ascii="Times New Roman" w:hAnsi="Times New Roman" w:cs="Times New Roman"/>
          <w:spacing w:val="2"/>
          <w:sz w:val="22"/>
          <w:szCs w:val="22"/>
        </w:rPr>
        <w:t xml:space="preserve"> = 240 –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200 = 40; оптимальный план: </w:t>
      </w:r>
      <w:r>
        <w:rPr>
          <w:rFonts w:ascii="Times New Roman" w:hAnsi="Times New Roman" w:cs="Times New Roman"/>
          <w:position w:val="-20"/>
          <w:sz w:val="22"/>
          <w:szCs w:val="22"/>
        </w:rPr>
        <w:pict>
          <v:shape id="_x0000_i1148" type="#_x0000_t75" style="width:49.55pt;height:24.3pt">
            <v:imagedata r:id="rId183" o:title=""/>
          </v:shape>
        </w:pict>
      </w:r>
      <w:r>
        <w:rPr>
          <w:rFonts w:ascii="Times New Roman" w:hAnsi="Times New Roman" w:cs="Times New Roman"/>
          <w:position w:val="-22"/>
          <w:sz w:val="22"/>
          <w:szCs w:val="22"/>
        </w:rPr>
        <w:pict>
          <v:shape id="_x0000_i1149" type="#_x0000_t75" style="width:48.6pt;height:24.3pt">
            <v:imagedata r:id="rId184" o:title=""/>
          </v:shape>
        </w:pict>
      </w:r>
      <w:r w:rsidR="00AB7E8C" w:rsidRPr="00AB7E8C">
        <w:rPr>
          <w:rFonts w:ascii="Times New Roman" w:hAnsi="Times New Roman" w:cs="Times New Roman"/>
          <w:sz w:val="22"/>
          <w:szCs w:val="22"/>
        </w:rPr>
        <w:t>,</w:t>
      </w:r>
    </w:p>
    <w:p w:rsidR="00AB7E8C" w:rsidRPr="00AB7E8C" w:rsidRDefault="00AB7E8C" w:rsidP="00196761">
      <w:pPr>
        <w:widowControl/>
        <w:shd w:val="clear" w:color="auto" w:fill="FFFFFF"/>
        <w:autoSpaceDE/>
        <w:autoSpaceDN/>
        <w:adjustRightInd/>
        <w:spacing w:line="228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50 · 3,9 + 40 · 1,7 ≈ 260,3. Таким образом, чтобы получить max прибыль в размере 260,3 руб. надо запланировать произво</w:t>
      </w:r>
      <w:r w:rsidRPr="00AB7E8C">
        <w:rPr>
          <w:rFonts w:ascii="Times New Roman" w:hAnsi="Times New Roman" w:cs="Times New Roman"/>
          <w:sz w:val="22"/>
          <w:szCs w:val="22"/>
        </w:rPr>
        <w:t>д</w:t>
      </w:r>
      <w:r w:rsidRPr="00AB7E8C">
        <w:rPr>
          <w:rFonts w:ascii="Times New Roman" w:hAnsi="Times New Roman" w:cs="Times New Roman"/>
          <w:sz w:val="22"/>
          <w:szCs w:val="22"/>
        </w:rPr>
        <w:t>ство 3,9 единиц продукции Р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z w:val="22"/>
          <w:szCs w:val="22"/>
        </w:rPr>
        <w:t xml:space="preserve"> и 1,7 единиц продукции Р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z w:val="22"/>
          <w:szCs w:val="22"/>
        </w:rPr>
        <w:t>.</w:t>
      </w:r>
    </w:p>
    <w:p w:rsidR="00AB7E8C" w:rsidRPr="00AB7E8C" w:rsidRDefault="00AB7E8C" w:rsidP="00196761">
      <w:pPr>
        <w:shd w:val="clear" w:color="auto" w:fill="FFFFFF"/>
        <w:spacing w:line="228" w:lineRule="auto"/>
        <w:ind w:firstLine="397"/>
        <w:jc w:val="both"/>
        <w:rPr>
          <w:rFonts w:ascii="Times New Roman" w:hAnsi="Times New Roman"/>
          <w:spacing w:val="-2"/>
          <w:sz w:val="22"/>
          <w:szCs w:val="22"/>
        </w:rPr>
      </w:pPr>
      <w:r w:rsidRPr="00AB7E8C">
        <w:rPr>
          <w:rFonts w:ascii="Times New Roman" w:hAnsi="Times New Roman"/>
          <w:i/>
          <w:sz w:val="24"/>
          <w:szCs w:val="24"/>
        </w:rPr>
        <w:t>Пример</w:t>
      </w:r>
      <w:r w:rsidRPr="00AB7E8C">
        <w:rPr>
          <w:rFonts w:ascii="Times New Roman" w:hAnsi="Times New Roman"/>
          <w:sz w:val="24"/>
          <w:szCs w:val="24"/>
        </w:rPr>
        <w:t xml:space="preserve"> </w:t>
      </w:r>
      <w:r w:rsidR="000D51EA" w:rsidRPr="007C7B24">
        <w:rPr>
          <w:rFonts w:ascii="Times New Roman" w:hAnsi="Times New Roman"/>
          <w:i/>
          <w:sz w:val="24"/>
          <w:szCs w:val="24"/>
        </w:rPr>
        <w:t>5</w:t>
      </w:r>
      <w:r w:rsidRPr="00AB7E8C">
        <w:rPr>
          <w:rFonts w:ascii="Times New Roman" w:hAnsi="Times New Roman"/>
          <w:spacing w:val="-2"/>
          <w:sz w:val="24"/>
          <w:szCs w:val="24"/>
        </w:rPr>
        <w:t xml:space="preserve">. </w:t>
      </w:r>
      <w:r w:rsidRPr="008F38A6">
        <w:rPr>
          <w:rFonts w:ascii="Times New Roman" w:hAnsi="Times New Roman" w:cs="Times New Roman"/>
          <w:spacing w:val="-4"/>
          <w:sz w:val="22"/>
          <w:szCs w:val="22"/>
        </w:rPr>
        <w:t>Задача</w:t>
      </w:r>
      <w:r w:rsidRPr="00AB7E8C">
        <w:rPr>
          <w:rFonts w:ascii="Times New Roman" w:hAnsi="Times New Roman"/>
          <w:sz w:val="24"/>
          <w:szCs w:val="24"/>
        </w:rPr>
        <w:t xml:space="preserve"> составления рациона: найти min Z = 4х</w:t>
      </w:r>
      <w:r w:rsidRPr="00AB7E8C">
        <w:rPr>
          <w:rFonts w:ascii="Times New Roman" w:hAnsi="Times New Roman"/>
          <w:sz w:val="24"/>
          <w:szCs w:val="24"/>
          <w:vertAlign w:val="subscript"/>
        </w:rPr>
        <w:t>1</w:t>
      </w:r>
      <w:r w:rsidRPr="00AB7E8C">
        <w:rPr>
          <w:rFonts w:ascii="Times New Roman" w:hAnsi="Times New Roman"/>
          <w:sz w:val="24"/>
          <w:szCs w:val="24"/>
        </w:rPr>
        <w:t xml:space="preserve"> + 6х</w:t>
      </w:r>
      <w:r w:rsidRPr="00AB7E8C">
        <w:rPr>
          <w:rFonts w:ascii="Times New Roman" w:hAnsi="Times New Roman"/>
          <w:sz w:val="24"/>
          <w:szCs w:val="24"/>
          <w:vertAlign w:val="subscript"/>
        </w:rPr>
        <w:t xml:space="preserve">2   </w:t>
      </w:r>
    </w:p>
    <w:p w:rsidR="00AB7E8C" w:rsidRPr="00AB7E8C" w:rsidRDefault="00AB7E8C" w:rsidP="00AB7E8C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position w:val="-10"/>
          <w:sz w:val="22"/>
          <w:szCs w:val="22"/>
        </w:rPr>
        <w:t xml:space="preserve"> если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="00C83E51">
        <w:rPr>
          <w:rFonts w:ascii="Times New Roman" w:hAnsi="Times New Roman" w:cs="Times New Roman"/>
          <w:position w:val="-68"/>
          <w:sz w:val="22"/>
          <w:szCs w:val="22"/>
          <w:lang w:val="en-US"/>
        </w:rPr>
        <w:pict>
          <v:shape id="_x0000_i1150" type="#_x0000_t75" style="width:86.95pt;height:60.8pt">
            <v:imagedata r:id="rId185" o:title=""/>
          </v:shape>
        </w:pict>
      </w:r>
    </w:p>
    <w:p w:rsidR="00AB7E8C" w:rsidRPr="002A6FEE" w:rsidRDefault="00AB7E8C" w:rsidP="00AB7E8C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2A6FEE">
        <w:rPr>
          <w:rFonts w:ascii="Times New Roman" w:hAnsi="Times New Roman" w:cs="Times New Roman"/>
          <w:i/>
          <w:sz w:val="22"/>
          <w:szCs w:val="22"/>
        </w:rPr>
        <w:t>Решение.</w:t>
      </w:r>
    </w:p>
    <w:p w:rsidR="00AB7E8C" w:rsidRDefault="00AB7E8C" w:rsidP="008F38A6">
      <w:pPr>
        <w:shd w:val="clear" w:color="auto" w:fill="FFFFFF"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1. </w:t>
      </w:r>
      <w:r w:rsidRPr="008F38A6">
        <w:rPr>
          <w:rFonts w:ascii="Times New Roman" w:hAnsi="Times New Roman" w:cs="Times New Roman"/>
          <w:spacing w:val="-4"/>
          <w:sz w:val="22"/>
          <w:szCs w:val="22"/>
        </w:rPr>
        <w:t>Строим</w:t>
      </w:r>
      <w:r w:rsidRPr="00AB7E8C">
        <w:rPr>
          <w:rFonts w:ascii="Times New Roman" w:hAnsi="Times New Roman" w:cs="Times New Roman"/>
          <w:sz w:val="22"/>
          <w:szCs w:val="22"/>
        </w:rPr>
        <w:t xml:space="preserve"> ОДР </w:t>
      </w:r>
      <w:r w:rsidRPr="00AB7E8C">
        <w:rPr>
          <w:rFonts w:ascii="Times New Roman" w:hAnsi="Times New Roman" w:cs="Times New Roman"/>
          <w:sz w:val="22"/>
          <w:szCs w:val="22"/>
        </w:rPr>
        <w:sym w:font="Symbol" w:char="F0DE"/>
      </w:r>
      <w:r w:rsidRPr="00AB7E8C">
        <w:rPr>
          <w:rFonts w:ascii="Times New Roman" w:hAnsi="Times New Roman" w:cs="Times New Roman"/>
          <w:sz w:val="22"/>
          <w:szCs w:val="22"/>
        </w:rPr>
        <w:t xml:space="preserve"> для этого в системе координат 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z w:val="22"/>
          <w:szCs w:val="22"/>
        </w:rPr>
        <w:t xml:space="preserve"> ОХ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z w:val="22"/>
          <w:szCs w:val="22"/>
        </w:rPr>
        <w:t xml:space="preserve"> изо</w:t>
      </w:r>
      <w:r w:rsidRPr="00AB7E8C">
        <w:rPr>
          <w:rFonts w:ascii="Times New Roman" w:hAnsi="Times New Roman" w:cs="Times New Roman"/>
          <w:sz w:val="22"/>
          <w:szCs w:val="22"/>
        </w:rPr>
        <w:t>б</w:t>
      </w:r>
      <w:r w:rsidR="000D51EA">
        <w:rPr>
          <w:rFonts w:ascii="Times New Roman" w:hAnsi="Times New Roman" w:cs="Times New Roman"/>
          <w:sz w:val="22"/>
          <w:szCs w:val="22"/>
        </w:rPr>
        <w:t xml:space="preserve">разим граничные прямые (рис. </w:t>
      </w:r>
      <w:r w:rsidR="000D51EA" w:rsidRPr="007C7B24">
        <w:rPr>
          <w:rFonts w:ascii="Times New Roman" w:hAnsi="Times New Roman" w:cs="Times New Roman"/>
          <w:sz w:val="22"/>
          <w:szCs w:val="22"/>
        </w:rPr>
        <w:t>1</w:t>
      </w:r>
      <w:r w:rsidR="00117CAF">
        <w:rPr>
          <w:rFonts w:ascii="Times New Roman" w:hAnsi="Times New Roman" w:cs="Times New Roman"/>
          <w:sz w:val="22"/>
          <w:szCs w:val="22"/>
        </w:rPr>
        <w:t>3</w:t>
      </w:r>
      <w:r w:rsidRPr="00AB7E8C">
        <w:rPr>
          <w:rFonts w:ascii="Times New Roman" w:hAnsi="Times New Roman" w:cs="Times New Roman"/>
          <w:sz w:val="22"/>
          <w:szCs w:val="22"/>
        </w:rPr>
        <w:t>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2772"/>
      </w:tblGrid>
      <w:tr w:rsidR="00EE6EEB" w:rsidRPr="005C34C2">
        <w:tc>
          <w:tcPr>
            <w:tcW w:w="3794" w:type="dxa"/>
          </w:tcPr>
          <w:p w:rsidR="00EE6EEB" w:rsidRPr="005C34C2" w:rsidRDefault="00EE6EEB" w:rsidP="005C34C2">
            <w:pPr>
              <w:widowControl/>
              <w:shd w:val="clear" w:color="auto" w:fill="FFFFFF"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>L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>:     3x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+ x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= 9,        (0; 9) (3; 0);</w:t>
            </w:r>
          </w:p>
          <w:p w:rsidR="00EE6EEB" w:rsidRPr="005C34C2" w:rsidRDefault="00EE6EEB" w:rsidP="005C34C2">
            <w:pPr>
              <w:widowControl/>
              <w:shd w:val="clear" w:color="auto" w:fill="FFFFFF"/>
              <w:autoSpaceDE/>
              <w:autoSpaceDN/>
              <w:adjustRightInd/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:     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x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+ 2х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= 8,        (0; 4) (8; 0);</w:t>
            </w:r>
          </w:p>
          <w:p w:rsidR="00EE6EEB" w:rsidRPr="005C34C2" w:rsidRDefault="00EE6EEB" w:rsidP="005C34C2">
            <w:pPr>
              <w:widowControl/>
              <w:shd w:val="clear" w:color="auto" w:fill="FFFFFF"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3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:     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x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+ 6х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= 12,      (0; 2) (12; 0).</w:t>
            </w:r>
          </w:p>
          <w:p w:rsidR="00EE6EEB" w:rsidRPr="005C34C2" w:rsidRDefault="00EE6EEB" w:rsidP="005C34C2">
            <w:pPr>
              <w:shd w:val="clear" w:color="auto" w:fill="FFFFFF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2. </w:t>
            </w:r>
            <w:r w:rsidR="00C83E51">
              <w:rPr>
                <w:rFonts w:ascii="Times New Roman" w:hAnsi="Times New Roman" w:cs="Times New Roman"/>
                <w:position w:val="-6"/>
                <w:sz w:val="22"/>
                <w:szCs w:val="22"/>
              </w:rPr>
              <w:pict>
                <v:shape id="_x0000_i1151" type="#_x0000_t75" style="width:10.3pt;height:14.05pt">
                  <v:imagedata r:id="rId154" o:title=""/>
                </v:shape>
              </w:pic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= (4; 6).</w:t>
            </w:r>
          </w:p>
          <w:p w:rsidR="00EE6EEB" w:rsidRPr="005C34C2" w:rsidRDefault="00EE6EEB" w:rsidP="005C34C2">
            <w:pPr>
              <w:shd w:val="clear" w:color="auto" w:fill="FFFFFF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3. 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Z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>o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= 4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x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+ 6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x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- линия уровня.  </w:t>
            </w:r>
          </w:p>
          <w:p w:rsidR="00EE6EEB" w:rsidRPr="005C34C2" w:rsidRDefault="00EE6EEB" w:rsidP="005C34C2">
            <w:pPr>
              <w:widowControl/>
              <w:shd w:val="clear" w:color="auto" w:fill="FFFFFF"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>Если</w:t>
            </w:r>
            <w:r w:rsidR="00C83E51">
              <w:rPr>
                <w:rFonts w:ascii="Times New Roman" w:hAnsi="Times New Roman" w:cs="Times New Roman"/>
                <w:position w:val="-12"/>
                <w:sz w:val="22"/>
                <w:szCs w:val="22"/>
              </w:rPr>
              <w:pict>
                <v:shape id="_x0000_i1152" type="#_x0000_t75" style="width:46.75pt;height:17.75pt">
                  <v:imagedata r:id="rId186" o:title=""/>
                </v:shape>
              </w:pic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>4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x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+ 6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x</w:t>
            </w:r>
            <w:r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= 0,</w:t>
            </w:r>
          </w:p>
          <w:p w:rsidR="00EE6EEB" w:rsidRPr="005C34C2" w:rsidRDefault="00C83E51" w:rsidP="005C34C2">
            <w:pPr>
              <w:widowControl/>
              <w:shd w:val="clear" w:color="auto" w:fill="FFFFFF"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pict>
                <v:rect id="_x0000_s1433" style="position:absolute;left:0;text-align:left;margin-left:227.95pt;margin-top:392.35pt;width:56.5pt;height:12.5pt;z-index:251687424;mso-position-vertical-relative:page" o:allowoverlap="f" strokecolor="white">
                  <v:textbox inset="0,0,0,0">
                    <w:txbxContent>
                      <w:p w:rsidR="005430AE" w:rsidRDefault="005430AE" w:rsidP="00EE6EEB"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 xml:space="preserve">   Рис. </w:t>
                        </w:r>
                        <w:r w:rsidRPr="002D342E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5</w:t>
                        </w:r>
                        <w:r w:rsidRPr="002D342E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  <w10:wrap anchory="page"/>
                </v:rect>
              </w:pict>
            </w:r>
            <w:r w:rsidR="00EE6EEB"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      х</w:t>
            </w:r>
            <w:r w:rsidR="00EE6EEB"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="00EE6EEB"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="00EE6EEB" w:rsidRPr="005C34C2">
              <w:rPr>
                <w:rFonts w:ascii="Times New Roman" w:hAnsi="Times New Roman" w:cs="Times New Roman"/>
                <w:spacing w:val="2"/>
                <w:sz w:val="22"/>
                <w:szCs w:val="22"/>
              </w:rPr>
              <w:t xml:space="preserve">– </w:t>
            </w:r>
            <w:r>
              <w:rPr>
                <w:rFonts w:ascii="Times New Roman" w:hAnsi="Times New Roman" w:cs="Times New Roman"/>
                <w:position w:val="-20"/>
                <w:sz w:val="22"/>
                <w:szCs w:val="22"/>
              </w:rPr>
              <w:pict>
                <v:shape id="_x0000_i1153" type="#_x0000_t75" style="width:11.2pt;height:27.1pt">
                  <v:imagedata r:id="rId187" o:title=""/>
                </v:shape>
              </w:pict>
            </w:r>
            <w:r w:rsidR="00EE6EEB" w:rsidRPr="005C34C2">
              <w:rPr>
                <w:rFonts w:ascii="Times New Roman" w:hAnsi="Times New Roman" w:cs="Times New Roman"/>
                <w:sz w:val="22"/>
                <w:szCs w:val="22"/>
              </w:rPr>
              <w:t>х</w:t>
            </w:r>
            <w:r w:rsidR="00EE6EEB" w:rsidRPr="005C34C2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="00EE6EEB" w:rsidRPr="005C34C2">
              <w:rPr>
                <w:rFonts w:ascii="Times New Roman" w:hAnsi="Times New Roman" w:cs="Times New Roman"/>
                <w:sz w:val="22"/>
                <w:szCs w:val="22"/>
              </w:rPr>
              <w:t xml:space="preserve">, (6; </w:t>
            </w:r>
            <w:r w:rsidR="00EE6EEB" w:rsidRPr="005C34C2">
              <w:rPr>
                <w:rFonts w:ascii="Times New Roman" w:hAnsi="Times New Roman" w:cs="Times New Roman"/>
                <w:spacing w:val="2"/>
                <w:sz w:val="22"/>
                <w:szCs w:val="22"/>
              </w:rPr>
              <w:t xml:space="preserve">– </w:t>
            </w:r>
            <w:r w:rsidR="00EE6EEB" w:rsidRPr="005C34C2">
              <w:rPr>
                <w:rFonts w:ascii="Times New Roman" w:hAnsi="Times New Roman" w:cs="Times New Roman"/>
                <w:sz w:val="22"/>
                <w:szCs w:val="22"/>
              </w:rPr>
              <w:t>4) (0; 0).</w:t>
            </w:r>
          </w:p>
        </w:tc>
        <w:tc>
          <w:tcPr>
            <w:tcW w:w="2772" w:type="dxa"/>
          </w:tcPr>
          <w:p w:rsidR="00EE6EEB" w:rsidRPr="005C34C2" w:rsidRDefault="00C83E51" w:rsidP="005C34C2">
            <w:pPr>
              <w:spacing w:line="233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pict>
                <v:shape id="_x0000_i1154" type="#_x0000_t75" style="width:102.85pt;height:90.7pt">
                  <v:imagedata r:id="rId188" o:title=""/>
                </v:shape>
              </w:pict>
            </w:r>
          </w:p>
          <w:p w:rsidR="00EE6EEB" w:rsidRPr="005C34C2" w:rsidRDefault="00EE6EEB" w:rsidP="00117CA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C34C2">
              <w:rPr>
                <w:rFonts w:ascii="Times New Roman" w:hAnsi="Times New Roman" w:cs="Times New Roman"/>
                <w:sz w:val="18"/>
                <w:szCs w:val="18"/>
              </w:rPr>
              <w:t>Рис. 1</w:t>
            </w:r>
            <w:r w:rsidR="00117CAF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</w:tbl>
    <w:p w:rsidR="00AB7E8C" w:rsidRPr="00AB7E8C" w:rsidRDefault="00AB7E8C" w:rsidP="00196761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4. </w: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t xml:space="preserve">Линия </w:t>
      </w:r>
      <w:r w:rsidRPr="002D342E">
        <w:rPr>
          <w:rFonts w:ascii="Times New Roman" w:hAnsi="Times New Roman" w:cs="Times New Roman"/>
          <w:sz w:val="22"/>
          <w:szCs w:val="22"/>
        </w:rPr>
        <w:t>у</w:t>
      </w:r>
      <w:r w:rsidRPr="00AB7E8C">
        <w:rPr>
          <w:rFonts w:ascii="Times New Roman" w:hAnsi="Times New Roman" w:cs="Times New Roman"/>
          <w:spacing w:val="-2"/>
          <w:sz w:val="22"/>
          <w:szCs w:val="22"/>
        </w:rPr>
        <w:t>ровня станет опорной в точке В, найдем ее, решив систему</w:t>
      </w:r>
      <w:r w:rsidR="002D342E">
        <w:rPr>
          <w:rFonts w:ascii="Times New Roman" w:hAnsi="Times New Roman" w:cs="Times New Roman"/>
          <w:spacing w:val="-2"/>
          <w:sz w:val="22"/>
          <w:szCs w:val="22"/>
        </w:rPr>
        <w:t>:</w:t>
      </w:r>
    </w:p>
    <w:p w:rsidR="00AB7E8C" w:rsidRPr="00AB7E8C" w:rsidRDefault="00C83E51" w:rsidP="00196761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0"/>
          <w:sz w:val="22"/>
          <w:szCs w:val="22"/>
        </w:rPr>
        <w:pict>
          <v:shape id="_x0000_i1155" type="#_x0000_t75" style="width:17.75pt;height:31.8pt">
            <v:imagedata r:id="rId189" o:title=""/>
          </v:shape>
        </w:pict>
      </w:r>
      <w:r>
        <w:rPr>
          <w:rFonts w:ascii="Times New Roman" w:hAnsi="Times New Roman" w:cs="Times New Roman"/>
          <w:position w:val="-32"/>
          <w:sz w:val="22"/>
          <w:szCs w:val="22"/>
        </w:rPr>
        <w:pict>
          <v:shape id="_x0000_i1156" type="#_x0000_t75" style="width:58.9pt;height:33.65pt">
            <v:imagedata r:id="rId190" o:title=""/>
          </v:shape>
        </w:pic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sym w:font="Symbol" w:char="F0DE"/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position w:val="-30"/>
          <w:sz w:val="22"/>
          <w:szCs w:val="22"/>
        </w:rPr>
        <w:pict>
          <v:shape id="_x0000_i1157" type="#_x0000_t75" style="width:28.05pt;height:31.8pt">
            <v:imagedata r:id="rId191" o:title=""/>
          </v:shape>
        </w:pict>
      </w:r>
      <w:r w:rsidR="00AB7E8C" w:rsidRPr="00AB7E8C">
        <w:rPr>
          <w:rFonts w:ascii="Times New Roman" w:hAnsi="Times New Roman" w:cs="Times New Roman"/>
          <w:sz w:val="22"/>
          <w:szCs w:val="22"/>
        </w:rPr>
        <w:sym w:font="Symbol" w:char="F0DE"/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(·) В (2, 3).</w:t>
      </w:r>
    </w:p>
    <w:p w:rsidR="00AB7E8C" w:rsidRPr="00AB7E8C" w:rsidRDefault="00AB7E8C" w:rsidP="00196761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D342E">
        <w:rPr>
          <w:rFonts w:ascii="Times New Roman" w:hAnsi="Times New Roman" w:cs="Times New Roman"/>
          <w:spacing w:val="-2"/>
          <w:sz w:val="22"/>
          <w:szCs w:val="22"/>
        </w:rPr>
        <w:t>Оптимальный</w:t>
      </w:r>
      <w:r w:rsidRPr="00AB7E8C">
        <w:rPr>
          <w:rFonts w:ascii="Times New Roman" w:hAnsi="Times New Roman" w:cs="Times New Roman"/>
          <w:sz w:val="22"/>
          <w:szCs w:val="22"/>
        </w:rPr>
        <w:t xml:space="preserve"> план (2,3) </w:t>
      </w:r>
      <w:r w:rsidRPr="00AB7E8C">
        <w:rPr>
          <w:rFonts w:ascii="Times New Roman" w:hAnsi="Times New Roman" w:cs="Times New Roman"/>
          <w:sz w:val="22"/>
          <w:szCs w:val="22"/>
        </w:rPr>
        <w:sym w:font="Symbol" w:char="F0DE"/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AB7E8C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min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4 ∙ 2 + 6 ∙ 3 = 26.</w:t>
      </w:r>
    </w:p>
    <w:p w:rsidR="00AB7E8C" w:rsidRPr="002D342E" w:rsidRDefault="00AB7E8C" w:rsidP="00196761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D342E">
        <w:rPr>
          <w:rFonts w:ascii="Times New Roman" w:hAnsi="Times New Roman" w:cs="Times New Roman"/>
          <w:sz w:val="22"/>
          <w:szCs w:val="22"/>
        </w:rPr>
        <w:t xml:space="preserve">Итак, </w:t>
      </w:r>
      <w:r w:rsidRPr="002D342E">
        <w:rPr>
          <w:rFonts w:ascii="Times New Roman" w:hAnsi="Times New Roman" w:cs="Times New Roman"/>
          <w:spacing w:val="-2"/>
          <w:sz w:val="22"/>
          <w:szCs w:val="22"/>
        </w:rPr>
        <w:t>чтобы</w:t>
      </w:r>
      <w:r w:rsidRPr="002D342E">
        <w:rPr>
          <w:rFonts w:ascii="Times New Roman" w:hAnsi="Times New Roman" w:cs="Times New Roman"/>
          <w:sz w:val="22"/>
          <w:szCs w:val="22"/>
        </w:rPr>
        <w:t xml:space="preserve"> обеспечить min затраты в день 26 руб. необход</w:t>
      </w:r>
      <w:r w:rsidRPr="002D342E">
        <w:rPr>
          <w:rFonts w:ascii="Times New Roman" w:hAnsi="Times New Roman" w:cs="Times New Roman"/>
          <w:sz w:val="22"/>
          <w:szCs w:val="22"/>
        </w:rPr>
        <w:t>и</w:t>
      </w:r>
      <w:r w:rsidRPr="002D342E">
        <w:rPr>
          <w:rFonts w:ascii="Times New Roman" w:hAnsi="Times New Roman" w:cs="Times New Roman"/>
          <w:sz w:val="22"/>
          <w:szCs w:val="22"/>
        </w:rPr>
        <w:t>мо дневной рацион составить из 2 кг корма 1 и 3 кг корма 2.</w:t>
      </w:r>
    </w:p>
    <w:p w:rsidR="00AB7E8C" w:rsidRPr="00196761" w:rsidRDefault="00AB7E8C" w:rsidP="00196761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196761">
        <w:rPr>
          <w:rFonts w:ascii="Times New Roman" w:hAnsi="Times New Roman" w:cs="Times New Roman"/>
          <w:b/>
          <w:i/>
          <w:spacing w:val="-4"/>
          <w:sz w:val="22"/>
          <w:szCs w:val="22"/>
        </w:rPr>
        <w:lastRenderedPageBreak/>
        <w:t>Замечание.</w:t>
      </w:r>
      <w:r w:rsidRPr="00196761">
        <w:rPr>
          <w:rFonts w:ascii="Times New Roman" w:hAnsi="Times New Roman" w:cs="Times New Roman"/>
          <w:spacing w:val="-4"/>
          <w:sz w:val="22"/>
          <w:szCs w:val="22"/>
        </w:rPr>
        <w:t xml:space="preserve"> С помощью графического метода может быть реш</w:t>
      </w:r>
      <w:r w:rsidRPr="00196761">
        <w:rPr>
          <w:rFonts w:ascii="Times New Roman" w:hAnsi="Times New Roman" w:cs="Times New Roman"/>
          <w:spacing w:val="-4"/>
          <w:sz w:val="22"/>
          <w:szCs w:val="22"/>
        </w:rPr>
        <w:t>е</w:t>
      </w:r>
      <w:r w:rsidRPr="00196761">
        <w:rPr>
          <w:rFonts w:ascii="Times New Roman" w:hAnsi="Times New Roman" w:cs="Times New Roman"/>
          <w:spacing w:val="-4"/>
          <w:sz w:val="22"/>
          <w:szCs w:val="22"/>
        </w:rPr>
        <w:t>на задача линейного программирования, система ограничений кот</w:t>
      </w:r>
      <w:r w:rsidRPr="00196761">
        <w:rPr>
          <w:rFonts w:ascii="Times New Roman" w:hAnsi="Times New Roman" w:cs="Times New Roman"/>
          <w:spacing w:val="-4"/>
          <w:sz w:val="22"/>
          <w:szCs w:val="22"/>
        </w:rPr>
        <w:t>о</w:t>
      </w:r>
      <w:r w:rsidRPr="00196761">
        <w:rPr>
          <w:rFonts w:ascii="Times New Roman" w:hAnsi="Times New Roman" w:cs="Times New Roman"/>
          <w:spacing w:val="-4"/>
          <w:sz w:val="22"/>
          <w:szCs w:val="22"/>
        </w:rPr>
        <w:t xml:space="preserve">рой содержит </w:t>
      </w:r>
      <w:r w:rsidRPr="00196761">
        <w:rPr>
          <w:rFonts w:ascii="Times New Roman" w:hAnsi="Times New Roman" w:cs="Times New Roman"/>
          <w:spacing w:val="-4"/>
          <w:sz w:val="22"/>
          <w:szCs w:val="22"/>
          <w:lang w:val="en-US"/>
        </w:rPr>
        <w:t>m</w:t>
      </w:r>
      <w:r w:rsidRPr="00196761">
        <w:rPr>
          <w:rFonts w:ascii="Times New Roman" w:hAnsi="Times New Roman" w:cs="Times New Roman"/>
          <w:spacing w:val="-4"/>
          <w:sz w:val="22"/>
          <w:szCs w:val="22"/>
        </w:rPr>
        <w:t xml:space="preserve">-линейно независимых уравнений и если </w:t>
      </w:r>
      <w:r w:rsidRPr="00196761">
        <w:rPr>
          <w:rFonts w:ascii="Times New Roman" w:hAnsi="Times New Roman" w:cs="Times New Roman"/>
          <w:spacing w:val="-4"/>
          <w:sz w:val="22"/>
          <w:szCs w:val="22"/>
          <w:lang w:val="en-US"/>
        </w:rPr>
        <w:t>n</w:t>
      </w:r>
      <w:r w:rsidRPr="00196761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2D342E" w:rsidRPr="00196761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Pr="00196761">
        <w:rPr>
          <w:rFonts w:ascii="Times New Roman" w:hAnsi="Times New Roman" w:cs="Times New Roman"/>
          <w:spacing w:val="-4"/>
          <w:sz w:val="22"/>
          <w:szCs w:val="22"/>
        </w:rPr>
        <w:t xml:space="preserve"> m = 2.</w:t>
      </w:r>
    </w:p>
    <w:p w:rsidR="00AB7E8C" w:rsidRPr="002D342E" w:rsidRDefault="00AB7E8C" w:rsidP="00E05758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i/>
          <w:sz w:val="22"/>
          <w:szCs w:val="22"/>
        </w:rPr>
      </w:pPr>
      <w:r w:rsidRPr="002D342E">
        <w:rPr>
          <w:rFonts w:ascii="Times New Roman" w:hAnsi="Times New Roman" w:cs="Times New Roman"/>
          <w:i/>
          <w:spacing w:val="-2"/>
          <w:sz w:val="22"/>
          <w:szCs w:val="22"/>
        </w:rPr>
        <w:t>Пример</w:t>
      </w:r>
      <w:r w:rsidR="000D51EA" w:rsidRPr="007C7B24">
        <w:rPr>
          <w:rFonts w:ascii="Times New Roman" w:hAnsi="Times New Roman" w:cs="Times New Roman"/>
          <w:i/>
          <w:spacing w:val="-2"/>
          <w:sz w:val="22"/>
          <w:szCs w:val="22"/>
        </w:rPr>
        <w:t xml:space="preserve"> 6</w:t>
      </w:r>
      <w:r w:rsidRPr="002D342E">
        <w:rPr>
          <w:rFonts w:ascii="Times New Roman" w:hAnsi="Times New Roman" w:cs="Times New Roman"/>
          <w:i/>
          <w:sz w:val="22"/>
          <w:szCs w:val="22"/>
        </w:rPr>
        <w:t xml:space="preserve">. </w:t>
      </w:r>
    </w:p>
    <w:p w:rsidR="00AB7E8C" w:rsidRPr="00AB7E8C" w:rsidRDefault="00AB7E8C" w:rsidP="00E05758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2D342E">
        <w:rPr>
          <w:rFonts w:ascii="Times New Roman" w:hAnsi="Times New Roman" w:cs="Times New Roman"/>
          <w:sz w:val="22"/>
          <w:szCs w:val="22"/>
        </w:rPr>
        <w:t>Графическим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методом найти оптимальный план задачи лине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й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ного программирования, при котором целевая функция Z = 2х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– 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+ 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3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2D342E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3х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+ 4х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достигает max значения при ограничениях:</w:t>
      </w:r>
    </w:p>
    <w:p w:rsidR="00AB7E8C" w:rsidRPr="00AB7E8C" w:rsidRDefault="00C83E51" w:rsidP="00E05758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84"/>
          <w:sz w:val="22"/>
          <w:szCs w:val="22"/>
          <w:lang w:val="en-US"/>
        </w:rPr>
        <w:pict>
          <v:shape id="_x0000_i1158" type="#_x0000_t75" style="width:150.55pt;height:78.55pt">
            <v:imagedata r:id="rId192" o:title=""/>
          </v:shape>
        </w:pic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 то</w:t>
      </w:r>
      <w:r w:rsidR="00AB7E8C"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есть 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n</w:t>
      </w:r>
      <w:r w:rsidR="002D342E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=</w:t>
      </w:r>
      <w:r w:rsidR="002D342E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5, 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m</w:t>
      </w:r>
      <w:r w:rsidR="002D342E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=</w:t>
      </w:r>
      <w:r w:rsidR="002D342E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3 и 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n</w:t>
      </w:r>
      <w:r w:rsidR="002D342E">
        <w:rPr>
          <w:rFonts w:ascii="Times New Roman" w:hAnsi="Times New Roman" w:cs="Times New Roman"/>
          <w:sz w:val="22"/>
          <w:szCs w:val="22"/>
        </w:rPr>
        <w:t xml:space="preserve"> </w:t>
      </w:r>
      <w:r w:rsidR="002D342E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D342E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m</w:t>
      </w:r>
      <w:r w:rsidR="002D342E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=</w:t>
      </w:r>
      <w:r w:rsidR="002D342E">
        <w:rPr>
          <w:rFonts w:ascii="Times New Roman" w:hAnsi="Times New Roman" w:cs="Times New Roman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2</w:t>
      </w:r>
    </w:p>
    <w:p w:rsidR="00AB7E8C" w:rsidRPr="002A6FEE" w:rsidRDefault="00AB7E8C" w:rsidP="00E05758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2A6FEE">
        <w:rPr>
          <w:rFonts w:ascii="Times New Roman" w:hAnsi="Times New Roman" w:cs="Times New Roman"/>
          <w:i/>
          <w:sz w:val="22"/>
          <w:szCs w:val="22"/>
        </w:rPr>
        <w:t>Решение</w:t>
      </w:r>
      <w:r w:rsidR="002A6FEE">
        <w:rPr>
          <w:rFonts w:ascii="Times New Roman" w:hAnsi="Times New Roman" w:cs="Times New Roman"/>
          <w:i/>
          <w:sz w:val="22"/>
          <w:szCs w:val="22"/>
        </w:rPr>
        <w:t>.</w:t>
      </w:r>
    </w:p>
    <w:p w:rsidR="00AB7E8C" w:rsidRPr="00AB7E8C" w:rsidRDefault="00AB7E8C" w:rsidP="00E05758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>1</w:t>
      </w:r>
      <w:r w:rsidRPr="00AB7E8C">
        <w:rPr>
          <w:rFonts w:ascii="Times New Roman" w:hAnsi="Times New Roman" w:cs="Times New Roman"/>
          <w:sz w:val="24"/>
          <w:szCs w:val="24"/>
        </w:rPr>
        <w:t xml:space="preserve">. </w:t>
      </w:r>
      <w:r w:rsidRPr="00AB7E8C">
        <w:rPr>
          <w:rFonts w:ascii="Times New Roman" w:hAnsi="Times New Roman" w:cs="Times New Roman"/>
          <w:sz w:val="22"/>
          <w:szCs w:val="22"/>
        </w:rPr>
        <w:t xml:space="preserve"> Решим систему методом полного исключения:</w:t>
      </w:r>
    </w:p>
    <w:p w:rsidR="00AB7E8C" w:rsidRPr="00AB7E8C" w:rsidRDefault="00C83E51" w:rsidP="00E05758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FF6600"/>
          <w:position w:val="-42"/>
          <w:sz w:val="22"/>
          <w:szCs w:val="22"/>
        </w:rPr>
        <w:pict>
          <v:shape id="_x0000_i1159" type="#_x0000_t75" style="width:14.95pt;height:42.1pt">
            <v:imagedata r:id="rId193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60" type="#_x0000_t75" style="width:14.95pt;height:39.25pt">
            <v:imagedata r:id="rId194" o:title=""/>
          </v:shape>
        </w:pict>
      </w:r>
      <w:r>
        <w:rPr>
          <w:rFonts w:ascii="Times New Roman" w:hAnsi="Times New Roman" w:cs="Times New Roman"/>
          <w:position w:val="-40"/>
          <w:sz w:val="22"/>
          <w:szCs w:val="22"/>
          <w:lang w:val="en-US"/>
        </w:rPr>
        <w:pict>
          <v:shape id="_x0000_i1161" type="#_x0000_t75" style="width:44.9pt;height:41.15pt">
            <v:imagedata r:id="rId195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62" type="#_x0000_t75" style="width:9.35pt;height:42.1pt">
            <v:imagedata r:id="rId196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63" type="#_x0000_t75" style="width:13.1pt;height:38.35pt">
            <v:imagedata r:id="rId197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64" type="#_x0000_t75" style="width:8.4pt;height:42.1pt">
            <v:imagedata r:id="rId196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65" type="#_x0000_t75" style="width:10.3pt;height:42.1pt">
            <v:imagedata r:id="rId198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66" type="#_x0000_t75" style="width:12.15pt;height:38.35pt">
            <v:imagedata r:id="rId199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67" type="#_x0000_t75" style="width:11.2pt;height:42.1pt">
            <v:imagedata r:id="rId200" o:title=""/>
          </v:shape>
        </w:pict>
      </w:r>
      <w:r>
        <w:rPr>
          <w:rFonts w:ascii="Times New Roman" w:hAnsi="Times New Roman" w:cs="Times New Roman"/>
          <w:position w:val="-4"/>
          <w:sz w:val="22"/>
          <w:szCs w:val="22"/>
          <w:lang w:val="en-US"/>
        </w:rPr>
        <w:pict>
          <v:shape id="_x0000_i1168" type="#_x0000_t75" style="width:12.15pt;height:10.3pt">
            <v:imagedata r:id="rId201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69" type="#_x0000_t75" style="width:11.2pt;height:42.1pt">
            <v:imagedata r:id="rId202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70" type="#_x0000_t75" style="width:8.4pt;height:37.4pt">
            <v:imagedata r:id="rId203" o:title=""/>
          </v:shape>
        </w:pict>
      </w:r>
      <w:r>
        <w:rPr>
          <w:rFonts w:ascii="Times New Roman" w:hAnsi="Times New Roman" w:cs="Times New Roman"/>
          <w:position w:val="-40"/>
          <w:sz w:val="22"/>
          <w:szCs w:val="22"/>
          <w:lang w:val="en-US"/>
        </w:rPr>
        <w:pict>
          <v:shape id="_x0000_i1171" type="#_x0000_t75" style="width:8.4pt;height:34.6pt">
            <v:imagedata r:id="rId204" o:title=""/>
          </v:shape>
        </w:pict>
      </w:r>
      <w:r>
        <w:rPr>
          <w:rFonts w:ascii="Times New Roman" w:hAnsi="Times New Roman" w:cs="Times New Roman"/>
          <w:position w:val="-34"/>
          <w:sz w:val="22"/>
          <w:szCs w:val="22"/>
          <w:lang w:val="en-US"/>
        </w:rPr>
        <w:pict>
          <v:shape id="_x0000_i1172" type="#_x0000_t75" style="width:10.3pt;height:36.45pt">
            <v:imagedata r:id="rId205" o:title=""/>
          </v:shape>
        </w:pict>
      </w:r>
      <w:r>
        <w:rPr>
          <w:rFonts w:ascii="Times New Roman" w:hAnsi="Times New Roman" w:cs="Times New Roman"/>
          <w:position w:val="-30"/>
          <w:sz w:val="22"/>
          <w:szCs w:val="22"/>
          <w:lang w:val="en-US"/>
        </w:rPr>
        <w:pict>
          <v:shape id="_x0000_i1173" type="#_x0000_t75" style="width:8.4pt;height:38.35pt">
            <v:imagedata r:id="rId206" o:title=""/>
          </v:shape>
        </w:pict>
      </w:r>
      <w:r>
        <w:rPr>
          <w:rFonts w:ascii="Times New Roman" w:hAnsi="Times New Roman" w:cs="Times New Roman"/>
          <w:position w:val="-40"/>
          <w:sz w:val="22"/>
          <w:szCs w:val="22"/>
          <w:lang w:val="en-US"/>
        </w:rPr>
        <w:pict>
          <v:shape id="_x0000_i1174" type="#_x0000_t75" style="width:9.35pt;height:41.15pt">
            <v:imagedata r:id="rId207" o:title=""/>
          </v:shape>
        </w:pict>
      </w:r>
      <w:r>
        <w:rPr>
          <w:rFonts w:ascii="Times New Roman" w:hAnsi="Times New Roman" w:cs="Times New Roman"/>
          <w:position w:val="-40"/>
          <w:sz w:val="22"/>
          <w:szCs w:val="22"/>
          <w:lang w:val="en-US"/>
        </w:rPr>
        <w:pict>
          <v:shape id="_x0000_i1175" type="#_x0000_t75" style="width:9.35pt;height:36.45pt">
            <v:imagedata r:id="rId208" o:title=""/>
          </v:shape>
        </w:pict>
      </w:r>
      <w:r>
        <w:rPr>
          <w:rFonts w:ascii="Times New Roman" w:hAnsi="Times New Roman" w:cs="Times New Roman"/>
          <w:position w:val="-34"/>
          <w:sz w:val="22"/>
          <w:szCs w:val="22"/>
          <w:lang w:val="en-US"/>
        </w:rPr>
        <w:pict>
          <v:shape id="_x0000_i1176" type="#_x0000_t75" style="width:13.1pt;height:34.6pt">
            <v:imagedata r:id="rId209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77" type="#_x0000_t75" style="width:8.4pt;height:38.35pt">
            <v:imagedata r:id="rId210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78" type="#_x0000_t75" style="width:8.4pt;height:42.1pt">
            <v:imagedata r:id="rId196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79" type="#_x0000_t75" style="width:12.15pt;height:36.45pt">
            <v:imagedata r:id="rId211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80" type="#_x0000_t75" style="width:3.75pt;height:42.1pt">
            <v:imagedata r:id="rId196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81" type="#_x0000_t75" style="width:9.35pt;height:42.1pt">
            <v:imagedata r:id="rId212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82" type="#_x0000_t75" style="width:12.15pt;height:36.45pt">
            <v:imagedata r:id="rId213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83" type="#_x0000_t75" style="width:8.4pt;height:42.1pt">
            <v:imagedata r:id="rId214" o:title=""/>
          </v:shape>
        </w:pict>
      </w:r>
      <w:r>
        <w:rPr>
          <w:rFonts w:ascii="Times New Roman" w:hAnsi="Times New Roman" w:cs="Times New Roman"/>
          <w:position w:val="-4"/>
          <w:sz w:val="22"/>
          <w:szCs w:val="22"/>
          <w:lang w:val="en-US"/>
        </w:rPr>
        <w:pict>
          <v:shape id="_x0000_i1184" type="#_x0000_t75" style="width:12.15pt;height:10.3pt">
            <v:imagedata r:id="rId215" o:title=""/>
          </v:shape>
        </w:pict>
      </w:r>
    </w:p>
    <w:p w:rsidR="00AB7E8C" w:rsidRPr="00AB7E8C" w:rsidRDefault="00C83E51" w:rsidP="00AB7E8C">
      <w:pPr>
        <w:widowControl/>
        <w:shd w:val="clear" w:color="auto" w:fill="FFFFFF"/>
        <w:autoSpaceDE/>
        <w:autoSpaceDN/>
        <w:adjustRightInd/>
        <w:spacing w:line="228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131" type="#_x0000_t87" style="position:absolute;margin-left:170.5pt;margin-top:5.4pt;width:6pt;height:40.5pt;z-index:251627008"/>
        </w:pic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sym w:font="Symbol" w:char="F0BB"/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85" type="#_x0000_t75" style="width:8.4pt;height:46.75pt">
            <v:imagedata r:id="rId216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86" type="#_x0000_t75" style="width:9.35pt;height:42.1pt">
            <v:imagedata r:id="rId203" o:title=""/>
          </v:shape>
        </w:pict>
      </w:r>
      <w:r>
        <w:rPr>
          <w:rFonts w:ascii="Times New Roman" w:hAnsi="Times New Roman" w:cs="Times New Roman"/>
          <w:position w:val="-40"/>
          <w:sz w:val="22"/>
          <w:szCs w:val="22"/>
          <w:lang w:val="en-US"/>
        </w:rPr>
        <w:pict>
          <v:shape id="_x0000_i1187" type="#_x0000_t75" style="width:9.35pt;height:40.2pt">
            <v:imagedata r:id="rId217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88" type="#_x0000_t75" style="width:9.35pt;height:42.1pt">
            <v:imagedata r:id="rId218" o:title=""/>
          </v:shape>
        </w:pict>
      </w:r>
      <w:r>
        <w:rPr>
          <w:rFonts w:ascii="Times New Roman" w:hAnsi="Times New Roman" w:cs="Times New Roman"/>
          <w:position w:val="-40"/>
          <w:sz w:val="22"/>
          <w:szCs w:val="22"/>
          <w:lang w:val="en-US"/>
        </w:rPr>
        <w:pict>
          <v:shape id="_x0000_i1189" type="#_x0000_t75" style="width:9.35pt;height:44.9pt">
            <v:imagedata r:id="rId219" o:title=""/>
          </v:shape>
        </w:pict>
      </w:r>
      <w:r>
        <w:rPr>
          <w:rFonts w:ascii="Times New Roman" w:hAnsi="Times New Roman" w:cs="Times New Roman"/>
          <w:position w:val="-34"/>
          <w:sz w:val="22"/>
          <w:szCs w:val="22"/>
          <w:lang w:val="en-US"/>
        </w:rPr>
        <w:pict>
          <v:shape id="_x0000_i1190" type="#_x0000_t75" style="width:9.35pt;height:41.15pt">
            <v:imagedata r:id="rId220" o:title=""/>
          </v:shape>
        </w:pict>
      </w:r>
      <w:r>
        <w:rPr>
          <w:rFonts w:ascii="Times New Roman" w:hAnsi="Times New Roman" w:cs="Times New Roman"/>
          <w:position w:val="-30"/>
          <w:sz w:val="22"/>
          <w:szCs w:val="22"/>
          <w:lang w:val="en-US"/>
        </w:rPr>
        <w:pict>
          <v:shape id="_x0000_i1191" type="#_x0000_t75" style="width:9.35pt;height:34.6pt">
            <v:imagedata r:id="rId221" o:title=""/>
          </v:shape>
        </w:pict>
      </w:r>
      <w:r>
        <w:rPr>
          <w:rFonts w:ascii="Times New Roman" w:hAnsi="Times New Roman" w:cs="Times New Roman"/>
          <w:position w:val="-34"/>
          <w:sz w:val="22"/>
          <w:szCs w:val="22"/>
          <w:lang w:val="en-US"/>
        </w:rPr>
        <w:pict>
          <v:shape id="_x0000_i1192" type="#_x0000_t75" style="width:13.1pt;height:41.15pt">
            <v:imagedata r:id="rId222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93" type="#_x0000_t75" style="width:9.35pt;height:42.1pt">
            <v:imagedata r:id="rId210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94" type="#_x0000_t75" style="width:10.3pt;height:46.75pt">
            <v:imagedata r:id="rId196" o:title=""/>
          </v:shape>
        </w:pict>
      </w:r>
      <w:r>
        <w:rPr>
          <w:rFonts w:ascii="Times New Roman" w:hAnsi="Times New Roman" w:cs="Times New Roman"/>
          <w:position w:val="-36"/>
          <w:sz w:val="22"/>
          <w:szCs w:val="22"/>
          <w:lang w:val="en-US"/>
        </w:rPr>
        <w:pict>
          <v:shape id="_x0000_i1195" type="#_x0000_t75" style="width:14.05pt;height:42.1pt">
            <v:imagedata r:id="rId223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96" type="#_x0000_t75" style="width:9.35pt;height:46.75pt">
            <v:imagedata r:id="rId196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97" type="#_x0000_t75" style="width:11.2pt;height:46.75pt">
            <v:imagedata r:id="rId224" o:title=""/>
          </v:shape>
        </w:pict>
      </w:r>
      <w:r>
        <w:rPr>
          <w:rFonts w:ascii="Times New Roman" w:hAnsi="Times New Roman" w:cs="Times New Roman"/>
          <w:position w:val="-34"/>
          <w:sz w:val="22"/>
          <w:szCs w:val="22"/>
          <w:lang w:val="en-US"/>
        </w:rPr>
        <w:pict>
          <v:shape id="_x0000_i1198" type="#_x0000_t75" style="width:14.05pt;height:41.15pt">
            <v:imagedata r:id="rId225" o:title=""/>
          </v:shape>
        </w:pict>
      </w: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199" type="#_x0000_t75" style="width:11.2pt;height:46.75pt">
            <v:imagedata r:id="rId226" o:title=""/>
          </v:shape>
        </w:pic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200" type="#_x0000_t75" style="width:14.05pt;height:11.2pt">
            <v:imagedata r:id="rId227" o:title=""/>
          </v:shape>
        </w:pict>
      </w:r>
      <w:r>
        <w:rPr>
          <w:rFonts w:ascii="Times New Roman" w:hAnsi="Times New Roman" w:cs="Times New Roman"/>
          <w:position w:val="-40"/>
          <w:sz w:val="22"/>
          <w:szCs w:val="22"/>
        </w:rPr>
        <w:pict>
          <v:shape id="_x0000_i1201" type="#_x0000_t75" style="width:129.05pt;height:44.9pt">
            <v:imagedata r:id="rId228" o:title=""/>
          </v:shape>
        </w:pic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202" type="#_x0000_t75" style="width:14.95pt;height:12.15pt">
            <v:imagedata r:id="rId229" o:title=""/>
          </v:shape>
        </w:pict>
      </w:r>
    </w:p>
    <w:p w:rsidR="002D342E" w:rsidRDefault="00AB7E8C" w:rsidP="00AB7E8C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       </w:t>
      </w:r>
      <w:r w:rsidR="002D342E">
        <w:rPr>
          <w:rFonts w:ascii="Times New Roman" w:hAnsi="Times New Roman" w:cs="Times New Roman"/>
          <w:sz w:val="22"/>
          <w:szCs w:val="22"/>
        </w:rPr>
        <w:t xml:space="preserve">   </w:t>
      </w:r>
    </w:p>
    <w:p w:rsidR="00AB7E8C" w:rsidRPr="00AB7E8C" w:rsidRDefault="00C83E51" w:rsidP="00AB7E8C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130" type="#_x0000_t87" style="position:absolute;left:0;text-align:left;margin-left:19.5pt;margin-top:3.6pt;width:8.4pt;height:39.5pt;z-index:251625984"/>
        </w:pic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203" type="#_x0000_t75" style="width:14.95pt;height:12.15pt">
            <v:imagedata r:id="rId229" o:title=""/>
          </v:shape>
        </w:pict>
      </w:r>
      <w:r w:rsidR="002D342E">
        <w:rPr>
          <w:rFonts w:ascii="Times New Roman" w:hAnsi="Times New Roman" w:cs="Times New Roman"/>
          <w:sz w:val="22"/>
          <w:szCs w:val="22"/>
        </w:rPr>
        <w:t xml:space="preserve">   </w:t>
      </w:r>
      <w:r>
        <w:rPr>
          <w:rFonts w:ascii="Times New Roman" w:hAnsi="Times New Roman" w:cs="Times New Roman"/>
          <w:position w:val="-40"/>
          <w:sz w:val="22"/>
          <w:szCs w:val="22"/>
        </w:rPr>
        <w:pict>
          <v:shape id="_x0000_i1204" type="#_x0000_t75" style="width:4in;height:44.9pt">
            <v:imagedata r:id="rId230" o:title=""/>
          </v:shape>
        </w:pict>
      </w:r>
    </w:p>
    <w:p w:rsidR="002D342E" w:rsidRDefault="00AB7E8C" w:rsidP="002D342E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>2. Подставляя эти значения в целевую функцию и в сис</w:t>
      </w:r>
      <w:r w:rsidRPr="00AB7E8C">
        <w:rPr>
          <w:rFonts w:ascii="Times New Roman" w:hAnsi="Times New Roman" w:cs="Times New Roman"/>
          <w:sz w:val="22"/>
          <w:szCs w:val="22"/>
        </w:rPr>
        <w:softHyphen/>
        <w:t xml:space="preserve">тему ограничений, получаем задачу линейного программирования с двумя переменными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205" type="#_x0000_t75" style="width:13.1pt;height:16.85pt">
            <v:imagedata r:id="rId231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 xml:space="preserve">и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206" type="#_x0000_t75" style="width:13.1pt;height:17.75pt">
            <v:imagedata r:id="rId232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 xml:space="preserve">и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12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Pr="00AB7E8C">
        <w:rPr>
          <w:rFonts w:ascii="Times New Roman" w:hAnsi="Times New Roman" w:cs="Times New Roman"/>
          <w:sz w:val="22"/>
          <w:szCs w:val="22"/>
        </w:rPr>
        <w:t xml:space="preserve"> 2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+ 6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– 70 + 7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+ 10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+ 20 + 4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Pr="00AB7E8C">
        <w:rPr>
          <w:rFonts w:ascii="Times New Roman" w:hAnsi="Times New Roman" w:cs="Times New Roman"/>
          <w:sz w:val="22"/>
          <w:szCs w:val="22"/>
        </w:rPr>
        <w:t xml:space="preserve"> 5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Pr="00AB7E8C">
        <w:rPr>
          <w:rFonts w:ascii="Times New Roman" w:hAnsi="Times New Roman" w:cs="Times New Roman"/>
          <w:sz w:val="22"/>
          <w:szCs w:val="22"/>
        </w:rPr>
        <w:t xml:space="preserve"> 3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+ 4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81CC4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38 + 6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+ 15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>.</w:t>
      </w:r>
    </w:p>
    <w:p w:rsidR="00AB7E8C" w:rsidRPr="00AB7E8C" w:rsidRDefault="00AB7E8C" w:rsidP="002D342E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Итак, найти max Z =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81CC4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38 + 6х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+ 15х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>, если</w:t>
      </w:r>
    </w:p>
    <w:p w:rsidR="00AB7E8C" w:rsidRPr="0023596C" w:rsidRDefault="00C83E51" w:rsidP="002D342E">
      <w:pPr>
        <w:widowControl/>
        <w:shd w:val="clear" w:color="auto" w:fill="FFFFFF"/>
        <w:tabs>
          <w:tab w:val="left" w:pos="4156"/>
          <w:tab w:val="left" w:pos="4502"/>
          <w:tab w:val="center" w:pos="5145"/>
          <w:tab w:val="left" w:pos="5796"/>
          <w:tab w:val="left" w:pos="6216"/>
        </w:tabs>
        <w:autoSpaceDE/>
        <w:autoSpaceDN/>
        <w:adjustRightInd/>
        <w:spacing w:line="228" w:lineRule="auto"/>
        <w:ind w:firstLine="1843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132" type="#_x0000_t87" style="position:absolute;left:0;text-align:left;margin-left:80.5pt;margin-top:4.15pt;width:12pt;height:68.85pt;z-index:251628032"/>
        </w:pict>
      </w:r>
      <w:r w:rsidR="002D342E" w:rsidRPr="0023596C">
        <w:rPr>
          <w:rFonts w:ascii="Times New Roman" w:hAnsi="Times New Roman" w:cs="Times New Roman"/>
          <w:spacing w:val="-4"/>
          <w:sz w:val="22"/>
          <w:szCs w:val="22"/>
          <w:lang w:val="en-US"/>
        </w:rPr>
        <w:t xml:space="preserve">– </w:t>
      </w:r>
      <w:r w:rsidR="00AB7E8C" w:rsidRPr="0023596C">
        <w:rPr>
          <w:rFonts w:ascii="Times New Roman" w:hAnsi="Times New Roman" w:cs="Times New Roman"/>
          <w:sz w:val="22"/>
          <w:szCs w:val="22"/>
          <w:lang w:val="en-US"/>
        </w:rPr>
        <w:t>4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207" type="#_x0000_t75" style="width:8.4pt;height:16.85pt">
            <v:imagedata r:id="rId233" o:title=""/>
          </v:shape>
        </w:pict>
      </w:r>
      <w:r w:rsidR="00AB7E8C" w:rsidRPr="0023596C">
        <w:rPr>
          <w:rFonts w:ascii="Times New Roman" w:hAnsi="Times New Roman" w:cs="Times New Roman"/>
          <w:sz w:val="22"/>
          <w:szCs w:val="22"/>
          <w:lang w:val="en-US"/>
        </w:rPr>
        <w:t>+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AB7E8C" w:rsidRPr="0023596C">
        <w:rPr>
          <w:rFonts w:ascii="Times New Roman" w:hAnsi="Times New Roman" w:cs="Times New Roman"/>
          <w:sz w:val="22"/>
          <w:szCs w:val="22"/>
          <w:lang w:val="en-US"/>
        </w:rPr>
        <w:t>5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>
        <w:rPr>
          <w:rFonts w:ascii="Times New Roman" w:hAnsi="Times New Roman" w:cs="Times New Roman"/>
          <w:position w:val="-12"/>
          <w:sz w:val="22"/>
          <w:szCs w:val="22"/>
          <w:lang w:val="en-US"/>
        </w:rPr>
        <w:pict>
          <v:shape id="_x0000_i1208" type="#_x0000_t75" style="width:6.55pt;height:17.75pt">
            <v:imagedata r:id="rId234" o:title=""/>
          </v:shape>
        </w:pic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      </w:t>
      </w:r>
      <w:r w:rsidR="00AB7E8C" w:rsidRPr="0023596C">
        <w:rPr>
          <w:rFonts w:ascii="Times New Roman" w:hAnsi="Times New Roman" w:cs="Times New Roman"/>
          <w:sz w:val="22"/>
          <w:szCs w:val="22"/>
          <w:lang w:val="en-US"/>
        </w:rPr>
        <w:t>+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>
        <w:rPr>
          <w:rFonts w:ascii="Times New Roman" w:hAnsi="Times New Roman" w:cs="Times New Roman"/>
          <w:position w:val="-12"/>
          <w:sz w:val="22"/>
          <w:szCs w:val="22"/>
          <w:lang w:val="en-US"/>
        </w:rPr>
        <w:pict>
          <v:shape id="_x0000_i1209" type="#_x0000_t75" style="width:6.55pt;height:17.75pt">
            <v:imagedata r:id="rId235" o:title=""/>
          </v:shape>
        </w:pic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=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  <w:lang w:val="en-US"/>
        </w:rPr>
        <w:t>20</w:t>
      </w:r>
    </w:p>
    <w:p w:rsidR="00AB7E8C" w:rsidRPr="00AB7E8C" w:rsidRDefault="00AB7E8C" w:rsidP="002D342E">
      <w:pPr>
        <w:widowControl/>
        <w:shd w:val="clear" w:color="auto" w:fill="FFFFFF"/>
        <w:tabs>
          <w:tab w:val="left" w:pos="4192"/>
          <w:tab w:val="center" w:pos="5145"/>
          <w:tab w:val="left" w:pos="5796"/>
          <w:tab w:val="left" w:pos="6580"/>
          <w:tab w:val="left" w:pos="6690"/>
        </w:tabs>
        <w:autoSpaceDE/>
        <w:autoSpaceDN/>
        <w:adjustRightInd/>
        <w:spacing w:line="228" w:lineRule="auto"/>
        <w:ind w:firstLine="1843"/>
        <w:rPr>
          <w:rFonts w:ascii="Times New Roman" w:hAnsi="Times New Roman" w:cs="Times New Roman"/>
          <w:sz w:val="22"/>
          <w:szCs w:val="22"/>
          <w:lang w:val="en-US"/>
        </w:rPr>
      </w:pPr>
      <w:r w:rsidRPr="0023596C">
        <w:rPr>
          <w:rFonts w:ascii="Times New Roman" w:hAnsi="Times New Roman" w:cs="Times New Roman"/>
          <w:sz w:val="22"/>
          <w:szCs w:val="22"/>
          <w:lang w:val="en-US"/>
        </w:rPr>
        <w:t>7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210" type="#_x0000_t75" style="width:8.4pt;height:16.85pt">
            <v:imagedata r:id="rId236" o:title=""/>
          </v:shape>
        </w:pic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+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10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C83E51">
        <w:rPr>
          <w:rFonts w:ascii="Times New Roman" w:hAnsi="Times New Roman" w:cs="Times New Roman"/>
          <w:position w:val="-12"/>
          <w:sz w:val="22"/>
          <w:szCs w:val="22"/>
          <w:lang w:val="en-US"/>
        </w:rPr>
        <w:pict>
          <v:shape id="_x0000_i1211" type="#_x0000_t75" style="width:6.55pt;height:17.75pt">
            <v:imagedata r:id="rId237" o:title=""/>
          </v:shape>
        </w:pic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 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+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212" type="#_x0000_t75" style="width:8.4pt;height:16.85pt">
            <v:imagedata r:id="rId238" o:title=""/>
          </v:shape>
        </w:pic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  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=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70</w:t>
      </w:r>
    </w:p>
    <w:p w:rsidR="00AB7E8C" w:rsidRPr="00AB7E8C" w:rsidRDefault="00AB7E8C" w:rsidP="002D342E">
      <w:pPr>
        <w:widowControl/>
        <w:shd w:val="clear" w:color="auto" w:fill="FFFFFF"/>
        <w:tabs>
          <w:tab w:val="left" w:pos="4138"/>
          <w:tab w:val="left" w:pos="4320"/>
          <w:tab w:val="left" w:pos="5359"/>
          <w:tab w:val="left" w:pos="5796"/>
          <w:tab w:val="left" w:pos="6580"/>
          <w:tab w:val="left" w:pos="6690"/>
        </w:tabs>
        <w:autoSpaceDE/>
        <w:autoSpaceDN/>
        <w:adjustRightInd/>
        <w:spacing w:line="228" w:lineRule="auto"/>
        <w:ind w:firstLine="1843"/>
        <w:rPr>
          <w:rFonts w:ascii="Times New Roman" w:hAnsi="Times New Roman" w:cs="Times New Roman"/>
          <w:sz w:val="22"/>
          <w:szCs w:val="22"/>
          <w:lang w:val="en-US"/>
        </w:rPr>
      </w:pP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213" type="#_x0000_t75" style="width:8.4pt;height:16.85pt">
            <v:imagedata r:id="rId239" o:title=""/>
          </v:shape>
        </w:pict>
      </w:r>
      <w:r w:rsidR="002D342E" w:rsidRPr="0023596C">
        <w:rPr>
          <w:rFonts w:ascii="Times New Roman" w:hAnsi="Times New Roman" w:cs="Times New Roman"/>
          <w:spacing w:val="-4"/>
          <w:sz w:val="22"/>
          <w:szCs w:val="22"/>
          <w:lang w:val="en-US"/>
        </w:rPr>
        <w:t xml:space="preserve">–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3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C83E51">
        <w:rPr>
          <w:rFonts w:ascii="Times New Roman" w:hAnsi="Times New Roman" w:cs="Times New Roman"/>
          <w:position w:val="-12"/>
          <w:sz w:val="22"/>
          <w:szCs w:val="22"/>
          <w:lang w:val="en-US"/>
        </w:rPr>
        <w:pict>
          <v:shape id="_x0000_i1214" type="#_x0000_t75" style="width:6.55pt;height:17.75pt">
            <v:imagedata r:id="rId240" o:title=""/>
          </v:shape>
        </w:pic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  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+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215" type="#_x0000_t75" style="width:5.6pt;height:16.85pt">
            <v:imagedata r:id="rId241" o:title=""/>
          </v:shape>
        </w:pic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=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6</w:t>
      </w:r>
    </w:p>
    <w:p w:rsidR="00AB7E8C" w:rsidRPr="0023596C" w:rsidRDefault="00AB7E8C" w:rsidP="002D342E">
      <w:pPr>
        <w:widowControl/>
        <w:shd w:val="clear" w:color="auto" w:fill="FFFFFF"/>
        <w:tabs>
          <w:tab w:val="left" w:pos="4138"/>
          <w:tab w:val="left" w:pos="4320"/>
          <w:tab w:val="left" w:pos="5359"/>
          <w:tab w:val="left" w:pos="5796"/>
          <w:tab w:val="left" w:pos="6580"/>
          <w:tab w:val="left" w:pos="6690"/>
        </w:tabs>
        <w:autoSpaceDE/>
        <w:autoSpaceDN/>
        <w:adjustRightInd/>
        <w:spacing w:line="228" w:lineRule="auto"/>
        <w:ind w:firstLine="1843"/>
        <w:rPr>
          <w:rFonts w:ascii="Times New Roman" w:hAnsi="Times New Roman" w:cs="Times New Roman"/>
          <w:sz w:val="22"/>
          <w:szCs w:val="22"/>
          <w:lang w:val="en-US"/>
        </w:rPr>
      </w:pPr>
      <w:r w:rsidRPr="00AB7E8C">
        <w:rPr>
          <w:rFonts w:ascii="Times New Roman" w:hAnsi="Times New Roman" w:cs="Times New Roman"/>
          <w:sz w:val="22"/>
          <w:szCs w:val="22"/>
          <w:lang w:val="en-US"/>
        </w:rPr>
        <w:lastRenderedPageBreak/>
        <w:t>x</w:t>
      </w:r>
      <w:r w:rsidR="00C83E51">
        <w:rPr>
          <w:rFonts w:ascii="Times New Roman" w:hAnsi="Times New Roman" w:cs="Times New Roman"/>
          <w:position w:val="-14"/>
          <w:sz w:val="22"/>
          <w:szCs w:val="22"/>
          <w:lang w:val="en-US"/>
        </w:rPr>
        <w:pict>
          <v:shape id="_x0000_i1216" type="#_x0000_t75" style="width:8.4pt;height:18.7pt">
            <v:imagedata r:id="rId242" o:title=""/>
          </v:shape>
        </w:pict>
      </w:r>
      <w:r w:rsidR="00C83E51"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217" type="#_x0000_t75" style="width:18.7pt;height:14.05pt">
            <v:imagedata r:id="rId243" o:title=""/>
          </v:shape>
        </w:pic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(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j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=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1,</w:t>
      </w:r>
      <w:r w:rsidR="00281CC4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2,</w:t>
      </w:r>
      <w:r w:rsidR="00281CC4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3,</w:t>
      </w:r>
      <w:r w:rsidR="00281CC4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4,</w:t>
      </w:r>
      <w:r w:rsidR="00281CC4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3596C">
        <w:rPr>
          <w:rFonts w:ascii="Times New Roman" w:hAnsi="Times New Roman" w:cs="Times New Roman"/>
          <w:sz w:val="22"/>
          <w:szCs w:val="22"/>
          <w:lang w:val="en-US"/>
        </w:rPr>
        <w:t>5)</w:t>
      </w:r>
      <w:r w:rsidR="002D342E" w:rsidRPr="0023596C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:rsidR="00AB7E8C" w:rsidRPr="00AB7E8C" w:rsidRDefault="00AB7E8C" w:rsidP="002D342E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>Отбрасывая в системе уравнений базисные переменные, пр</w:t>
      </w:r>
      <w:r w:rsidRPr="00AB7E8C">
        <w:rPr>
          <w:rFonts w:ascii="Times New Roman" w:hAnsi="Times New Roman" w:cs="Times New Roman"/>
          <w:sz w:val="22"/>
          <w:szCs w:val="22"/>
        </w:rPr>
        <w:t>и</w:t>
      </w:r>
      <w:r w:rsidRPr="00AB7E8C">
        <w:rPr>
          <w:rFonts w:ascii="Times New Roman" w:hAnsi="Times New Roman" w:cs="Times New Roman"/>
          <w:sz w:val="22"/>
          <w:szCs w:val="22"/>
        </w:rPr>
        <w:t>ходим к системе неравенств:</w:t>
      </w:r>
    </w:p>
    <w:p w:rsidR="00AB7E8C" w:rsidRPr="00AB7E8C" w:rsidRDefault="00C83E51" w:rsidP="00AB7E8C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72"/>
          <w:sz w:val="22"/>
          <w:szCs w:val="22"/>
          <w:lang w:val="en-US"/>
        </w:rPr>
        <w:pict>
          <v:shape id="_x0000_i1218" type="#_x0000_t75" style="width:86.05pt;height:80.4pt">
            <v:imagedata r:id="rId244" o:title=""/>
          </v:shape>
        </w:pict>
      </w:r>
    </w:p>
    <w:p w:rsidR="00AB7E8C" w:rsidRPr="00AB7E8C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>3. Решаем полученную задачу графическим методом.</w:t>
      </w:r>
    </w:p>
    <w:p w:rsidR="00E45E3B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>а) Построим ОДР в плоскости 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>ОХ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="000D51EA">
        <w:rPr>
          <w:rFonts w:ascii="Times New Roman" w:hAnsi="Times New Roman" w:cs="Times New Roman"/>
          <w:sz w:val="22"/>
          <w:szCs w:val="22"/>
        </w:rPr>
        <w:t xml:space="preserve"> (рис. </w:t>
      </w:r>
      <w:r w:rsidR="000D51EA" w:rsidRPr="007C7B24">
        <w:rPr>
          <w:rFonts w:ascii="Times New Roman" w:hAnsi="Times New Roman" w:cs="Times New Roman"/>
          <w:sz w:val="22"/>
          <w:szCs w:val="22"/>
        </w:rPr>
        <w:t>1</w:t>
      </w:r>
      <w:r w:rsidR="00117CAF">
        <w:rPr>
          <w:rFonts w:ascii="Times New Roman" w:hAnsi="Times New Roman" w:cs="Times New Roman"/>
          <w:sz w:val="22"/>
          <w:szCs w:val="22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). </w:t>
      </w:r>
    </w:p>
    <w:p w:rsidR="00AB7E8C" w:rsidRPr="00AB7E8C" w:rsidRDefault="00C83E51" w:rsidP="00E45E3B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219" type="#_x0000_t75" style="width:130.9pt;height:105.65pt">
            <v:imagedata r:id="rId245" o:title="Безымянный"/>
          </v:shape>
        </w:pict>
      </w:r>
    </w:p>
    <w:p w:rsidR="00E45E3B" w:rsidRPr="00E45E3B" w:rsidRDefault="000D51EA" w:rsidP="00E45E3B">
      <w:pPr>
        <w:widowControl/>
        <w:autoSpaceDE/>
        <w:autoSpaceDN/>
        <w:adjustRightInd/>
        <w:spacing w:line="228" w:lineRule="auto"/>
        <w:ind w:right="39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</w:t>
      </w:r>
      <w:r w:rsidR="00E45E3B">
        <w:rPr>
          <w:rFonts w:ascii="Times New Roman" w:hAnsi="Times New Roman" w:cs="Times New Roman"/>
          <w:sz w:val="18"/>
          <w:szCs w:val="18"/>
        </w:rPr>
        <w:t>1</w:t>
      </w:r>
      <w:r w:rsidR="00117CAF">
        <w:rPr>
          <w:rFonts w:ascii="Times New Roman" w:hAnsi="Times New Roman" w:cs="Times New Roman"/>
          <w:sz w:val="18"/>
          <w:szCs w:val="18"/>
        </w:rPr>
        <w:t>4</w:t>
      </w:r>
    </w:p>
    <w:p w:rsidR="00E45E3B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  <w:lang w:val="en-US"/>
        </w:rPr>
        <w:t>L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z w:val="22"/>
          <w:szCs w:val="22"/>
        </w:rPr>
        <w:t xml:space="preserve">:    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81CC4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4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+ 5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20,         (0; 4) (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81CC4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5; 0),</w:t>
      </w:r>
    </w:p>
    <w:p w:rsidR="00E45E3B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  <w:lang w:val="en-US"/>
        </w:rPr>
        <w:t>L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z w:val="22"/>
          <w:szCs w:val="22"/>
        </w:rPr>
        <w:t>:     7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+ 10х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70,      </w:t>
      </w:r>
      <w:r w:rsidR="00281CC4" w:rsidRPr="007C7B24">
        <w:rPr>
          <w:rFonts w:ascii="Times New Roman" w:hAnsi="Times New Roman" w:cs="Times New Roman"/>
          <w:sz w:val="22"/>
          <w:szCs w:val="22"/>
        </w:rPr>
        <w:t xml:space="preserve">   </w:t>
      </w:r>
      <w:r w:rsidRPr="00AB7E8C">
        <w:rPr>
          <w:rFonts w:ascii="Times New Roman" w:hAnsi="Times New Roman" w:cs="Times New Roman"/>
          <w:sz w:val="22"/>
          <w:szCs w:val="22"/>
        </w:rPr>
        <w:t xml:space="preserve"> (0; 7) (10; 0),</w:t>
      </w:r>
    </w:p>
    <w:p w:rsidR="00AB7E8C" w:rsidRPr="00AB7E8C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  <w:lang w:val="en-US"/>
        </w:rPr>
        <w:t>L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AB7E8C">
        <w:rPr>
          <w:rFonts w:ascii="Times New Roman" w:hAnsi="Times New Roman" w:cs="Times New Roman"/>
          <w:sz w:val="22"/>
          <w:szCs w:val="22"/>
        </w:rPr>
        <w:t xml:space="preserve">:    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Pr="00AB7E8C">
        <w:rPr>
          <w:rFonts w:ascii="Times New Roman" w:hAnsi="Times New Roman" w:cs="Times New Roman"/>
          <w:sz w:val="22"/>
          <w:szCs w:val="22"/>
        </w:rPr>
        <w:t xml:space="preserve"> 3х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6,           </w:t>
      </w:r>
      <w:r w:rsidR="00281CC4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 xml:space="preserve">   (0;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81CC4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2) (6; 0);</w:t>
      </w:r>
    </w:p>
    <w:p w:rsidR="00AB7E8C" w:rsidRPr="00AB7E8C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б) </w:t>
      </w:r>
      <w:r w:rsidR="00C83E51"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220" type="#_x0000_t75" style="width:10.3pt;height:14.05pt">
            <v:imagedata r:id="rId246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 xml:space="preserve"> = (6;</w:t>
      </w:r>
      <w:r w:rsidR="00281CC4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 xml:space="preserve">15)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sym w:font="Symbol" w:char="F0DE"/>
      </w:r>
      <w:r w:rsidRPr="00AB7E8C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sym w:font="Symbol" w:char="F06C"/>
      </w:r>
      <w:r w:rsidR="00C83E51"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221" type="#_x0000_t75" style="width:9.35pt;height:16.85pt">
            <v:imagedata r:id="rId247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 xml:space="preserve"> = (2;</w:t>
      </w:r>
      <w:r w:rsidR="00281CC4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5),</w:t>
      </w:r>
    </w:p>
    <w:p w:rsidR="00E45E3B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в)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AB7E8C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o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81CC4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 xml:space="preserve">38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sym w:font="Symbol" w:char="F0DE"/>
      </w:r>
      <w:r w:rsidRPr="00AB7E8C">
        <w:rPr>
          <w:rFonts w:ascii="Times New Roman" w:hAnsi="Times New Roman" w:cs="Times New Roman"/>
          <w:sz w:val="22"/>
          <w:szCs w:val="22"/>
        </w:rPr>
        <w:t xml:space="preserve"> 6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+ 15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0,</w:t>
      </w:r>
    </w:p>
    <w:p w:rsidR="00E45E3B" w:rsidRDefault="00C83E51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24"/>
          <w:sz w:val="22"/>
          <w:szCs w:val="22"/>
          <w:lang w:val="en-US"/>
        </w:rPr>
        <w:pict>
          <v:shape id="_x0000_i1222" type="#_x0000_t75" style="width:53.3pt;height:29pt">
            <v:imagedata r:id="rId248" o:title=""/>
          </v:shape>
        </w:pict>
      </w:r>
      <w:r w:rsidR="00AB7E8C" w:rsidRPr="00AB7E8C">
        <w:rPr>
          <w:rFonts w:ascii="Times New Roman" w:hAnsi="Times New Roman" w:cs="Times New Roman"/>
          <w:sz w:val="22"/>
          <w:szCs w:val="22"/>
        </w:rPr>
        <w:t xml:space="preserve"> (0; 0) (5;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81CC4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sz w:val="22"/>
          <w:szCs w:val="22"/>
        </w:rPr>
        <w:t>2).</w:t>
      </w:r>
    </w:p>
    <w:p w:rsidR="00AB7E8C" w:rsidRPr="00E45E3B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/>
          <w:sz w:val="22"/>
          <w:szCs w:val="22"/>
        </w:rPr>
        <w:t>г) Целевая функция принимает max значение в точке В, найдем ее</w:t>
      </w:r>
    </w:p>
    <w:p w:rsidR="00AB7E8C" w:rsidRPr="00AB7E8C" w:rsidRDefault="00C83E51" w:rsidP="00AB7E8C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0"/>
          <w:sz w:val="22"/>
          <w:szCs w:val="22"/>
        </w:rPr>
        <w:pict>
          <v:shape id="_x0000_i1223" type="#_x0000_t75" style="width:18.7pt;height:33.65pt">
            <v:imagedata r:id="rId189" o:title=""/>
          </v:shape>
        </w:pict>
      </w:r>
      <w:r>
        <w:rPr>
          <w:rFonts w:ascii="Times New Roman" w:hAnsi="Times New Roman" w:cs="Times New Roman"/>
          <w:position w:val="-32"/>
          <w:sz w:val="22"/>
          <w:szCs w:val="22"/>
        </w:rPr>
        <w:pict>
          <v:shape id="_x0000_i1224" type="#_x0000_t75" style="width:77.6pt;height:33.65pt">
            <v:imagedata r:id="rId249" o:title=""/>
          </v:shape>
        </w:pict>
      </w:r>
      <w:r w:rsidR="00AB7E8C" w:rsidRPr="00AB7E8C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="00AB7E8C" w:rsidRPr="00AB7E8C">
        <w:rPr>
          <w:rFonts w:ascii="Times New Roman" w:hAnsi="Times New Roman" w:cs="Times New Roman"/>
          <w:position w:val="-4"/>
          <w:sz w:val="22"/>
          <w:szCs w:val="22"/>
        </w:rPr>
        <w:sym w:font="Symbol" w:char="F0DE"/>
      </w:r>
      <w:r w:rsidR="00AB7E8C" w:rsidRPr="00AB7E8C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>
        <w:rPr>
          <w:rFonts w:ascii="Times New Roman" w:hAnsi="Times New Roman" w:cs="Times New Roman"/>
          <w:position w:val="-44"/>
          <w:sz w:val="22"/>
          <w:szCs w:val="22"/>
        </w:rPr>
        <w:pict>
          <v:shape id="_x0000_i1225" type="#_x0000_t75" style="width:34.6pt;height:40.2pt">
            <v:imagedata r:id="rId250" o:title=""/>
          </v:shape>
        </w:pict>
      </w:r>
    </w:p>
    <w:p w:rsidR="00AB7E8C" w:rsidRPr="00AB7E8C" w:rsidRDefault="00AB7E8C" w:rsidP="00AB7E8C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z w:val="22"/>
          <w:szCs w:val="22"/>
        </w:rPr>
        <w:t xml:space="preserve">max Z = </w:t>
      </w:r>
      <w:r w:rsidR="00281CC4" w:rsidRPr="00AB7E8C">
        <w:rPr>
          <w:rFonts w:ascii="Times New Roman" w:hAnsi="Times New Roman" w:cs="Times New Roman"/>
          <w:spacing w:val="-4"/>
          <w:sz w:val="22"/>
          <w:szCs w:val="22"/>
        </w:rPr>
        <w:t>–</w:t>
      </w:r>
      <w:r w:rsidR="00281CC4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38</w:t>
      </w:r>
      <w:r w:rsidR="00281CC4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+</w:t>
      </w:r>
      <w:r w:rsidR="00281CC4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12</w:t>
      </w:r>
      <w:r w:rsidR="00281CC4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+</w:t>
      </w:r>
      <w:r w:rsidR="00281CC4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</w:rPr>
        <w:t>84 = 58.</w:t>
      </w:r>
    </w:p>
    <w:p w:rsidR="00AB7E8C" w:rsidRPr="00AB7E8C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д) Для </w:t>
      </w:r>
      <w:r w:rsidRPr="00E45E3B">
        <w:rPr>
          <w:rFonts w:ascii="Times New Roman" w:hAnsi="Times New Roman"/>
          <w:sz w:val="22"/>
          <w:szCs w:val="22"/>
        </w:rPr>
        <w:t>отыскания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оптимального плана подставим значения 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и 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 xml:space="preserve"> в x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, 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, х</w:t>
      </w:r>
      <w:r w:rsidRPr="00AB7E8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3</w:t>
      </w:r>
      <w:r w:rsidRPr="00AB7E8C">
        <w:rPr>
          <w:rFonts w:ascii="Times New Roman" w:hAnsi="Times New Roman" w:cs="Times New Roman"/>
          <w:spacing w:val="-4"/>
          <w:sz w:val="22"/>
          <w:szCs w:val="22"/>
        </w:rPr>
        <w:t>,</w:t>
      </w:r>
      <w:r w:rsidRPr="00AB7E8C">
        <w:rPr>
          <w:rFonts w:ascii="Times New Roman" w:hAnsi="Times New Roman" w:cs="Times New Roman"/>
          <w:sz w:val="22"/>
          <w:szCs w:val="22"/>
        </w:rPr>
        <w:t xml:space="preserve"> получим </w:t>
      </w:r>
      <w:r w:rsidR="00C83E51">
        <w:rPr>
          <w:rFonts w:ascii="Times New Roman" w:hAnsi="Times New Roman" w:cs="Times New Roman"/>
          <w:position w:val="-4"/>
          <w:sz w:val="22"/>
          <w:szCs w:val="22"/>
        </w:rPr>
        <w:pict>
          <v:shape id="_x0000_i1226" type="#_x0000_t75" style="width:13.1pt;height:15.9pt">
            <v:imagedata r:id="rId251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>: 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227" type="#_x0000_t75" style="width:20.55pt;height:29pt">
            <v:imagedata r:id="rId252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>; 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0; 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0; 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2; х</w:t>
      </w:r>
      <w:r w:rsidRPr="00AB7E8C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AB7E8C">
        <w:rPr>
          <w:rFonts w:ascii="Times New Roman" w:hAnsi="Times New Roman" w:cs="Times New Roman"/>
          <w:sz w:val="22"/>
          <w:szCs w:val="22"/>
        </w:rPr>
        <w:t xml:space="preserve"> = 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228" type="#_x0000_t75" style="width:15.9pt;height:26.2pt">
            <v:imagedata r:id="rId253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>;</w:t>
      </w:r>
    </w:p>
    <w:p w:rsidR="00AB7E8C" w:rsidRPr="00E45E3B" w:rsidRDefault="00AB7E8C" w:rsidP="00E45E3B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45E3B">
        <w:rPr>
          <w:rFonts w:ascii="Times New Roman" w:hAnsi="Times New Roman"/>
          <w:sz w:val="22"/>
          <w:szCs w:val="22"/>
        </w:rPr>
        <w:lastRenderedPageBreak/>
        <w:t>Ответ</w:t>
      </w:r>
      <w:r w:rsidRPr="00AB7E8C">
        <w:rPr>
          <w:rFonts w:ascii="Times New Roman" w:hAnsi="Times New Roman" w:cs="Times New Roman"/>
          <w:sz w:val="22"/>
          <w:szCs w:val="22"/>
        </w:rPr>
        <w:t>:</w:t>
      </w:r>
      <w:r w:rsidRPr="0023596C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4"/>
          <w:sz w:val="22"/>
          <w:szCs w:val="22"/>
        </w:rPr>
        <w:pict>
          <v:shape id="_x0000_i1229" type="#_x0000_t75" style="width:13.1pt;height:15.9pt">
            <v:imagedata r:id="rId254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 xml:space="preserve"> = (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230" type="#_x0000_t75" style="width:20.55pt;height:29pt">
            <v:imagedata r:id="rId252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 xml:space="preserve">; 0; 0; 2; 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231" type="#_x0000_t75" style="width:16.85pt;height:29pt">
            <v:imagedata r:id="rId255" o:title=""/>
          </v:shape>
        </w:pict>
      </w:r>
      <w:r w:rsidRPr="00AB7E8C">
        <w:rPr>
          <w:rFonts w:ascii="Times New Roman" w:hAnsi="Times New Roman" w:cs="Times New Roman"/>
          <w:sz w:val="22"/>
          <w:szCs w:val="22"/>
        </w:rPr>
        <w:t>)</w:t>
      </w:r>
      <w:r w:rsidRPr="0023596C">
        <w:rPr>
          <w:rFonts w:ascii="Times New Roman" w:hAnsi="Times New Roman" w:cs="Times New Roman"/>
          <w:sz w:val="22"/>
          <w:szCs w:val="22"/>
        </w:rPr>
        <w:t xml:space="preserve">,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23596C">
        <w:rPr>
          <w:rFonts w:ascii="Times New Roman" w:hAnsi="Times New Roman" w:cs="Times New Roman"/>
          <w:sz w:val="22"/>
          <w:szCs w:val="22"/>
        </w:rPr>
        <w:t xml:space="preserve"> </w:t>
      </w:r>
      <w:r w:rsidRPr="00AB7E8C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23596C">
        <w:rPr>
          <w:rFonts w:ascii="Times New Roman" w:hAnsi="Times New Roman" w:cs="Times New Roman"/>
          <w:sz w:val="22"/>
          <w:szCs w:val="22"/>
        </w:rPr>
        <w:t xml:space="preserve"> = 58</w:t>
      </w:r>
      <w:r w:rsidR="00E45E3B">
        <w:rPr>
          <w:rFonts w:ascii="Times New Roman" w:hAnsi="Times New Roman" w:cs="Times New Roman"/>
          <w:sz w:val="22"/>
          <w:szCs w:val="22"/>
        </w:rPr>
        <w:t>.</w:t>
      </w:r>
    </w:p>
    <w:p w:rsidR="00E05758" w:rsidRDefault="00E05758" w:rsidP="009452D6">
      <w:pPr>
        <w:pStyle w:val="FR1"/>
        <w:spacing w:line="240" w:lineRule="auto"/>
        <w:ind w:firstLine="0"/>
        <w:rPr>
          <w:sz w:val="20"/>
        </w:rPr>
      </w:pPr>
    </w:p>
    <w:p w:rsidR="00196761" w:rsidRDefault="00196761" w:rsidP="006C3103">
      <w:pPr>
        <w:jc w:val="center"/>
        <w:rPr>
          <w:rFonts w:ascii="Times New Roman" w:hAnsi="Times New Roman" w:cs="Times New Roman"/>
          <w:b/>
          <w:sz w:val="22"/>
          <w:szCs w:val="22"/>
        </w:rPr>
      </w:pPr>
    </w:p>
    <w:p w:rsidR="006C3103" w:rsidRPr="006C3103" w:rsidRDefault="006C3103" w:rsidP="00196761">
      <w:pPr>
        <w:spacing w:line="23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 w:rsidRPr="006C3103">
        <w:rPr>
          <w:rFonts w:ascii="Times New Roman" w:hAnsi="Times New Roman" w:cs="Times New Roman"/>
          <w:b/>
          <w:sz w:val="22"/>
          <w:szCs w:val="22"/>
        </w:rPr>
        <w:t>Задания для самостоятельной работы</w:t>
      </w:r>
    </w:p>
    <w:p w:rsidR="006C3103" w:rsidRPr="006C3103" w:rsidRDefault="007521D0" w:rsidP="00196761">
      <w:pPr>
        <w:spacing w:before="120" w:line="230" w:lineRule="auto"/>
        <w:ind w:firstLine="397"/>
        <w:jc w:val="both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>Задание</w:t>
      </w:r>
      <w:r w:rsidR="006C3103" w:rsidRPr="00215943">
        <w:rPr>
          <w:rFonts w:ascii="Times New Roman" w:hAnsi="Times New Roman" w:cs="Times New Roman"/>
          <w:i/>
          <w:sz w:val="22"/>
          <w:szCs w:val="22"/>
        </w:rPr>
        <w:t xml:space="preserve"> 1.</w:t>
      </w:r>
      <w:r w:rsidR="006C3103" w:rsidRPr="006C3103">
        <w:rPr>
          <w:rFonts w:ascii="Times New Roman" w:hAnsi="Times New Roman" w:cs="Times New Roman"/>
          <w:b/>
          <w:i/>
          <w:sz w:val="22"/>
          <w:szCs w:val="22"/>
        </w:rPr>
        <w:t xml:space="preserve"> </w:t>
      </w:r>
      <w:r w:rsidR="006C3103" w:rsidRPr="006C3103">
        <w:rPr>
          <w:rFonts w:ascii="Times New Roman" w:hAnsi="Times New Roman" w:cs="Times New Roman"/>
          <w:sz w:val="22"/>
          <w:szCs w:val="22"/>
        </w:rPr>
        <w:t xml:space="preserve">Решите графическим методом задачу линейного программирования </w:t>
      </w:r>
      <w:r w:rsidR="006C3103" w:rsidRPr="006C3103">
        <w:rPr>
          <w:rFonts w:ascii="Times New Roman" w:hAnsi="Times New Roman" w:cs="Times New Roman"/>
          <w:i/>
          <w:sz w:val="22"/>
          <w:szCs w:val="22"/>
        </w:rPr>
        <w:t>(</w:t>
      </w:r>
      <w:r w:rsidR="006C3103" w:rsidRPr="006C3103">
        <w:rPr>
          <w:rFonts w:ascii="Times New Roman" w:hAnsi="Times New Roman" w:cs="Times New Roman"/>
          <w:i/>
          <w:sz w:val="22"/>
          <w:szCs w:val="22"/>
          <w:lang w:val="en-US"/>
        </w:rPr>
        <w:t>x</w:t>
      </w:r>
      <w:r w:rsidR="006C3103" w:rsidRPr="006C3103">
        <w:rPr>
          <w:rFonts w:ascii="Times New Roman" w:hAnsi="Times New Roman" w:cs="Times New Roman"/>
          <w:i/>
          <w:sz w:val="22"/>
          <w:szCs w:val="22"/>
          <w:vertAlign w:val="subscript"/>
        </w:rPr>
        <w:t xml:space="preserve">1 </w:t>
      </w:r>
      <w:r w:rsidR="006C3103" w:rsidRPr="006C3103">
        <w:rPr>
          <w:rFonts w:ascii="Times New Roman" w:hAnsi="Times New Roman" w:cs="Times New Roman"/>
          <w:i/>
          <w:sz w:val="22"/>
          <w:szCs w:val="22"/>
        </w:rPr>
        <w:t xml:space="preserve">≥ 0, </w:t>
      </w:r>
      <w:r w:rsidR="006C3103" w:rsidRPr="006C3103">
        <w:rPr>
          <w:rFonts w:ascii="Times New Roman" w:hAnsi="Times New Roman" w:cs="Times New Roman"/>
          <w:i/>
          <w:sz w:val="22"/>
          <w:szCs w:val="22"/>
          <w:lang w:val="en-US"/>
        </w:rPr>
        <w:t>x</w:t>
      </w:r>
      <w:r w:rsidR="006C3103" w:rsidRPr="006C3103">
        <w:rPr>
          <w:rFonts w:ascii="Times New Roman" w:hAnsi="Times New Roman" w:cs="Times New Roman"/>
          <w:i/>
          <w:sz w:val="22"/>
          <w:szCs w:val="22"/>
          <w:vertAlign w:val="subscript"/>
        </w:rPr>
        <w:t>2</w:t>
      </w:r>
      <w:r w:rsidR="006C3103" w:rsidRPr="006C3103">
        <w:rPr>
          <w:rFonts w:ascii="Times New Roman" w:hAnsi="Times New Roman" w:cs="Times New Roman"/>
          <w:i/>
          <w:sz w:val="22"/>
          <w:szCs w:val="22"/>
        </w:rPr>
        <w:t xml:space="preserve"> ≥ 0):</w:t>
      </w:r>
    </w:p>
    <w:p w:rsidR="006C3103" w:rsidRPr="005501B1" w:rsidRDefault="006C3103" w:rsidP="00196761">
      <w:pPr>
        <w:spacing w:line="230" w:lineRule="auto"/>
        <w:ind w:firstLine="397"/>
        <w:rPr>
          <w:rFonts w:ascii="Times New Roman" w:hAnsi="Times New Roman" w:cs="Times New Roman"/>
          <w:sz w:val="10"/>
          <w:szCs w:val="10"/>
        </w:r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265"/>
        <w:gridCol w:w="15"/>
        <w:gridCol w:w="1785"/>
        <w:gridCol w:w="104"/>
        <w:gridCol w:w="248"/>
        <w:gridCol w:w="33"/>
        <w:gridCol w:w="1787"/>
        <w:gridCol w:w="34"/>
        <w:gridCol w:w="281"/>
        <w:gridCol w:w="37"/>
        <w:gridCol w:w="1761"/>
      </w:tblGrid>
      <w:tr w:rsidR="006C3103" w:rsidRPr="00B57E62">
        <w:trPr>
          <w:jc w:val="center"/>
        </w:trPr>
        <w:tc>
          <w:tcPr>
            <w:tcW w:w="209" w:type="pct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1.</w:t>
            </w:r>
          </w:p>
        </w:tc>
        <w:bookmarkStart w:id="0" w:name="_GoBack"/>
        <w:tc>
          <w:tcPr>
            <w:tcW w:w="141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C83E51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83E51">
              <w:rPr>
                <w:rFonts w:ascii="Times New Roman" w:hAnsi="Times New Roman" w:cs="Times New Roman"/>
                <w:position w:val="-86"/>
                <w:sz w:val="22"/>
                <w:szCs w:val="22"/>
              </w:rPr>
              <w:object w:dxaOrig="1640" w:dyaOrig="1840">
                <v:shape id="_x0000_i2712" type="#_x0000_t75" style="width:82.3pt;height:91.65pt" o:ole="">
                  <v:imagedata r:id="rId256" o:title=""/>
                </v:shape>
                <o:OLEObject Type="Embed" ProgID="Equation.DSMT4" ShapeID="_x0000_i2712" DrawAspect="Content" ObjectID="_1698740660" r:id="rId257"/>
              </w:object>
            </w:r>
            <w:bookmarkEnd w:id="0"/>
          </w:p>
        </w:tc>
        <w:tc>
          <w:tcPr>
            <w:tcW w:w="277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6.</w:t>
            </w:r>
          </w:p>
        </w:tc>
        <w:tc>
          <w:tcPr>
            <w:tcW w:w="1433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B57E62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</w:rPr>
            </w:pPr>
            <w:r w:rsidRPr="00AE1EA6">
              <w:rPr>
                <w:rFonts w:ascii="Times New Roman" w:hAnsi="Times New Roman" w:cs="Times New Roman"/>
                <w:position w:val="-52"/>
              </w:rPr>
              <w:object w:dxaOrig="1560" w:dyaOrig="1140">
                <v:shape id="_x0000_i1233" type="#_x0000_t75" style="width:77.6pt;height:57.05pt" o:ole="">
                  <v:imagedata r:id="rId258" o:title=""/>
                </v:shape>
                <o:OLEObject Type="Embed" ProgID="Equation.3" ShapeID="_x0000_i1233" DrawAspect="Content" ObjectID="_1698740661" r:id="rId259"/>
              </w:object>
            </w:r>
          </w:p>
        </w:tc>
        <w:tc>
          <w:tcPr>
            <w:tcW w:w="277" w:type="pct"/>
            <w:gridSpan w:val="3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11.</w:t>
            </w:r>
          </w:p>
        </w:tc>
        <w:tc>
          <w:tcPr>
            <w:tcW w:w="138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B57E62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</w:rPr>
            </w:pPr>
            <w:r w:rsidRPr="00EE3783">
              <w:rPr>
                <w:rFonts w:ascii="Times New Roman" w:hAnsi="Times New Roman" w:cs="Times New Roman"/>
                <w:position w:val="-76"/>
              </w:rPr>
              <w:object w:dxaOrig="1600" w:dyaOrig="1620">
                <v:shape id="_x0000_i1234" type="#_x0000_t75" style="width:80.4pt;height:81.35pt" o:ole="">
                  <v:imagedata r:id="rId260" o:title=""/>
                </v:shape>
                <o:OLEObject Type="Embed" ProgID="Equation.3" ShapeID="_x0000_i1234" DrawAspect="Content" ObjectID="_1698740662" r:id="rId261"/>
              </w:object>
            </w:r>
          </w:p>
        </w:tc>
      </w:tr>
      <w:tr w:rsidR="006C3103" w:rsidRPr="00B57E62">
        <w:trPr>
          <w:jc w:val="center"/>
        </w:trPr>
        <w:tc>
          <w:tcPr>
            <w:tcW w:w="209" w:type="pct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2.</w:t>
            </w:r>
          </w:p>
        </w:tc>
        <w:tc>
          <w:tcPr>
            <w:tcW w:w="141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88"/>
                <w:sz w:val="22"/>
                <w:szCs w:val="22"/>
              </w:rPr>
              <w:object w:dxaOrig="1640" w:dyaOrig="1860">
                <v:shape id="_x0000_i1235" type="#_x0000_t75" style="width:80.4pt;height:90.7pt" o:ole="">
                  <v:imagedata r:id="rId262" o:title=""/>
                </v:shape>
                <o:OLEObject Type="Embed" ProgID="Equation.3" ShapeID="_x0000_i1235" DrawAspect="Content" ObjectID="_1698740663" r:id="rId263"/>
              </w:object>
            </w:r>
          </w:p>
        </w:tc>
        <w:tc>
          <w:tcPr>
            <w:tcW w:w="277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7.</w:t>
            </w:r>
          </w:p>
        </w:tc>
        <w:tc>
          <w:tcPr>
            <w:tcW w:w="1433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820" w:dyaOrig="1620">
                <v:shape id="_x0000_i1236" type="#_x0000_t75" style="width:90.7pt;height:81.35pt" o:ole="">
                  <v:imagedata r:id="rId264" o:title=""/>
                </v:shape>
                <o:OLEObject Type="Embed" ProgID="Equation.3" ShapeID="_x0000_i1236" DrawAspect="Content" ObjectID="_1698740664" r:id="rId265"/>
              </w:object>
            </w:r>
          </w:p>
        </w:tc>
        <w:tc>
          <w:tcPr>
            <w:tcW w:w="277" w:type="pct"/>
            <w:gridSpan w:val="3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12.</w:t>
            </w:r>
          </w:p>
        </w:tc>
        <w:tc>
          <w:tcPr>
            <w:tcW w:w="138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760" w:dyaOrig="1620">
                <v:shape id="_x0000_i1237" type="#_x0000_t75" style="width:87.9pt;height:81.35pt" o:ole="">
                  <v:imagedata r:id="rId266" o:title=""/>
                </v:shape>
                <o:OLEObject Type="Embed" ProgID="Equation.3" ShapeID="_x0000_i1237" DrawAspect="Content" ObjectID="_1698740665" r:id="rId267"/>
              </w:object>
            </w:r>
          </w:p>
        </w:tc>
      </w:tr>
      <w:tr w:rsidR="006C3103" w:rsidRPr="00B57E62">
        <w:trPr>
          <w:jc w:val="center"/>
        </w:trPr>
        <w:tc>
          <w:tcPr>
            <w:tcW w:w="209" w:type="pct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3.</w:t>
            </w:r>
          </w:p>
        </w:tc>
        <w:tc>
          <w:tcPr>
            <w:tcW w:w="141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480" w:dyaOrig="1620">
                <v:shape id="_x0000_i1238" type="#_x0000_t75" style="width:73.85pt;height:81.35pt" o:ole="">
                  <v:imagedata r:id="rId268" o:title=""/>
                </v:shape>
                <o:OLEObject Type="Embed" ProgID="Equation.3" ShapeID="_x0000_i1238" DrawAspect="Content" ObjectID="_1698740666" r:id="rId269"/>
              </w:object>
            </w:r>
          </w:p>
        </w:tc>
        <w:tc>
          <w:tcPr>
            <w:tcW w:w="277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8.</w:t>
            </w:r>
          </w:p>
        </w:tc>
        <w:tc>
          <w:tcPr>
            <w:tcW w:w="1433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00" w:dyaOrig="1380">
                <v:shape id="_x0000_i1239" type="#_x0000_t75" style="width:74.8pt;height:69.2pt" o:ole="">
                  <v:imagedata r:id="rId270" o:title=""/>
                </v:shape>
                <o:OLEObject Type="Embed" ProgID="Equation.3" ShapeID="_x0000_i1239" DrawAspect="Content" ObjectID="_1698740667" r:id="rId271"/>
              </w:object>
            </w:r>
          </w:p>
        </w:tc>
        <w:tc>
          <w:tcPr>
            <w:tcW w:w="277" w:type="pct"/>
            <w:gridSpan w:val="3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13.</w:t>
            </w:r>
          </w:p>
        </w:tc>
        <w:tc>
          <w:tcPr>
            <w:tcW w:w="138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620" w:dyaOrig="1380">
                <v:shape id="_x0000_i1240" type="#_x0000_t75" style="width:81.35pt;height:69.2pt" o:ole="">
                  <v:imagedata r:id="rId272" o:title=""/>
                </v:shape>
                <o:OLEObject Type="Embed" ProgID="Equation.3" ShapeID="_x0000_i1240" DrawAspect="Content" ObjectID="_1698740668" r:id="rId273"/>
              </w:object>
            </w:r>
          </w:p>
        </w:tc>
      </w:tr>
      <w:tr w:rsidR="006C3103" w:rsidRPr="00B57E62">
        <w:trPr>
          <w:jc w:val="center"/>
        </w:trPr>
        <w:tc>
          <w:tcPr>
            <w:tcW w:w="209" w:type="pct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4.</w:t>
            </w:r>
          </w:p>
        </w:tc>
        <w:tc>
          <w:tcPr>
            <w:tcW w:w="141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800" w:dyaOrig="1620">
                <v:shape id="_x0000_i1241" type="#_x0000_t75" style="width:89.75pt;height:81.35pt" o:ole="">
                  <v:imagedata r:id="rId274" o:title=""/>
                </v:shape>
                <o:OLEObject Type="Embed" ProgID="Equation.3" ShapeID="_x0000_i1241" DrawAspect="Content" ObjectID="_1698740669" r:id="rId275"/>
              </w:object>
            </w:r>
          </w:p>
        </w:tc>
        <w:tc>
          <w:tcPr>
            <w:tcW w:w="277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9.</w:t>
            </w:r>
          </w:p>
        </w:tc>
        <w:tc>
          <w:tcPr>
            <w:tcW w:w="1433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00" w:dyaOrig="1380">
                <v:shape id="_x0000_i1242" type="#_x0000_t75" style="width:74.8pt;height:69.2pt" o:ole="">
                  <v:imagedata r:id="rId276" o:title=""/>
                </v:shape>
                <o:OLEObject Type="Embed" ProgID="Equation.3" ShapeID="_x0000_i1242" DrawAspect="Content" ObjectID="_1698740670" r:id="rId277"/>
              </w:object>
            </w:r>
          </w:p>
        </w:tc>
        <w:tc>
          <w:tcPr>
            <w:tcW w:w="277" w:type="pct"/>
            <w:gridSpan w:val="3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196761">
            <w:pPr>
              <w:spacing w:line="23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</w:p>
        </w:tc>
        <w:tc>
          <w:tcPr>
            <w:tcW w:w="138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196761">
            <w:pPr>
              <w:spacing w:line="23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620" w:dyaOrig="1620">
                <v:shape id="_x0000_i1243" type="#_x0000_t75" style="width:81.35pt;height:81.35pt" o:ole="">
                  <v:imagedata r:id="rId278" o:title=""/>
                </v:shape>
                <o:OLEObject Type="Embed" ProgID="Equation.3" ShapeID="_x0000_i1243" DrawAspect="Content" ObjectID="_1698740671" r:id="rId279"/>
              </w:object>
            </w:r>
          </w:p>
        </w:tc>
      </w:tr>
      <w:tr w:rsidR="006C3103" w:rsidRPr="00B57E62">
        <w:trPr>
          <w:trHeight w:val="2092"/>
          <w:jc w:val="center"/>
        </w:trPr>
        <w:tc>
          <w:tcPr>
            <w:tcW w:w="209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5.</w:t>
            </w:r>
          </w:p>
        </w:tc>
        <w:tc>
          <w:tcPr>
            <w:tcW w:w="141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88"/>
                <w:sz w:val="22"/>
                <w:szCs w:val="22"/>
              </w:rPr>
              <w:object w:dxaOrig="1560" w:dyaOrig="1860">
                <v:shape id="_x0000_i1244" type="#_x0000_t75" style="width:77.6pt;height:92.55pt" o:ole="">
                  <v:imagedata r:id="rId280" o:title=""/>
                </v:shape>
                <o:OLEObject Type="Embed" ProgID="Equation.3" ShapeID="_x0000_i1244" DrawAspect="Content" ObjectID="_1698740672" r:id="rId281"/>
              </w:object>
            </w:r>
          </w:p>
        </w:tc>
        <w:tc>
          <w:tcPr>
            <w:tcW w:w="277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10.</w:t>
            </w:r>
          </w:p>
        </w:tc>
        <w:tc>
          <w:tcPr>
            <w:tcW w:w="1433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500" w:dyaOrig="1620">
                <v:shape id="_x0000_i1245" type="#_x0000_t75" style="width:74.8pt;height:81.35pt" o:ole="">
                  <v:imagedata r:id="rId282" o:title=""/>
                </v:shape>
                <o:OLEObject Type="Embed" ProgID="Equation.3" ShapeID="_x0000_i1245" DrawAspect="Content" ObjectID="_1698740673" r:id="rId283"/>
              </w:object>
            </w:r>
          </w:p>
        </w:tc>
        <w:tc>
          <w:tcPr>
            <w:tcW w:w="277" w:type="pct"/>
            <w:gridSpan w:val="3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15.</w:t>
            </w:r>
          </w:p>
        </w:tc>
        <w:tc>
          <w:tcPr>
            <w:tcW w:w="138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620" w:dyaOrig="1620">
                <v:shape id="_x0000_i1246" type="#_x0000_t75" style="width:81.35pt;height:81.35pt" o:ole="">
                  <v:imagedata r:id="rId284" o:title=""/>
                </v:shape>
                <o:OLEObject Type="Embed" ProgID="Equation.3" ShapeID="_x0000_i1246" DrawAspect="Content" ObjectID="_1698740674" r:id="rId285"/>
              </w:object>
            </w:r>
          </w:p>
        </w:tc>
      </w:tr>
      <w:tr w:rsidR="006C3103" w:rsidRPr="00B57E62">
        <w:trPr>
          <w:jc w:val="center"/>
        </w:trPr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16</w:t>
            </w: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148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680" w:dyaOrig="1620">
                <v:shape id="_x0000_i1247" type="#_x0000_t75" style="width:84.15pt;height:81.35pt" o:ole="">
                  <v:imagedata r:id="rId286" o:title=""/>
                </v:shape>
                <o:OLEObject Type="Embed" ProgID="Equation.3" ShapeID="_x0000_i1247" DrawAspect="Content" ObjectID="_1698740675" r:id="rId287"/>
              </w:object>
            </w:r>
          </w:p>
        </w:tc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</w:p>
        </w:tc>
        <w:tc>
          <w:tcPr>
            <w:tcW w:w="1434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40" w:dyaOrig="1380">
                <v:shape id="_x0000_i1248" type="#_x0000_t75" style="width:76.7pt;height:69.2pt" o:ole="">
                  <v:imagedata r:id="rId288" o:title=""/>
                </v:shape>
                <o:OLEObject Type="Embed" ProgID="Equation.3" ShapeID="_x0000_i1248" DrawAspect="Content" ObjectID="_1698740676" r:id="rId289"/>
              </w:object>
            </w:r>
          </w:p>
        </w:tc>
        <w:tc>
          <w:tcPr>
            <w:tcW w:w="221" w:type="pct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26.</w:t>
            </w:r>
          </w:p>
        </w:tc>
        <w:tc>
          <w:tcPr>
            <w:tcW w:w="1416" w:type="pct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40" w:dyaOrig="1380">
                <v:shape id="_x0000_i1249" type="#_x0000_t75" style="width:76.7pt;height:69.2pt" o:ole="">
                  <v:imagedata r:id="rId290" o:title=""/>
                </v:shape>
                <o:OLEObject Type="Embed" ProgID="Equation.3" ShapeID="_x0000_i1249" DrawAspect="Content" ObjectID="_1698740677" r:id="rId291"/>
              </w:object>
            </w:r>
          </w:p>
        </w:tc>
      </w:tr>
      <w:tr w:rsidR="006C3103" w:rsidRPr="00B57E62">
        <w:trPr>
          <w:trHeight w:val="2062"/>
          <w:jc w:val="center"/>
        </w:trPr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17.</w:t>
            </w:r>
          </w:p>
        </w:tc>
        <w:tc>
          <w:tcPr>
            <w:tcW w:w="148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88"/>
                <w:sz w:val="22"/>
                <w:szCs w:val="22"/>
              </w:rPr>
              <w:object w:dxaOrig="1560" w:dyaOrig="1860">
                <v:shape id="_x0000_i1250" type="#_x0000_t75" style="width:77.6pt;height:92.55pt" o:ole="">
                  <v:imagedata r:id="rId292" o:title=""/>
                </v:shape>
                <o:OLEObject Type="Embed" ProgID="Equation.3" ShapeID="_x0000_i1250" DrawAspect="Content" ObjectID="_1698740678" r:id="rId293"/>
              </w:object>
            </w:r>
          </w:p>
        </w:tc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22.</w:t>
            </w:r>
          </w:p>
        </w:tc>
        <w:tc>
          <w:tcPr>
            <w:tcW w:w="1434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40" w:dyaOrig="1380">
                <v:shape id="_x0000_i1251" type="#_x0000_t75" style="width:76.7pt;height:69.2pt" o:ole="">
                  <v:imagedata r:id="rId294" o:title=""/>
                </v:shape>
                <o:OLEObject Type="Embed" ProgID="Equation.3" ShapeID="_x0000_i1251" DrawAspect="Content" ObjectID="_1698740679" r:id="rId295"/>
              </w:object>
            </w:r>
          </w:p>
        </w:tc>
        <w:tc>
          <w:tcPr>
            <w:tcW w:w="221" w:type="pct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27.</w:t>
            </w:r>
          </w:p>
        </w:tc>
        <w:tc>
          <w:tcPr>
            <w:tcW w:w="1416" w:type="pct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40" w:dyaOrig="1380">
                <v:shape id="_x0000_i1252" type="#_x0000_t75" style="width:76.7pt;height:69.2pt" o:ole="">
                  <v:imagedata r:id="rId296" o:title=""/>
                </v:shape>
                <o:OLEObject Type="Embed" ProgID="Equation.3" ShapeID="_x0000_i1252" DrawAspect="Content" ObjectID="_1698740680" r:id="rId297"/>
              </w:object>
            </w:r>
          </w:p>
        </w:tc>
      </w:tr>
      <w:tr w:rsidR="006C3103" w:rsidRPr="00B57E62">
        <w:trPr>
          <w:trHeight w:val="1837"/>
          <w:jc w:val="center"/>
        </w:trPr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18.</w:t>
            </w:r>
          </w:p>
        </w:tc>
        <w:tc>
          <w:tcPr>
            <w:tcW w:w="148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460" w:dyaOrig="1620">
                <v:shape id="_x0000_i1253" type="#_x0000_t75" style="width:72.95pt;height:81.35pt" o:ole="">
                  <v:imagedata r:id="rId298" o:title=""/>
                </v:shape>
                <o:OLEObject Type="Embed" ProgID="Equation.3" ShapeID="_x0000_i1253" DrawAspect="Content" ObjectID="_1698740681" r:id="rId299"/>
              </w:object>
            </w:r>
          </w:p>
        </w:tc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23.</w:t>
            </w:r>
          </w:p>
        </w:tc>
        <w:tc>
          <w:tcPr>
            <w:tcW w:w="1434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620" w:dyaOrig="1380">
                <v:shape id="_x0000_i1254" type="#_x0000_t75" style="width:81.35pt;height:69.2pt" o:ole="">
                  <v:imagedata r:id="rId300" o:title=""/>
                </v:shape>
                <o:OLEObject Type="Embed" ProgID="Equation.3" ShapeID="_x0000_i1254" DrawAspect="Content" ObjectID="_1698740682" r:id="rId301"/>
              </w:object>
            </w:r>
          </w:p>
        </w:tc>
        <w:tc>
          <w:tcPr>
            <w:tcW w:w="221" w:type="pct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28.</w:t>
            </w:r>
          </w:p>
        </w:tc>
        <w:tc>
          <w:tcPr>
            <w:tcW w:w="1416" w:type="pct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600" w:dyaOrig="1380">
                <v:shape id="_x0000_i1255" type="#_x0000_t75" style="width:80.4pt;height:69.2pt" o:ole="">
                  <v:imagedata r:id="rId302" o:title=""/>
                </v:shape>
                <o:OLEObject Type="Embed" ProgID="Equation.3" ShapeID="_x0000_i1255" DrawAspect="Content" ObjectID="_1698740683" r:id="rId303"/>
              </w:object>
            </w:r>
          </w:p>
        </w:tc>
      </w:tr>
      <w:tr w:rsidR="006C3103" w:rsidRPr="00B57E62">
        <w:trPr>
          <w:trHeight w:val="1835"/>
          <w:jc w:val="center"/>
        </w:trPr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19.</w:t>
            </w:r>
          </w:p>
        </w:tc>
        <w:tc>
          <w:tcPr>
            <w:tcW w:w="148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76"/>
                <w:sz w:val="22"/>
                <w:szCs w:val="22"/>
              </w:rPr>
              <w:object w:dxaOrig="1620" w:dyaOrig="1620">
                <v:shape id="_x0000_i1256" type="#_x0000_t75" style="width:81.35pt;height:81.35pt" o:ole="">
                  <v:imagedata r:id="rId304" o:title=""/>
                </v:shape>
                <o:OLEObject Type="Embed" ProgID="Equation.3" ShapeID="_x0000_i1256" DrawAspect="Content" ObjectID="_1698740684" r:id="rId305"/>
              </w:object>
            </w:r>
          </w:p>
        </w:tc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24.</w:t>
            </w:r>
          </w:p>
        </w:tc>
        <w:tc>
          <w:tcPr>
            <w:tcW w:w="1434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600" w:dyaOrig="1380">
                <v:shape id="_x0000_i1257" type="#_x0000_t75" style="width:80.4pt;height:69.2pt" o:ole="">
                  <v:imagedata r:id="rId306" o:title=""/>
                </v:shape>
                <o:OLEObject Type="Embed" ProgID="Equation.3" ShapeID="_x0000_i1257" DrawAspect="Content" ObjectID="_1698740685" r:id="rId307"/>
              </w:object>
            </w:r>
          </w:p>
        </w:tc>
        <w:tc>
          <w:tcPr>
            <w:tcW w:w="221" w:type="pct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29.</w:t>
            </w:r>
          </w:p>
        </w:tc>
        <w:tc>
          <w:tcPr>
            <w:tcW w:w="1416" w:type="pct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00" w:dyaOrig="1380">
                <v:shape id="_x0000_i1258" type="#_x0000_t75" style="width:74.8pt;height:69.2pt" o:ole="">
                  <v:imagedata r:id="rId308" o:title=""/>
                </v:shape>
                <o:OLEObject Type="Embed" ProgID="Equation.3" ShapeID="_x0000_i1258" DrawAspect="Content" ObjectID="_1698740686" r:id="rId309"/>
              </w:object>
            </w:r>
          </w:p>
        </w:tc>
      </w:tr>
      <w:tr w:rsidR="006C3103" w:rsidRPr="00B57E62">
        <w:trPr>
          <w:jc w:val="center"/>
        </w:trPr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20.</w:t>
            </w:r>
          </w:p>
        </w:tc>
        <w:tc>
          <w:tcPr>
            <w:tcW w:w="1487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100"/>
                <w:sz w:val="22"/>
                <w:szCs w:val="22"/>
              </w:rPr>
              <w:object w:dxaOrig="1540" w:dyaOrig="2100">
                <v:shape id="_x0000_i1259" type="#_x0000_t75" style="width:76.7pt;height:104.75pt" o:ole="">
                  <v:imagedata r:id="rId310" o:title=""/>
                </v:shape>
                <o:OLEObject Type="Embed" ProgID="Equation.3" ShapeID="_x0000_i1259" DrawAspect="Content" ObjectID="_1698740687" r:id="rId311"/>
              </w:object>
            </w:r>
          </w:p>
        </w:tc>
        <w:tc>
          <w:tcPr>
            <w:tcW w:w="221" w:type="pct"/>
            <w:gridSpan w:val="2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25.</w:t>
            </w:r>
          </w:p>
        </w:tc>
        <w:tc>
          <w:tcPr>
            <w:tcW w:w="1434" w:type="pct"/>
            <w:gridSpan w:val="2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40" w:dyaOrig="1380">
                <v:shape id="_x0000_i1260" type="#_x0000_t75" style="width:76.7pt;height:69.2pt" o:ole="">
                  <v:imagedata r:id="rId312" o:title=""/>
                </v:shape>
                <o:OLEObject Type="Embed" ProgID="Equation.3" ShapeID="_x0000_i1260" DrawAspect="Content" ObjectID="_1698740688" r:id="rId313"/>
              </w:object>
            </w:r>
          </w:p>
        </w:tc>
        <w:tc>
          <w:tcPr>
            <w:tcW w:w="221" w:type="pct"/>
            <w:shd w:val="clear" w:color="auto" w:fill="auto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30.</w:t>
            </w:r>
          </w:p>
        </w:tc>
        <w:tc>
          <w:tcPr>
            <w:tcW w:w="1416" w:type="pct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64"/>
                <w:sz w:val="22"/>
                <w:szCs w:val="22"/>
              </w:rPr>
              <w:object w:dxaOrig="1500" w:dyaOrig="1380">
                <v:shape id="_x0000_i1261" type="#_x0000_t75" style="width:74.8pt;height:69.2pt" o:ole="">
                  <v:imagedata r:id="rId314" o:title=""/>
                </v:shape>
                <o:OLEObject Type="Embed" ProgID="Equation.3" ShapeID="_x0000_i1261" DrawAspect="Content" ObjectID="_1698740689" r:id="rId315"/>
              </w:object>
            </w:r>
          </w:p>
        </w:tc>
      </w:tr>
    </w:tbl>
    <w:p w:rsidR="006C3103" w:rsidRDefault="006C3103" w:rsidP="006C3103">
      <w:pPr>
        <w:ind w:firstLine="397"/>
        <w:rPr>
          <w:rFonts w:ascii="Times New Roman" w:hAnsi="Times New Roman" w:cs="Times New Roman"/>
          <w:b/>
          <w:i/>
        </w:rPr>
      </w:pPr>
    </w:p>
    <w:p w:rsidR="006C3103" w:rsidRPr="006C3103" w:rsidRDefault="007521D0" w:rsidP="006C3103">
      <w:pPr>
        <w:ind w:firstLine="397"/>
        <w:jc w:val="both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>Задание</w:t>
      </w:r>
      <w:r w:rsidR="006C3103" w:rsidRPr="00215943">
        <w:rPr>
          <w:rFonts w:ascii="Times New Roman" w:hAnsi="Times New Roman" w:cs="Times New Roman"/>
          <w:i/>
          <w:sz w:val="22"/>
          <w:szCs w:val="22"/>
        </w:rPr>
        <w:t xml:space="preserve"> 2.</w:t>
      </w:r>
      <w:r w:rsidR="006C3103" w:rsidRPr="006C3103">
        <w:rPr>
          <w:rFonts w:ascii="Times New Roman" w:hAnsi="Times New Roman" w:cs="Times New Roman"/>
          <w:b/>
          <w:i/>
          <w:sz w:val="22"/>
          <w:szCs w:val="22"/>
        </w:rPr>
        <w:t xml:space="preserve"> </w:t>
      </w:r>
      <w:r w:rsidR="006C3103" w:rsidRPr="006C3103">
        <w:rPr>
          <w:rFonts w:ascii="Times New Roman" w:hAnsi="Times New Roman" w:cs="Times New Roman"/>
          <w:sz w:val="22"/>
          <w:szCs w:val="22"/>
        </w:rPr>
        <w:t>Найти графическим методом оптимальный план з</w:t>
      </w:r>
      <w:r w:rsidR="006C3103" w:rsidRPr="006C3103">
        <w:rPr>
          <w:rFonts w:ascii="Times New Roman" w:hAnsi="Times New Roman" w:cs="Times New Roman"/>
          <w:sz w:val="22"/>
          <w:szCs w:val="22"/>
        </w:rPr>
        <w:t>а</w:t>
      </w:r>
      <w:r w:rsidR="006C3103" w:rsidRPr="006C3103">
        <w:rPr>
          <w:rFonts w:ascii="Times New Roman" w:hAnsi="Times New Roman" w:cs="Times New Roman"/>
          <w:sz w:val="22"/>
          <w:szCs w:val="22"/>
        </w:rPr>
        <w:t xml:space="preserve">дач линейного программирования </w:t>
      </w:r>
      <w:r w:rsidR="006C3103" w:rsidRPr="006C3103">
        <w:rPr>
          <w:rFonts w:ascii="Times New Roman" w:hAnsi="Times New Roman" w:cs="Times New Roman"/>
          <w:i/>
          <w:sz w:val="22"/>
          <w:szCs w:val="22"/>
        </w:rPr>
        <w:t>(х</w:t>
      </w:r>
      <w:r w:rsidR="006C3103" w:rsidRPr="006C3103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="006C3103" w:rsidRPr="006C3103">
        <w:rPr>
          <w:rFonts w:ascii="Times New Roman" w:hAnsi="Times New Roman" w:cs="Times New Roman"/>
          <w:i/>
          <w:sz w:val="22"/>
          <w:szCs w:val="22"/>
          <w:vertAlign w:val="subscript"/>
        </w:rPr>
        <w:t xml:space="preserve"> </w:t>
      </w:r>
      <w:r w:rsidR="006C3103" w:rsidRPr="006C3103">
        <w:rPr>
          <w:rFonts w:ascii="Times New Roman" w:hAnsi="Times New Roman" w:cs="Times New Roman"/>
          <w:i/>
          <w:sz w:val="22"/>
          <w:szCs w:val="22"/>
        </w:rPr>
        <w:sym w:font="Symbol" w:char="F0B3"/>
      </w:r>
      <w:r w:rsidR="006C3103" w:rsidRPr="006C3103">
        <w:rPr>
          <w:rFonts w:ascii="Times New Roman" w:hAnsi="Times New Roman" w:cs="Times New Roman"/>
          <w:i/>
          <w:sz w:val="22"/>
          <w:szCs w:val="22"/>
        </w:rPr>
        <w:t xml:space="preserve">  0).</w:t>
      </w:r>
    </w:p>
    <w:p w:rsidR="006C3103" w:rsidRPr="005501B1" w:rsidRDefault="006C3103" w:rsidP="006C3103">
      <w:pPr>
        <w:ind w:firstLine="397"/>
        <w:rPr>
          <w:rFonts w:ascii="Times New Roman" w:hAnsi="Times New Roman" w:cs="Times New Roman"/>
          <w:i/>
          <w:sz w:val="10"/>
          <w:szCs w:val="10"/>
        </w:r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165"/>
        <w:gridCol w:w="2635"/>
        <w:gridCol w:w="275"/>
        <w:gridCol w:w="3275"/>
      </w:tblGrid>
      <w:tr w:rsidR="006C3103" w:rsidRPr="00B57E62">
        <w:trPr>
          <w:jc w:val="center"/>
        </w:trPr>
        <w:tc>
          <w:tcPr>
            <w:tcW w:w="125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2082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280" w:dyaOrig="1140">
                <v:shape id="_x0000_i1262" type="#_x0000_t75" style="width:114.1pt;height:57.05pt" o:ole="">
                  <v:imagedata r:id="rId316" o:title=""/>
                </v:shape>
                <o:OLEObject Type="Embed" ProgID="Equation.3" ShapeID="_x0000_i1262" DrawAspect="Content" ObjectID="_1698740690" r:id="rId317"/>
              </w:object>
            </w:r>
          </w:p>
        </w:tc>
        <w:tc>
          <w:tcPr>
            <w:tcW w:w="208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8.</w:t>
            </w:r>
          </w:p>
        </w:tc>
        <w:tc>
          <w:tcPr>
            <w:tcW w:w="2585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00" w:dyaOrig="1140">
                <v:shape id="_x0000_i1263" type="#_x0000_t75" style="width:119.7pt;height:57.05pt" o:ole="">
                  <v:imagedata r:id="rId318" o:title=""/>
                </v:shape>
                <o:OLEObject Type="Embed" ProgID="Equation.3" ShapeID="_x0000_i1263" DrawAspect="Content" ObjectID="_1698740691" r:id="rId319"/>
              </w:object>
            </w:r>
          </w:p>
        </w:tc>
      </w:tr>
      <w:tr w:rsidR="006C3103" w:rsidRPr="00B57E62">
        <w:trPr>
          <w:jc w:val="center"/>
        </w:trPr>
        <w:tc>
          <w:tcPr>
            <w:tcW w:w="125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2.</w:t>
            </w:r>
          </w:p>
        </w:tc>
        <w:tc>
          <w:tcPr>
            <w:tcW w:w="2082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00" w:dyaOrig="1140">
                <v:shape id="_x0000_i1264" type="#_x0000_t75" style="width:111.25pt;height:53.3pt" o:ole="">
                  <v:imagedata r:id="rId320" o:title=""/>
                </v:shape>
                <o:OLEObject Type="Embed" ProgID="Equation.3" ShapeID="_x0000_i1264" DrawAspect="Content" ObjectID="_1698740692" r:id="rId321"/>
              </w:object>
            </w:r>
          </w:p>
        </w:tc>
        <w:tc>
          <w:tcPr>
            <w:tcW w:w="208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9.</w:t>
            </w:r>
          </w:p>
        </w:tc>
        <w:tc>
          <w:tcPr>
            <w:tcW w:w="2585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520" w:dyaOrig="1140">
                <v:shape id="_x0000_i1265" type="#_x0000_t75" style="width:126.25pt;height:57.05pt" o:ole="">
                  <v:imagedata r:id="rId322" o:title=""/>
                </v:shape>
                <o:OLEObject Type="Embed" ProgID="Equation.3" ShapeID="_x0000_i1265" DrawAspect="Content" ObjectID="_1698740693" r:id="rId323"/>
              </w:object>
            </w:r>
          </w:p>
        </w:tc>
      </w:tr>
      <w:tr w:rsidR="006C3103" w:rsidRPr="00A37D06">
        <w:trPr>
          <w:jc w:val="center"/>
        </w:trPr>
        <w:tc>
          <w:tcPr>
            <w:tcW w:w="125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3.</w:t>
            </w:r>
          </w:p>
        </w:tc>
        <w:tc>
          <w:tcPr>
            <w:tcW w:w="2082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80" w:dyaOrig="1140">
                <v:shape id="_x0000_i1266" type="#_x0000_t75" style="width:124.35pt;height:57.05pt" o:ole="">
                  <v:imagedata r:id="rId324" o:title=""/>
                </v:shape>
                <o:OLEObject Type="Embed" ProgID="Equation.3" ShapeID="_x0000_i1266" DrawAspect="Content" ObjectID="_1698740694" r:id="rId325"/>
              </w:object>
            </w:r>
          </w:p>
        </w:tc>
        <w:tc>
          <w:tcPr>
            <w:tcW w:w="208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10.</w:t>
            </w:r>
          </w:p>
        </w:tc>
        <w:tc>
          <w:tcPr>
            <w:tcW w:w="2585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799" w:dyaOrig="1140">
                <v:shape id="_x0000_i1267" type="#_x0000_t75" style="width:155.2pt;height:56.1pt" o:ole="">
                  <v:imagedata r:id="rId326" o:title=""/>
                </v:shape>
                <o:OLEObject Type="Embed" ProgID="Equation.3" ShapeID="_x0000_i1267" DrawAspect="Content" ObjectID="_1698740695" r:id="rId327"/>
              </w:object>
            </w:r>
          </w:p>
        </w:tc>
      </w:tr>
      <w:tr w:rsidR="006C3103" w:rsidRPr="00A37D06">
        <w:trPr>
          <w:jc w:val="center"/>
        </w:trPr>
        <w:tc>
          <w:tcPr>
            <w:tcW w:w="125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4.</w:t>
            </w:r>
          </w:p>
        </w:tc>
        <w:tc>
          <w:tcPr>
            <w:tcW w:w="2082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39" w:dyaOrig="1140">
                <v:shape id="_x0000_i1268" type="#_x0000_t75" style="width:114.1pt;height:58.9pt" o:ole="">
                  <v:imagedata r:id="rId328" o:title=""/>
                </v:shape>
                <o:OLEObject Type="Embed" ProgID="Equation.3" ShapeID="_x0000_i1268" DrawAspect="Content" ObjectID="_1698740696" r:id="rId329"/>
              </w:object>
            </w:r>
          </w:p>
        </w:tc>
        <w:tc>
          <w:tcPr>
            <w:tcW w:w="208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11.</w:t>
            </w:r>
          </w:p>
        </w:tc>
        <w:tc>
          <w:tcPr>
            <w:tcW w:w="2585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900" w:dyaOrig="1140">
                <v:shape id="_x0000_i1269" type="#_x0000_t75" style="width:137.45pt;height:54.25pt" o:ole="">
                  <v:imagedata r:id="rId330" o:title=""/>
                </v:shape>
                <o:OLEObject Type="Embed" ProgID="Equation.3" ShapeID="_x0000_i1269" DrawAspect="Content" ObjectID="_1698740697" r:id="rId331"/>
              </w:object>
            </w:r>
          </w:p>
        </w:tc>
      </w:tr>
      <w:tr w:rsidR="006C3103" w:rsidRPr="00A37D06">
        <w:trPr>
          <w:jc w:val="center"/>
        </w:trPr>
        <w:tc>
          <w:tcPr>
            <w:tcW w:w="125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5.</w:t>
            </w:r>
          </w:p>
        </w:tc>
        <w:tc>
          <w:tcPr>
            <w:tcW w:w="2082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380" w:dyaOrig="1140">
                <v:shape id="_x0000_i1270" type="#_x0000_t75" style="width:115.95pt;height:59.85pt" o:ole="">
                  <v:imagedata r:id="rId332" o:title=""/>
                </v:shape>
                <o:OLEObject Type="Embed" ProgID="Equation.3" ShapeID="_x0000_i1270" DrawAspect="Content" ObjectID="_1698740698" r:id="rId333"/>
              </w:object>
            </w:r>
          </w:p>
        </w:tc>
        <w:tc>
          <w:tcPr>
            <w:tcW w:w="208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12.</w:t>
            </w:r>
          </w:p>
        </w:tc>
        <w:tc>
          <w:tcPr>
            <w:tcW w:w="2585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3019" w:dyaOrig="1140">
                <v:shape id="_x0000_i1271" type="#_x0000_t75" style="width:150.55pt;height:57.05pt" o:ole="">
                  <v:imagedata r:id="rId334" o:title=""/>
                </v:shape>
                <o:OLEObject Type="Embed" ProgID="Equation.3" ShapeID="_x0000_i1271" DrawAspect="Content" ObjectID="_1698740699" r:id="rId335"/>
              </w:object>
            </w:r>
          </w:p>
        </w:tc>
      </w:tr>
      <w:tr w:rsidR="006C3103" w:rsidRPr="00A37D06">
        <w:trPr>
          <w:jc w:val="center"/>
        </w:trPr>
        <w:tc>
          <w:tcPr>
            <w:tcW w:w="125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6.</w:t>
            </w:r>
          </w:p>
        </w:tc>
        <w:tc>
          <w:tcPr>
            <w:tcW w:w="2082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00" w:dyaOrig="1140">
                <v:shape id="_x0000_i1272" type="#_x0000_t75" style="width:119.7pt;height:57.05pt" o:ole="">
                  <v:imagedata r:id="rId336" o:title=""/>
                </v:shape>
                <o:OLEObject Type="Embed" ProgID="Equation.3" ShapeID="_x0000_i1272" DrawAspect="Content" ObjectID="_1698740700" r:id="rId337"/>
              </w:object>
            </w:r>
          </w:p>
        </w:tc>
        <w:tc>
          <w:tcPr>
            <w:tcW w:w="208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13.</w:t>
            </w:r>
          </w:p>
        </w:tc>
        <w:tc>
          <w:tcPr>
            <w:tcW w:w="2585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00" w:dyaOrig="1140">
                <v:shape id="_x0000_i1273" type="#_x0000_t75" style="width:119.7pt;height:57.05pt" o:ole="">
                  <v:imagedata r:id="rId338" o:title=""/>
                </v:shape>
                <o:OLEObject Type="Embed" ProgID="Equation.3" ShapeID="_x0000_i1273" DrawAspect="Content" ObjectID="_1698740701" r:id="rId339"/>
              </w:object>
            </w:r>
          </w:p>
        </w:tc>
      </w:tr>
      <w:tr w:rsidR="006C3103" w:rsidRPr="00A37D06">
        <w:trPr>
          <w:jc w:val="center"/>
        </w:trPr>
        <w:tc>
          <w:tcPr>
            <w:tcW w:w="125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7.</w:t>
            </w:r>
          </w:p>
        </w:tc>
        <w:tc>
          <w:tcPr>
            <w:tcW w:w="2082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500" w:dyaOrig="1140">
                <v:shape id="_x0000_i1274" type="#_x0000_t75" style="width:125.3pt;height:57.05pt" o:ole="">
                  <v:imagedata r:id="rId340" o:title=""/>
                </v:shape>
                <o:OLEObject Type="Embed" ProgID="Equation.3" ShapeID="_x0000_i1274" DrawAspect="Content" ObjectID="_1698740702" r:id="rId341"/>
              </w:object>
            </w:r>
          </w:p>
        </w:tc>
        <w:tc>
          <w:tcPr>
            <w:tcW w:w="208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</w:p>
        </w:tc>
        <w:tc>
          <w:tcPr>
            <w:tcW w:w="2585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500" w:dyaOrig="1140">
                <v:shape id="_x0000_i1275" type="#_x0000_t75" style="width:125.3pt;height:57.05pt" o:ole="">
                  <v:imagedata r:id="rId342" o:title=""/>
                </v:shape>
                <o:OLEObject Type="Embed" ProgID="Equation.3" ShapeID="_x0000_i1275" DrawAspect="Content" ObjectID="_1698740703" r:id="rId343"/>
              </w:object>
            </w:r>
          </w:p>
        </w:tc>
      </w:tr>
    </w:tbl>
    <w:p w:rsidR="006C3103" w:rsidRPr="00A37D06" w:rsidRDefault="006C3103" w:rsidP="006C3103">
      <w:pPr>
        <w:rPr>
          <w:sz w:val="22"/>
          <w:szCs w:val="22"/>
        </w:r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275"/>
        <w:gridCol w:w="3200"/>
        <w:gridCol w:w="275"/>
        <w:gridCol w:w="2600"/>
      </w:tblGrid>
      <w:tr w:rsidR="006C3103" w:rsidRPr="00A37D06">
        <w:trPr>
          <w:jc w:val="center"/>
        </w:trPr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15.</w:t>
            </w:r>
          </w:p>
        </w:tc>
        <w:tc>
          <w:tcPr>
            <w:tcW w:w="2559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659" w:dyaOrig="1140">
                <v:shape id="_x0000_i1276" type="#_x0000_t75" style="width:132.8pt;height:57.05pt" o:ole="">
                  <v:imagedata r:id="rId344" o:title=""/>
                </v:shape>
                <o:OLEObject Type="Embed" ProgID="Equation.3" ShapeID="_x0000_i1276" DrawAspect="Content" ObjectID="_1698740704" r:id="rId345"/>
              </w:object>
            </w:r>
          </w:p>
        </w:tc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23.</w:t>
            </w:r>
          </w:p>
        </w:tc>
        <w:tc>
          <w:tcPr>
            <w:tcW w:w="2047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00" w:dyaOrig="1140">
                <v:shape id="_x0000_i1277" type="#_x0000_t75" style="width:119.7pt;height:57.05pt" o:ole="">
                  <v:imagedata r:id="rId346" o:title=""/>
                </v:shape>
                <o:OLEObject Type="Embed" ProgID="Equation.3" ShapeID="_x0000_i1277" DrawAspect="Content" ObjectID="_1698740705" r:id="rId347"/>
              </w:object>
            </w:r>
          </w:p>
        </w:tc>
      </w:tr>
      <w:tr w:rsidR="006C3103" w:rsidRPr="00A37D06">
        <w:trPr>
          <w:jc w:val="center"/>
        </w:trPr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16.</w:t>
            </w:r>
          </w:p>
        </w:tc>
        <w:tc>
          <w:tcPr>
            <w:tcW w:w="2559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600" w:dyaOrig="1140">
                <v:shape id="_x0000_i1278" type="#_x0000_t75" style="width:129.95pt;height:57.05pt" o:ole="">
                  <v:imagedata r:id="rId348" o:title=""/>
                </v:shape>
                <o:OLEObject Type="Embed" ProgID="Equation.3" ShapeID="_x0000_i1278" DrawAspect="Content" ObjectID="_1698740706" r:id="rId349"/>
              </w:object>
            </w:r>
          </w:p>
        </w:tc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24.</w:t>
            </w:r>
          </w:p>
        </w:tc>
        <w:tc>
          <w:tcPr>
            <w:tcW w:w="2047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500" w:dyaOrig="1140">
                <v:shape id="_x0000_i1279" type="#_x0000_t75" style="width:125.3pt;height:57.05pt" o:ole="">
                  <v:imagedata r:id="rId350" o:title=""/>
                </v:shape>
                <o:OLEObject Type="Embed" ProgID="Equation.3" ShapeID="_x0000_i1279" DrawAspect="Content" ObjectID="_1698740707" r:id="rId351"/>
              </w:object>
            </w:r>
          </w:p>
        </w:tc>
      </w:tr>
      <w:tr w:rsidR="006C3103" w:rsidRPr="00A37D06">
        <w:trPr>
          <w:jc w:val="center"/>
        </w:trPr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17.</w:t>
            </w:r>
          </w:p>
        </w:tc>
        <w:tc>
          <w:tcPr>
            <w:tcW w:w="2559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540" w:dyaOrig="1140">
                <v:shape id="_x0000_i1280" type="#_x0000_t75" style="width:127.15pt;height:57.05pt" o:ole="">
                  <v:imagedata r:id="rId352" o:title=""/>
                </v:shape>
                <o:OLEObject Type="Embed" ProgID="Equation.3" ShapeID="_x0000_i1280" DrawAspect="Content" ObjectID="_1698740708" r:id="rId353"/>
              </w:object>
            </w:r>
          </w:p>
        </w:tc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25.</w:t>
            </w:r>
          </w:p>
        </w:tc>
        <w:tc>
          <w:tcPr>
            <w:tcW w:w="2047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560" w:dyaOrig="1140">
                <v:shape id="_x0000_i1281" type="#_x0000_t75" style="width:128.1pt;height:57.05pt" o:ole="">
                  <v:imagedata r:id="rId354" o:title=""/>
                </v:shape>
                <o:OLEObject Type="Embed" ProgID="Equation.3" ShapeID="_x0000_i1281" DrawAspect="Content" ObjectID="_1698740709" r:id="rId355"/>
              </w:object>
            </w:r>
          </w:p>
        </w:tc>
      </w:tr>
      <w:tr w:rsidR="006C3103" w:rsidRPr="00B57E62">
        <w:trPr>
          <w:jc w:val="center"/>
        </w:trPr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18.</w:t>
            </w:r>
          </w:p>
        </w:tc>
        <w:tc>
          <w:tcPr>
            <w:tcW w:w="2559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380" w:dyaOrig="1140">
                <v:shape id="_x0000_i1282" type="#_x0000_t75" style="width:118.75pt;height:57.05pt" o:ole="">
                  <v:imagedata r:id="rId356" o:title=""/>
                </v:shape>
                <o:OLEObject Type="Embed" ProgID="Equation.3" ShapeID="_x0000_i1282" DrawAspect="Content" ObjectID="_1698740710" r:id="rId357"/>
              </w:object>
            </w:r>
          </w:p>
        </w:tc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26.</w:t>
            </w:r>
          </w:p>
        </w:tc>
        <w:tc>
          <w:tcPr>
            <w:tcW w:w="2047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600" w:dyaOrig="1140">
                <v:shape id="_x0000_i1283" type="#_x0000_t75" style="width:129.95pt;height:57.05pt" o:ole="">
                  <v:imagedata r:id="rId358" o:title=""/>
                </v:shape>
                <o:OLEObject Type="Embed" ProgID="Equation.3" ShapeID="_x0000_i1283" DrawAspect="Content" ObjectID="_1698740711" r:id="rId359"/>
              </w:object>
            </w:r>
          </w:p>
        </w:tc>
      </w:tr>
      <w:tr w:rsidR="006C3103" w:rsidRPr="00B57E62">
        <w:trPr>
          <w:jc w:val="center"/>
        </w:trPr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19.</w:t>
            </w:r>
          </w:p>
        </w:tc>
        <w:tc>
          <w:tcPr>
            <w:tcW w:w="2559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560" w:dyaOrig="1140">
                <v:shape id="_x0000_i1284" type="#_x0000_t75" style="width:128.1pt;height:57.05pt" o:ole="">
                  <v:imagedata r:id="rId360" o:title=""/>
                </v:shape>
                <o:OLEObject Type="Embed" ProgID="Equation.3" ShapeID="_x0000_i1284" DrawAspect="Content" ObjectID="_1698740712" r:id="rId361"/>
              </w:object>
            </w:r>
          </w:p>
        </w:tc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27.</w:t>
            </w:r>
          </w:p>
        </w:tc>
        <w:tc>
          <w:tcPr>
            <w:tcW w:w="2047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80" w:dyaOrig="1140">
                <v:shape id="_x0000_i1285" type="#_x0000_t75" style="width:124.35pt;height:57.05pt" o:ole="">
                  <v:imagedata r:id="rId362" o:title=""/>
                </v:shape>
                <o:OLEObject Type="Embed" ProgID="Equation.3" ShapeID="_x0000_i1285" DrawAspect="Content" ObjectID="_1698740713" r:id="rId363"/>
              </w:object>
            </w:r>
          </w:p>
        </w:tc>
      </w:tr>
      <w:tr w:rsidR="006C3103" w:rsidRPr="00B57E62">
        <w:trPr>
          <w:jc w:val="center"/>
        </w:trPr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2559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600" w:dyaOrig="1140">
                <v:shape id="_x0000_i1286" type="#_x0000_t75" style="width:129.95pt;height:57.05pt" o:ole="">
                  <v:imagedata r:id="rId364" o:title=""/>
                </v:shape>
                <o:OLEObject Type="Embed" ProgID="Equation.3" ShapeID="_x0000_i1286" DrawAspect="Content" ObjectID="_1698740714" r:id="rId365"/>
              </w:object>
            </w:r>
          </w:p>
        </w:tc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28.</w:t>
            </w:r>
          </w:p>
        </w:tc>
        <w:tc>
          <w:tcPr>
            <w:tcW w:w="2047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600" w:dyaOrig="1140">
                <v:shape id="_x0000_i1287" type="#_x0000_t75" style="width:129.95pt;height:57.05pt" o:ole="">
                  <v:imagedata r:id="rId366" o:title=""/>
                </v:shape>
                <o:OLEObject Type="Embed" ProgID="Equation.3" ShapeID="_x0000_i1287" DrawAspect="Content" ObjectID="_1698740715" r:id="rId367"/>
              </w:object>
            </w:r>
          </w:p>
        </w:tc>
      </w:tr>
      <w:tr w:rsidR="006C3103" w:rsidRPr="00B57E62">
        <w:trPr>
          <w:jc w:val="center"/>
        </w:trPr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21</w:t>
            </w:r>
          </w:p>
        </w:tc>
        <w:tc>
          <w:tcPr>
            <w:tcW w:w="2559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600" w:dyaOrig="1140">
                <v:shape id="_x0000_i1288" type="#_x0000_t75" style="width:129.95pt;height:57.05pt" o:ole="">
                  <v:imagedata r:id="rId368" o:title=""/>
                </v:shape>
                <o:OLEObject Type="Embed" ProgID="Equation.3" ShapeID="_x0000_i1288" DrawAspect="Content" ObjectID="_1698740716" r:id="rId369"/>
              </w:object>
            </w:r>
          </w:p>
        </w:tc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29.</w:t>
            </w:r>
          </w:p>
        </w:tc>
        <w:tc>
          <w:tcPr>
            <w:tcW w:w="2047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600" w:dyaOrig="1140">
                <v:shape id="_x0000_i1289" type="#_x0000_t75" style="width:129.95pt;height:57.05pt" o:ole="">
                  <v:imagedata r:id="rId370" o:title=""/>
                </v:shape>
                <o:OLEObject Type="Embed" ProgID="Equation.3" ShapeID="_x0000_i1289" DrawAspect="Content" ObjectID="_1698740717" r:id="rId371"/>
              </w:object>
            </w:r>
          </w:p>
        </w:tc>
      </w:tr>
      <w:tr w:rsidR="006C3103" w:rsidRPr="00B57E62">
        <w:trPr>
          <w:jc w:val="center"/>
        </w:trPr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22.</w:t>
            </w:r>
          </w:p>
        </w:tc>
        <w:tc>
          <w:tcPr>
            <w:tcW w:w="2559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400" w:dyaOrig="1140">
                <v:shape id="_x0000_i1290" type="#_x0000_t75" style="width:119.7pt;height:57.05pt" o:ole="">
                  <v:imagedata r:id="rId372" o:title=""/>
                </v:shape>
                <o:OLEObject Type="Embed" ProgID="Equation.3" ShapeID="_x0000_i1290" DrawAspect="Content" ObjectID="_1698740718" r:id="rId373"/>
              </w:object>
            </w:r>
          </w:p>
        </w:tc>
        <w:tc>
          <w:tcPr>
            <w:tcW w:w="197" w:type="pct"/>
            <w:tcMar>
              <w:left w:w="0" w:type="dxa"/>
              <w:right w:w="0" w:type="dxa"/>
            </w:tcMar>
          </w:tcPr>
          <w:p w:rsidR="006C3103" w:rsidRPr="00A37D06" w:rsidRDefault="006C3103" w:rsidP="006C310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A37D06">
              <w:rPr>
                <w:rFonts w:ascii="Times New Roman" w:hAnsi="Times New Roman" w:cs="Times New Roman"/>
                <w:sz w:val="22"/>
                <w:szCs w:val="22"/>
              </w:rPr>
              <w:t>30.</w:t>
            </w:r>
          </w:p>
        </w:tc>
        <w:tc>
          <w:tcPr>
            <w:tcW w:w="2047" w:type="pct"/>
            <w:tcMar>
              <w:left w:w="0" w:type="dxa"/>
              <w:right w:w="0" w:type="dxa"/>
            </w:tcMar>
            <w:vAlign w:val="center"/>
          </w:tcPr>
          <w:p w:rsidR="006C3103" w:rsidRPr="00A37D06" w:rsidRDefault="006C3103" w:rsidP="006C3103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A37D06"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object w:dxaOrig="2500" w:dyaOrig="1140">
                <v:shape id="_x0000_i1291" type="#_x0000_t75" style="width:125.3pt;height:57.05pt" o:ole="">
                  <v:imagedata r:id="rId374" o:title=""/>
                </v:shape>
                <o:OLEObject Type="Embed" ProgID="Equation.3" ShapeID="_x0000_i1291" DrawAspect="Content" ObjectID="_1698740719" r:id="rId375"/>
              </w:object>
            </w:r>
          </w:p>
        </w:tc>
      </w:tr>
    </w:tbl>
    <w:p w:rsidR="006C3103" w:rsidRDefault="006C3103" w:rsidP="006C3103">
      <w:pPr>
        <w:ind w:firstLine="397"/>
        <w:jc w:val="center"/>
        <w:rPr>
          <w:rFonts w:ascii="Times New Roman" w:hAnsi="Times New Roman" w:cs="Times New Roman"/>
          <w:b/>
        </w:rPr>
      </w:pPr>
    </w:p>
    <w:p w:rsidR="00E05758" w:rsidRDefault="00E05758" w:rsidP="009452D6">
      <w:pPr>
        <w:pStyle w:val="FR1"/>
        <w:spacing w:line="240" w:lineRule="auto"/>
        <w:ind w:firstLine="0"/>
        <w:rPr>
          <w:sz w:val="20"/>
        </w:rPr>
      </w:pPr>
    </w:p>
    <w:p w:rsidR="00E05758" w:rsidRPr="00E05758" w:rsidRDefault="00196761" w:rsidP="00E05758">
      <w:pPr>
        <w:widowControl/>
        <w:shd w:val="clear" w:color="auto" w:fill="FFFFFF"/>
        <w:autoSpaceDE/>
        <w:autoSpaceDN/>
        <w:adjustRightInd/>
        <w:spacing w:after="120" w:line="233" w:lineRule="auto"/>
        <w:jc w:val="center"/>
        <w:rPr>
          <w:rFonts w:ascii="Times New Roman" w:hAnsi="Times New Roman" w:cs="Times New Roman"/>
          <w:b/>
          <w:bCs/>
          <w:caps/>
          <w:sz w:val="22"/>
          <w:szCs w:val="22"/>
        </w:rPr>
      </w:pPr>
      <w:r>
        <w:rPr>
          <w:rFonts w:ascii="Times New Roman" w:hAnsi="Times New Roman" w:cs="Times New Roman"/>
          <w:b/>
          <w:bCs/>
          <w:caps/>
          <w:sz w:val="22"/>
          <w:szCs w:val="22"/>
        </w:rPr>
        <w:t>3</w:t>
      </w:r>
      <w:r w:rsidR="00E05758" w:rsidRPr="00E05758">
        <w:rPr>
          <w:rFonts w:ascii="Times New Roman" w:hAnsi="Times New Roman" w:cs="Times New Roman"/>
          <w:b/>
          <w:bCs/>
          <w:caps/>
          <w:sz w:val="22"/>
          <w:szCs w:val="22"/>
        </w:rPr>
        <w:t>. Симплексный метод решения задач линейного программирования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>Доказано, что оптимальное решение задачи линейного пр</w:t>
      </w:r>
      <w:r w:rsidRPr="00E05758">
        <w:rPr>
          <w:rFonts w:ascii="Times New Roman" w:hAnsi="Times New Roman" w:cs="Times New Roman"/>
          <w:sz w:val="22"/>
          <w:szCs w:val="22"/>
        </w:rPr>
        <w:t>о</w:t>
      </w:r>
      <w:r w:rsidRPr="00E05758">
        <w:rPr>
          <w:rFonts w:ascii="Times New Roman" w:hAnsi="Times New Roman" w:cs="Times New Roman"/>
          <w:sz w:val="22"/>
          <w:szCs w:val="22"/>
        </w:rPr>
        <w:t>грамми</w:t>
      </w:r>
      <w:r w:rsidRPr="00E05758">
        <w:rPr>
          <w:rFonts w:ascii="Times New Roman" w:hAnsi="Times New Roman" w:cs="Times New Roman"/>
          <w:sz w:val="22"/>
          <w:szCs w:val="22"/>
        </w:rPr>
        <w:softHyphen/>
        <w:t>рования связано с угловыми точками многогранника реш</w:t>
      </w:r>
      <w:r w:rsidRPr="00E05758">
        <w:rPr>
          <w:rFonts w:ascii="Times New Roman" w:hAnsi="Times New Roman" w:cs="Times New Roman"/>
          <w:sz w:val="22"/>
          <w:szCs w:val="22"/>
        </w:rPr>
        <w:t>е</w:t>
      </w:r>
      <w:r w:rsidRPr="00E05758">
        <w:rPr>
          <w:rFonts w:ascii="Times New Roman" w:hAnsi="Times New Roman" w:cs="Times New Roman"/>
          <w:sz w:val="22"/>
          <w:szCs w:val="22"/>
        </w:rPr>
        <w:t>ний, поэтому возникает мысль о следующем пути решения задачи линейного програм</w:t>
      </w:r>
      <w:r w:rsidRPr="00E05758">
        <w:rPr>
          <w:rFonts w:ascii="Times New Roman" w:hAnsi="Times New Roman" w:cs="Times New Roman"/>
          <w:sz w:val="22"/>
          <w:szCs w:val="22"/>
        </w:rPr>
        <w:softHyphen/>
        <w:t xml:space="preserve">мирования с любым числом переменных. Найти каким-нибудь способом все угловые точки многогранника планов (а их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292" type="#_x0000_t75" style="width:14.95pt;height:18.7pt">
            <v:imagedata r:id="rId376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>=</w:t>
      </w:r>
      <w:r w:rsidR="00C83E51">
        <w:rPr>
          <w:rFonts w:ascii="Times New Roman" w:hAnsi="Times New Roman" w:cs="Times New Roman"/>
          <w:position w:val="-28"/>
          <w:sz w:val="22"/>
          <w:szCs w:val="22"/>
        </w:rPr>
        <w:pict>
          <v:shape id="_x0000_i1293" type="#_x0000_t75" style="width:51.45pt;height:31.8pt">
            <v:imagedata r:id="rId377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, если каждый план определяется 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с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и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стемой m-линейно независимых векторов, содержащихся в данной системе из n векторов Ā</w:t>
      </w:r>
      <w:r w:rsidRPr="00E0575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, Ā</w:t>
      </w:r>
      <w:r w:rsidRPr="00E0575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 xml:space="preserve">2 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,..., Ā</w:t>
      </w:r>
      <w:r w:rsidRPr="00E0575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n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) и сравнить в них значения цел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е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вой функции. Но найти оптимальный план, перебирая все опорные планы задачи трудно, поэтому необходимо иметь схему, по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softHyphen/>
        <w:t>зволяющую переходить к не худшему опорному плану и иметь пр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и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знак того, что лучших крайних точек, чем данная крайняя точка нет. В этом и состоит идея наиболее широко применяемого в настоящее время сим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softHyphen/>
        <w:t>плексного метода (метода последовательного улучшения плана).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>Итак, симплексный метод предполагает: умение находить начальный опорный план, наличие признака оптимальности (нео</w:t>
      </w:r>
      <w:r w:rsidRPr="00E05758">
        <w:rPr>
          <w:rFonts w:ascii="Times New Roman" w:hAnsi="Times New Roman" w:cs="Times New Roman"/>
          <w:sz w:val="22"/>
          <w:szCs w:val="22"/>
        </w:rPr>
        <w:t>п</w:t>
      </w:r>
      <w:r w:rsidRPr="00E05758">
        <w:rPr>
          <w:rFonts w:ascii="Times New Roman" w:hAnsi="Times New Roman" w:cs="Times New Roman"/>
          <w:sz w:val="22"/>
          <w:szCs w:val="22"/>
        </w:rPr>
        <w:t>тимальности) опорного плана, умение переходить к нехудшему опорному плану.</w:t>
      </w:r>
    </w:p>
    <w:p w:rsidR="00E05758" w:rsidRPr="00E05758" w:rsidRDefault="00196761" w:rsidP="00E05758">
      <w:pPr>
        <w:shd w:val="clear" w:color="auto" w:fill="FFFFFF"/>
        <w:spacing w:before="180" w:line="233" w:lineRule="auto"/>
        <w:jc w:val="center"/>
        <w:rPr>
          <w:rFonts w:ascii="Times New Roman" w:hAnsi="Times New Roman"/>
          <w:b/>
          <w:bCs/>
          <w:sz w:val="22"/>
          <w:szCs w:val="22"/>
        </w:rPr>
      </w:pPr>
      <w:r>
        <w:rPr>
          <w:rFonts w:ascii="Times New Roman" w:hAnsi="Times New Roman"/>
          <w:b/>
          <w:bCs/>
          <w:sz w:val="22"/>
          <w:szCs w:val="22"/>
        </w:rPr>
        <w:t>3</w:t>
      </w:r>
      <w:r w:rsidR="00E05758" w:rsidRPr="00E05758">
        <w:rPr>
          <w:rFonts w:ascii="Times New Roman" w:hAnsi="Times New Roman"/>
          <w:b/>
          <w:bCs/>
          <w:sz w:val="22"/>
          <w:szCs w:val="22"/>
        </w:rPr>
        <w:t>.1. Построение начального опорного плана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lastRenderedPageBreak/>
        <w:t xml:space="preserve">1. </w:t>
      </w:r>
      <w:r w:rsidRPr="00E05758">
        <w:rPr>
          <w:rFonts w:ascii="Times New Roman" w:hAnsi="Times New Roman" w:cs="Times New Roman"/>
          <w:sz w:val="22"/>
          <w:szCs w:val="22"/>
        </w:rPr>
        <w:t>Пусть</w:t>
      </w:r>
      <w:r w:rsidRPr="00E05758">
        <w:rPr>
          <w:rFonts w:ascii="Times New Roman" w:hAnsi="Times New Roman"/>
          <w:sz w:val="22"/>
          <w:szCs w:val="22"/>
        </w:rPr>
        <w:t xml:space="preserve"> задача линейного программирования представлена целевой функцией Z=c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>х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 +с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>х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 xml:space="preserve"> +...+с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z w:val="22"/>
          <w:szCs w:val="22"/>
        </w:rPr>
        <w:t>х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83E51">
        <w:rPr>
          <w:rFonts w:ascii="Times New Roman" w:hAnsi="Times New Roman"/>
          <w:position w:val="-32"/>
          <w:sz w:val="22"/>
          <w:szCs w:val="22"/>
        </w:rPr>
        <w:pict>
          <v:shape id="_x0000_i1294" type="#_x0000_t75" style="width:18.7pt;height:31.8pt">
            <v:imagedata r:id="rId378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с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>х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 и системой огр</w:t>
      </w:r>
      <w:r w:rsidRPr="00E05758">
        <w:rPr>
          <w:rFonts w:ascii="Times New Roman" w:hAnsi="Times New Roman"/>
          <w:sz w:val="22"/>
          <w:szCs w:val="22"/>
        </w:rPr>
        <w:t>а</w:t>
      </w:r>
      <w:r w:rsidRPr="00E05758">
        <w:rPr>
          <w:rFonts w:ascii="Times New Roman" w:hAnsi="Times New Roman"/>
          <w:sz w:val="22"/>
          <w:szCs w:val="22"/>
        </w:rPr>
        <w:t xml:space="preserve">ничений, заданной в каноническом виде </w:t>
      </w:r>
      <w:r w:rsidR="00C83E51">
        <w:rPr>
          <w:rFonts w:ascii="Times New Roman" w:hAnsi="Times New Roman"/>
          <w:position w:val="-56"/>
          <w:sz w:val="22"/>
          <w:szCs w:val="22"/>
        </w:rPr>
        <w:pict>
          <v:shape id="_x0000_i1295" type="#_x0000_t75" style="width:116.9pt;height:57.05pt">
            <v:imagedata r:id="rId379" o:title=""/>
          </v:shape>
        </w:pic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Говорят, </w:t>
      </w:r>
      <w:r w:rsidRPr="00E05758">
        <w:rPr>
          <w:rFonts w:ascii="Times New Roman" w:hAnsi="Times New Roman" w:cs="Times New Roman"/>
          <w:sz w:val="22"/>
          <w:szCs w:val="22"/>
        </w:rPr>
        <w:t>что</w:t>
      </w:r>
      <w:r w:rsidRPr="00E05758">
        <w:rPr>
          <w:rFonts w:ascii="Times New Roman" w:hAnsi="Times New Roman"/>
          <w:sz w:val="22"/>
          <w:szCs w:val="22"/>
        </w:rPr>
        <w:t xml:space="preserve"> ограничение задачи линейного программиров</w:t>
      </w:r>
      <w:r w:rsidRPr="00E05758">
        <w:rPr>
          <w:rFonts w:ascii="Times New Roman" w:hAnsi="Times New Roman"/>
          <w:sz w:val="22"/>
          <w:szCs w:val="22"/>
        </w:rPr>
        <w:t>а</w:t>
      </w:r>
      <w:r w:rsidRPr="00E05758">
        <w:rPr>
          <w:rFonts w:ascii="Times New Roman" w:hAnsi="Times New Roman"/>
          <w:sz w:val="22"/>
          <w:szCs w:val="22"/>
        </w:rPr>
        <w:t>ния имеет предпочтительный вид, если в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B3"/>
      </w:r>
      <w:r w:rsidRPr="00E05758">
        <w:rPr>
          <w:rFonts w:ascii="Times New Roman" w:hAnsi="Times New Roman"/>
          <w:sz w:val="22"/>
          <w:szCs w:val="22"/>
        </w:rPr>
        <w:t xml:space="preserve"> 0 и левая часть этого ограничения содержит переменную с коэффициентом 1, а в остальные ограничения </w:t>
      </w:r>
      <w:r w:rsidRPr="00E05758">
        <w:rPr>
          <w:rFonts w:ascii="Times" w:hAnsi="Times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равенства она входит с коэффициентом равным 0.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i/>
          <w:sz w:val="22"/>
          <w:szCs w:val="22"/>
        </w:rPr>
        <w:t>Пример</w:t>
      </w:r>
      <w:r w:rsidR="000D51EA" w:rsidRPr="007C7B24">
        <w:rPr>
          <w:rFonts w:ascii="Times New Roman" w:hAnsi="Times New Roman" w:cs="Times New Roman"/>
          <w:i/>
          <w:sz w:val="22"/>
          <w:szCs w:val="22"/>
        </w:rPr>
        <w:t xml:space="preserve"> 7</w:t>
      </w:r>
      <w:r w:rsidRPr="00E05758">
        <w:rPr>
          <w:rFonts w:ascii="Times New Roman" w:hAnsi="Times New Roman"/>
          <w:sz w:val="22"/>
          <w:szCs w:val="22"/>
        </w:rPr>
        <w:t xml:space="preserve">. </w:t>
      </w:r>
      <w:r w:rsidR="00C83E51">
        <w:rPr>
          <w:rFonts w:ascii="Times New Roman" w:hAnsi="Times New Roman"/>
          <w:position w:val="-56"/>
          <w:sz w:val="22"/>
          <w:szCs w:val="22"/>
        </w:rPr>
        <w:pict>
          <v:shape id="_x0000_i1296" type="#_x0000_t75" style="width:164.55pt;height:58.9pt">
            <v:imagedata r:id="rId380" o:title=""/>
          </v:shape>
        </w:pic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pacing w:val="-2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Первое</w:t>
      </w:r>
      <w:r w:rsidRPr="00E05758">
        <w:rPr>
          <w:rFonts w:ascii="Times New Roman" w:hAnsi="Times New Roman"/>
          <w:spacing w:val="-2"/>
          <w:sz w:val="22"/>
          <w:szCs w:val="22"/>
        </w:rPr>
        <w:t xml:space="preserve"> и второе ограничения имеют предпочтительный вид, а третье – нет.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Если каждое ограничение – равенство задачи линейного пр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>грамми</w:t>
      </w:r>
      <w:r w:rsidRPr="00E05758">
        <w:rPr>
          <w:rFonts w:ascii="Times New Roman" w:hAnsi="Times New Roman"/>
          <w:sz w:val="22"/>
          <w:szCs w:val="22"/>
        </w:rPr>
        <w:softHyphen/>
        <w:t>рования имеет предпочтительный вид, то и система огр</w:t>
      </w:r>
      <w:r w:rsidRPr="00E05758">
        <w:rPr>
          <w:rFonts w:ascii="Times New Roman" w:hAnsi="Times New Roman"/>
          <w:sz w:val="22"/>
          <w:szCs w:val="22"/>
        </w:rPr>
        <w:t>а</w:t>
      </w:r>
      <w:r w:rsidRPr="00E05758">
        <w:rPr>
          <w:rFonts w:ascii="Times New Roman" w:hAnsi="Times New Roman"/>
          <w:sz w:val="22"/>
          <w:szCs w:val="22"/>
        </w:rPr>
        <w:t>ничений пред</w:t>
      </w:r>
      <w:r w:rsidRPr="00E05758">
        <w:rPr>
          <w:rFonts w:ascii="Times New Roman" w:hAnsi="Times New Roman"/>
          <w:sz w:val="22"/>
          <w:szCs w:val="22"/>
        </w:rPr>
        <w:softHyphen/>
        <w:t>ставлена в предпочтительном виде. В этом случае легко найти ее опорное решение: все свободные переменные пр</w:t>
      </w:r>
      <w:r w:rsidRPr="00E05758">
        <w:rPr>
          <w:rFonts w:ascii="Times New Roman" w:hAnsi="Times New Roman"/>
          <w:sz w:val="22"/>
          <w:szCs w:val="22"/>
        </w:rPr>
        <w:t>и</w:t>
      </w:r>
      <w:r w:rsidRPr="00E05758">
        <w:rPr>
          <w:rFonts w:ascii="Times New Roman" w:hAnsi="Times New Roman"/>
          <w:sz w:val="22"/>
          <w:szCs w:val="22"/>
        </w:rPr>
        <w:t>равниваются к нулю, тогда ба</w:t>
      </w:r>
      <w:r w:rsidRPr="00E05758">
        <w:rPr>
          <w:rFonts w:ascii="Times New Roman" w:hAnsi="Times New Roman"/>
          <w:sz w:val="22"/>
          <w:szCs w:val="22"/>
        </w:rPr>
        <w:softHyphen/>
        <w:t>зисные переменные равны свобо</w:t>
      </w:r>
      <w:r w:rsidRPr="00E05758">
        <w:rPr>
          <w:rFonts w:ascii="Times New Roman" w:hAnsi="Times New Roman"/>
          <w:sz w:val="22"/>
          <w:szCs w:val="22"/>
        </w:rPr>
        <w:t>д</w:t>
      </w:r>
      <w:r w:rsidRPr="00E05758">
        <w:rPr>
          <w:rFonts w:ascii="Times New Roman" w:hAnsi="Times New Roman"/>
          <w:sz w:val="22"/>
          <w:szCs w:val="22"/>
        </w:rPr>
        <w:t>ным членам.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i/>
          <w:sz w:val="22"/>
          <w:szCs w:val="22"/>
        </w:rPr>
        <w:t>Пример</w:t>
      </w:r>
      <w:r w:rsidR="000D51EA">
        <w:rPr>
          <w:rFonts w:ascii="Times New Roman" w:hAnsi="Times New Roman" w:cs="Times New Roman"/>
          <w:i/>
          <w:sz w:val="22"/>
          <w:szCs w:val="22"/>
          <w:lang w:val="en-US"/>
        </w:rPr>
        <w:t xml:space="preserve"> 8</w:t>
      </w:r>
      <w:r w:rsidRPr="00E05758">
        <w:rPr>
          <w:rFonts w:ascii="Times New Roman" w:hAnsi="Times New Roman"/>
          <w:sz w:val="22"/>
          <w:szCs w:val="22"/>
        </w:rPr>
        <w:t>.</w:t>
      </w:r>
      <w:r w:rsidRPr="00E05758">
        <w:rPr>
          <w:rFonts w:ascii="Times New Roman" w:hAnsi="Times New Roman"/>
          <w:sz w:val="22"/>
          <w:szCs w:val="22"/>
          <w:lang w:val="en-US"/>
        </w:rPr>
        <w:t xml:space="preserve"> </w:t>
      </w:r>
    </w:p>
    <w:tbl>
      <w:tblPr>
        <w:tblW w:w="6495" w:type="dxa"/>
        <w:tblInd w:w="-1021" w:type="dxa"/>
        <w:tblLayout w:type="fixed"/>
        <w:tblLook w:val="04A0" w:firstRow="1" w:lastRow="0" w:firstColumn="1" w:lastColumn="0" w:noHBand="0" w:noVBand="1"/>
      </w:tblPr>
      <w:tblGrid>
        <w:gridCol w:w="2410"/>
        <w:gridCol w:w="4085"/>
      </w:tblGrid>
      <w:tr w:rsidR="00E05758" w:rsidRPr="00E05758">
        <w:tc>
          <w:tcPr>
            <w:tcW w:w="2410" w:type="dxa"/>
          </w:tcPr>
          <w:p w:rsidR="00E05758" w:rsidRPr="00E05758" w:rsidRDefault="00E05758" w:rsidP="00E05758">
            <w:pPr>
              <w:tabs>
                <w:tab w:val="left" w:pos="51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085" w:type="dxa"/>
          </w:tcPr>
          <w:p w:rsidR="00E05758" w:rsidRPr="00E05758" w:rsidRDefault="00C83E51" w:rsidP="00E05758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pict>
                <v:shape id="_x0000_s1149" type="#_x0000_t87" style="position:absolute;left:0;text-align:left;margin-left:-3.75pt;margin-top:3.3pt;width:7.15pt;height:73.9pt;z-index:251631104;mso-position-horizontal-relative:text;mso-position-vertical-relative:text" strokeweight=".5pt"/>
              </w:pic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pict>
                <v:rect id="_x0000_s1148" style="position:absolute;left:0;text-align:left;margin-left:-2.6pt;margin-top:.7pt;width:8.25pt;height:74.6pt;z-index:251630080;mso-position-horizontal-relative:text;mso-position-vertical-relative:text" stroked="f"/>
              </w:pict>
            </w:r>
            <w:r w:rsidR="00D476BB" w:rsidRPr="00E05758">
              <w:rPr>
                <w:rFonts w:ascii="Times New Roman" w:hAnsi="Times New Roman"/>
                <w:position w:val="-56"/>
                <w:sz w:val="22"/>
                <w:szCs w:val="22"/>
              </w:rPr>
              <w:object w:dxaOrig="4560" w:dyaOrig="1240">
                <v:shape id="_x0000_i1297" type="#_x0000_t75" style="width:210.4pt;height:57.05pt" o:ole="">
                  <v:imagedata r:id="rId381" o:title=""/>
                </v:shape>
                <o:OLEObject Type="Embed" ProgID="Equation.3" ShapeID="_x0000_i1297" DrawAspect="Content" ObjectID="_1698740720" r:id="rId382"/>
              </w:object>
            </w:r>
            <w:r w:rsidR="00E05758" w:rsidRPr="00E05758">
              <w:rPr>
                <w:rFonts w:ascii="Times New Roman" w:hAnsi="Times New Roman" w:cs="Times New Roman"/>
                <w:sz w:val="22"/>
                <w:szCs w:val="22"/>
              </w:rPr>
              <w:t xml:space="preserve">    </w:t>
            </w:r>
            <w:r>
              <w:rPr>
                <w:rFonts w:ascii="Times New Roman" w:hAnsi="Times New Roman" w:cs="Times New Roman"/>
                <w:position w:val="-14"/>
                <w:sz w:val="22"/>
                <w:szCs w:val="22"/>
              </w:rPr>
              <w:pict>
                <v:shape id="_x0000_i1298" type="#_x0000_t75" style="width:77.6pt;height:18.7pt">
                  <v:imagedata r:id="rId383" o:title=""/>
                </v:shape>
              </w:pict>
            </w:r>
          </w:p>
        </w:tc>
      </w:tr>
    </w:tbl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а) предпочтительными, т. е. базисными переменными являю</w:t>
      </w:r>
      <w:r w:rsidRPr="00E05758">
        <w:rPr>
          <w:rFonts w:ascii="Times New Roman" w:hAnsi="Times New Roman"/>
          <w:sz w:val="22"/>
          <w:szCs w:val="22"/>
        </w:rPr>
        <w:t>т</w:t>
      </w:r>
      <w:r w:rsidRPr="00E05758">
        <w:rPr>
          <w:rFonts w:ascii="Times New Roman" w:hAnsi="Times New Roman"/>
          <w:sz w:val="22"/>
          <w:szCs w:val="22"/>
        </w:rPr>
        <w:t>ся х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>, х</w:t>
      </w:r>
      <w:r w:rsidRPr="00E05758">
        <w:rPr>
          <w:rFonts w:ascii="Times New Roman" w:hAnsi="Times New Roman"/>
          <w:sz w:val="22"/>
          <w:szCs w:val="22"/>
          <w:vertAlign w:val="subscript"/>
        </w:rPr>
        <w:t>3</w:t>
      </w:r>
      <w:r w:rsidRPr="00E05758">
        <w:rPr>
          <w:rFonts w:ascii="Times New Roman" w:hAnsi="Times New Roman"/>
          <w:sz w:val="22"/>
          <w:szCs w:val="22"/>
        </w:rPr>
        <w:t>, х</w:t>
      </w:r>
      <w:r w:rsidRPr="00E05758">
        <w:rPr>
          <w:rFonts w:ascii="Times New Roman" w:hAnsi="Times New Roman"/>
          <w:sz w:val="22"/>
          <w:szCs w:val="22"/>
          <w:vertAlign w:val="subscript"/>
        </w:rPr>
        <w:t>4</w:t>
      </w:r>
      <w:r w:rsidRPr="00E05758">
        <w:rPr>
          <w:rFonts w:ascii="Times New Roman" w:hAnsi="Times New Roman"/>
          <w:sz w:val="22"/>
          <w:szCs w:val="22"/>
        </w:rPr>
        <w:t>, а свободными – х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 и х</w:t>
      </w:r>
      <w:r w:rsidRPr="00E05758">
        <w:rPr>
          <w:rFonts w:ascii="Times New Roman" w:hAnsi="Times New Roman"/>
          <w:sz w:val="22"/>
          <w:szCs w:val="22"/>
          <w:vertAlign w:val="subscript"/>
        </w:rPr>
        <w:t>5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6"/>
          <w:sz w:val="22"/>
          <w:szCs w:val="22"/>
        </w:rPr>
        <w:pict>
          <v:shape id="_x0000_i1299" type="#_x0000_t75" style="width:14.95pt;height:12.15pt">
            <v:imagedata r:id="rId384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х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 = 0, х</w:t>
      </w:r>
      <w:r w:rsidRPr="00E05758">
        <w:rPr>
          <w:rFonts w:ascii="Times New Roman" w:hAnsi="Times New Roman"/>
          <w:sz w:val="22"/>
          <w:szCs w:val="22"/>
          <w:vertAlign w:val="subscript"/>
        </w:rPr>
        <w:t>5</w:t>
      </w:r>
      <w:r w:rsidRPr="00E05758">
        <w:rPr>
          <w:rFonts w:ascii="Times New Roman" w:hAnsi="Times New Roman"/>
          <w:sz w:val="22"/>
          <w:szCs w:val="22"/>
        </w:rPr>
        <w:t xml:space="preserve"> = 0, а х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 xml:space="preserve"> = 10, х</w:t>
      </w:r>
      <w:r w:rsidRPr="00E05758">
        <w:rPr>
          <w:rFonts w:ascii="Times New Roman" w:hAnsi="Times New Roman"/>
          <w:sz w:val="22"/>
          <w:szCs w:val="22"/>
          <w:vertAlign w:val="subscript"/>
        </w:rPr>
        <w:t>3</w:t>
      </w:r>
      <w:r w:rsidRPr="00E05758">
        <w:rPr>
          <w:rFonts w:ascii="Times New Roman" w:hAnsi="Times New Roman"/>
          <w:sz w:val="22"/>
          <w:szCs w:val="22"/>
        </w:rPr>
        <w:t xml:space="preserve"> = 0, х</w:t>
      </w:r>
      <w:r w:rsidRPr="00E05758">
        <w:rPr>
          <w:rFonts w:ascii="Times New Roman" w:hAnsi="Times New Roman"/>
          <w:sz w:val="22"/>
          <w:szCs w:val="22"/>
          <w:vertAlign w:val="subscript"/>
        </w:rPr>
        <w:t>4</w:t>
      </w:r>
      <w:r w:rsidRPr="00E05758">
        <w:rPr>
          <w:rFonts w:ascii="Times New Roman" w:hAnsi="Times New Roman"/>
          <w:sz w:val="22"/>
          <w:szCs w:val="22"/>
        </w:rPr>
        <w:t xml:space="preserve"> = 2. Тогда начальный опорный план </w:t>
      </w:r>
      <w:r w:rsidR="00C83E51">
        <w:rPr>
          <w:rFonts w:ascii="Times New Roman" w:hAnsi="Times New Roman"/>
          <w:position w:val="-4"/>
          <w:sz w:val="24"/>
          <w:szCs w:val="24"/>
        </w:rPr>
        <w:pict>
          <v:shape id="_x0000_i1300" type="#_x0000_t75" style="width:14.05pt;height:15.9pt">
            <v:imagedata r:id="rId385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=(0; 10; 80; 32; 0) </w:t>
      </w:r>
      <w:r w:rsidRPr="00E05758">
        <w:rPr>
          <w:rFonts w:ascii="Times" w:hAnsi="Times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у</w:t>
      </w:r>
      <w:r w:rsidRPr="00E05758">
        <w:rPr>
          <w:rFonts w:ascii="Times New Roman" w:hAnsi="Times New Roman"/>
          <w:sz w:val="22"/>
          <w:szCs w:val="22"/>
        </w:rPr>
        <w:t>г</w:t>
      </w:r>
      <w:r w:rsidRPr="00E05758">
        <w:rPr>
          <w:rFonts w:ascii="Times New Roman" w:hAnsi="Times New Roman"/>
          <w:sz w:val="22"/>
          <w:szCs w:val="22"/>
        </w:rPr>
        <w:t>ловая точка (согласно теореме 1).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pacing w:val="-4"/>
          <w:sz w:val="22"/>
          <w:szCs w:val="22"/>
        </w:rPr>
      </w:pPr>
      <w:r w:rsidRPr="00E05758">
        <w:rPr>
          <w:rFonts w:ascii="Times New Roman" w:hAnsi="Times New Roman"/>
          <w:spacing w:val="-2"/>
          <w:sz w:val="22"/>
          <w:szCs w:val="22"/>
        </w:rPr>
        <w:lastRenderedPageBreak/>
        <w:t xml:space="preserve">б) </w:t>
      </w:r>
      <w:r w:rsidRPr="00E05758">
        <w:rPr>
          <w:rFonts w:ascii="Times New Roman" w:hAnsi="Times New Roman"/>
          <w:sz w:val="22"/>
          <w:szCs w:val="22"/>
        </w:rPr>
        <w:t>пусть</w:t>
      </w:r>
      <w:r w:rsidRPr="00E05758">
        <w:rPr>
          <w:rFonts w:ascii="Times New Roman" w:hAnsi="Times New Roman"/>
          <w:spacing w:val="-2"/>
          <w:sz w:val="22"/>
          <w:szCs w:val="22"/>
        </w:rPr>
        <w:t xml:space="preserve"> система ограничений имеет вид </w:t>
      </w:r>
      <w:r w:rsidR="00C83E51">
        <w:rPr>
          <w:rFonts w:ascii="Times New Roman" w:hAnsi="Times New Roman"/>
          <w:spacing w:val="-2"/>
          <w:position w:val="-32"/>
          <w:sz w:val="22"/>
          <w:szCs w:val="22"/>
        </w:rPr>
        <w:pict>
          <v:shape id="_x0000_i1301" type="#_x0000_t75" style="width:39.25pt;height:34.6pt">
            <v:imagedata r:id="rId386" o:title=""/>
          </v:shape>
        </w:pict>
      </w:r>
      <w:r w:rsidRPr="00E05758">
        <w:rPr>
          <w:rFonts w:ascii="Times New Roman" w:hAnsi="Times New Roman"/>
          <w:spacing w:val="-2"/>
          <w:sz w:val="22"/>
          <w:szCs w:val="22"/>
        </w:rPr>
        <w:t xml:space="preserve"> в</w:t>
      </w:r>
      <w:r w:rsidRPr="00E05758">
        <w:rPr>
          <w:rFonts w:ascii="Times New Roman" w:hAnsi="Times New Roman"/>
          <w:i/>
          <w:iCs/>
          <w:spacing w:val="-2"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pacing w:val="-2"/>
          <w:sz w:val="22"/>
          <w:szCs w:val="22"/>
        </w:rPr>
        <w:t>; в</w:t>
      </w:r>
      <w:r w:rsidRPr="00E05758">
        <w:rPr>
          <w:rFonts w:ascii="Times New Roman" w:hAnsi="Times New Roman"/>
          <w:i/>
          <w:iCs/>
          <w:spacing w:val="-2"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pacing w:val="-2"/>
          <w:sz w:val="22"/>
          <w:szCs w:val="22"/>
        </w:rPr>
        <w:t xml:space="preserve"> </w:t>
      </w:r>
      <w:r w:rsidRPr="00E05758">
        <w:rPr>
          <w:rFonts w:ascii="Times New Roman" w:hAnsi="Times New Roman"/>
          <w:spacing w:val="-2"/>
          <w:sz w:val="22"/>
          <w:szCs w:val="22"/>
        </w:rPr>
        <w:sym w:font="Symbol" w:char="F0B3"/>
      </w:r>
      <w:r w:rsidRPr="00E05758">
        <w:rPr>
          <w:rFonts w:ascii="Times New Roman" w:hAnsi="Times New Roman"/>
          <w:spacing w:val="-2"/>
          <w:sz w:val="22"/>
          <w:szCs w:val="22"/>
        </w:rPr>
        <w:t xml:space="preserve"> 0         (</w:t>
      </w:r>
      <w:r w:rsidRPr="00E05758">
        <w:rPr>
          <w:rFonts w:ascii="Times New Roman" w:hAnsi="Times New Roman"/>
          <w:i/>
          <w:iCs/>
          <w:spacing w:val="-2"/>
          <w:sz w:val="22"/>
          <w:szCs w:val="22"/>
          <w:lang w:val="en-US"/>
        </w:rPr>
        <w:t>i</w:t>
      </w:r>
      <w:r w:rsidRPr="00E05758">
        <w:rPr>
          <w:rFonts w:ascii="Times New Roman" w:hAnsi="Times New Roman"/>
          <w:spacing w:val="-2"/>
          <w:sz w:val="22"/>
          <w:szCs w:val="22"/>
        </w:rPr>
        <w:t xml:space="preserve"> =</w:t>
      </w:r>
      <w:r w:rsidR="00281CC4" w:rsidRPr="007C7B24">
        <w:rPr>
          <w:rFonts w:ascii="Times New Roman" w:hAnsi="Times New Roman"/>
          <w:spacing w:val="-2"/>
          <w:sz w:val="22"/>
          <w:szCs w:val="22"/>
        </w:rPr>
        <w:t xml:space="preserve">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02" type="#_x0000_t75" style="width:19.65pt;height:18.7pt" o:ole="">
            <v:imagedata r:id="rId387" o:title=""/>
          </v:shape>
          <o:OLEObject Type="Embed" ProgID="Equation.3" ShapeID="_x0000_i1302" DrawAspect="Content" ObjectID="_1698740721" r:id="rId388"/>
        </w:object>
      </w:r>
      <w:r w:rsidRPr="00E05758">
        <w:rPr>
          <w:rFonts w:ascii="Times New Roman" w:hAnsi="Times New Roman"/>
          <w:spacing w:val="-2"/>
          <w:sz w:val="22"/>
          <w:szCs w:val="22"/>
        </w:rPr>
        <w:t>)</w:t>
      </w:r>
      <w:r w:rsidRPr="00E05758">
        <w:rPr>
          <w:rFonts w:ascii="Times New Roman" w:hAnsi="Times New Roman"/>
          <w:sz w:val="22"/>
          <w:szCs w:val="22"/>
        </w:rPr>
        <w:t xml:space="preserve"> в задаче линейного программирования на max (задача об использовании сырья). Сведем задачу к каноническому виду, для этого добавим к левым частям неравенств дополнительные пер</w:t>
      </w:r>
      <w:r w:rsidRPr="00E05758">
        <w:rPr>
          <w:rFonts w:ascii="Times New Roman" w:hAnsi="Times New Roman"/>
          <w:sz w:val="22"/>
          <w:szCs w:val="22"/>
        </w:rPr>
        <w:t>е</w:t>
      </w:r>
      <w:r w:rsidRPr="00E05758">
        <w:rPr>
          <w:rFonts w:ascii="Times New Roman" w:hAnsi="Times New Roman"/>
          <w:sz w:val="22"/>
          <w:szCs w:val="22"/>
        </w:rPr>
        <w:t>менные х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z w:val="22"/>
          <w:szCs w:val="22"/>
          <w:vertAlign w:val="subscript"/>
        </w:rPr>
        <w:t xml:space="preserve"> + 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B3"/>
      </w:r>
      <w:r w:rsidRPr="00E05758">
        <w:rPr>
          <w:rFonts w:ascii="Times New Roman" w:hAnsi="Times New Roman"/>
          <w:sz w:val="22"/>
          <w:szCs w:val="22"/>
        </w:rPr>
        <w:t xml:space="preserve"> 0 (</w:t>
      </w:r>
      <w:r w:rsidRPr="00E05758">
        <w:rPr>
          <w:rFonts w:ascii="Times New Roman" w:hAnsi="Times New Roman"/>
          <w:i/>
          <w:iCs/>
          <w:sz w:val="22"/>
          <w:szCs w:val="22"/>
        </w:rPr>
        <w:t xml:space="preserve">i </w:t>
      </w:r>
      <w:r w:rsidRPr="00E05758">
        <w:rPr>
          <w:rFonts w:ascii="Times New Roman" w:hAnsi="Times New Roman"/>
          <w:sz w:val="22"/>
          <w:szCs w:val="22"/>
        </w:rPr>
        <w:t>=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03" type="#_x0000_t75" style="width:19.65pt;height:18.7pt" o:ole="">
            <v:imagedata r:id="rId387" o:title=""/>
          </v:shape>
          <o:OLEObject Type="Embed" ProgID="Equation.3" ShapeID="_x0000_i1303" DrawAspect="Content" ObjectID="_1698740722" r:id="rId389"/>
        </w:object>
      </w:r>
      <w:r w:rsidRPr="00E05758">
        <w:rPr>
          <w:rFonts w:ascii="Times New Roman" w:hAnsi="Times New Roman"/>
          <w:sz w:val="22"/>
          <w:szCs w:val="22"/>
        </w:rPr>
        <w:t xml:space="preserve">), тогда получим систему равенств </w:t>
      </w:r>
      <w:r w:rsidR="00C83E51">
        <w:rPr>
          <w:rFonts w:ascii="Times New Roman" w:hAnsi="Times New Roman"/>
          <w:position w:val="-32"/>
          <w:sz w:val="22"/>
          <w:szCs w:val="22"/>
        </w:rPr>
        <w:pict>
          <v:shape id="_x0000_i1304" type="#_x0000_t75" style="width:59.85pt;height:34.6pt">
            <v:imagedata r:id="rId390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в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>; в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B3"/>
      </w:r>
      <w:r w:rsidRPr="00E05758">
        <w:rPr>
          <w:rFonts w:ascii="Times New Roman" w:hAnsi="Times New Roman"/>
          <w:sz w:val="22"/>
          <w:szCs w:val="22"/>
        </w:rPr>
        <w:t xml:space="preserve"> 0 (</w:t>
      </w:r>
      <w:r w:rsidRPr="00E05758">
        <w:rPr>
          <w:rFonts w:ascii="Times New Roman" w:hAnsi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05" type="#_x0000_t75" style="width:19.65pt;height:18.7pt" o:ole="">
            <v:imagedata r:id="rId387" o:title=""/>
          </v:shape>
          <o:OLEObject Type="Embed" ProgID="Equation.3" ShapeID="_x0000_i1305" DrawAspect="Content" ObjectID="_1698740723" r:id="rId391"/>
        </w:object>
      </w:r>
      <w:r w:rsidRPr="00E05758">
        <w:rPr>
          <w:rFonts w:ascii="Times New Roman" w:hAnsi="Times New Roman"/>
          <w:sz w:val="22"/>
          <w:szCs w:val="22"/>
        </w:rPr>
        <w:t xml:space="preserve">), 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которая </w:t>
      </w:r>
      <w:r w:rsidRPr="00E05758">
        <w:rPr>
          <w:rFonts w:ascii="Times New Roman" w:hAnsi="Times New Roman"/>
          <w:spacing w:val="-3"/>
          <w:sz w:val="22"/>
          <w:szCs w:val="22"/>
        </w:rPr>
        <w:t>будет иметь предпочт</w:t>
      </w:r>
      <w:r w:rsidRPr="00E05758">
        <w:rPr>
          <w:rFonts w:ascii="Times New Roman" w:hAnsi="Times New Roman"/>
          <w:spacing w:val="-3"/>
          <w:sz w:val="22"/>
          <w:szCs w:val="22"/>
        </w:rPr>
        <w:t>и</w:t>
      </w:r>
      <w:r w:rsidRPr="00E05758">
        <w:rPr>
          <w:rFonts w:ascii="Times New Roman" w:hAnsi="Times New Roman"/>
          <w:spacing w:val="-3"/>
          <w:sz w:val="22"/>
          <w:szCs w:val="22"/>
        </w:rPr>
        <w:t xml:space="preserve">тельный вид и, следовательно, начальный опорный план будет </w:t>
      </w:r>
      <w:r w:rsidR="00C83E51">
        <w:rPr>
          <w:rFonts w:ascii="Times New Roman" w:hAnsi="Times New Roman"/>
          <w:spacing w:val="-3"/>
          <w:position w:val="-8"/>
          <w:sz w:val="22"/>
          <w:szCs w:val="22"/>
        </w:rPr>
        <w:pict>
          <v:shape id="_x0000_i1306" type="#_x0000_t75" style="width:18.7pt;height:17.75pt">
            <v:imagedata r:id="rId392" o:title=""/>
          </v:shape>
        </w:pict>
      </w:r>
      <w:r w:rsidRPr="00E05758">
        <w:rPr>
          <w:rFonts w:ascii="Times New Roman" w:hAnsi="Times New Roman"/>
          <w:spacing w:val="-3"/>
          <w:sz w:val="22"/>
          <w:szCs w:val="22"/>
        </w:rPr>
        <w:t>= (0,...0, в</w:t>
      </w:r>
      <w:r w:rsidRPr="00E05758">
        <w:rPr>
          <w:rFonts w:ascii="Times New Roman" w:hAnsi="Times New Roman"/>
          <w:spacing w:val="-3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pacing w:val="-3"/>
          <w:sz w:val="22"/>
          <w:szCs w:val="22"/>
        </w:rPr>
        <w:t>, в</w:t>
      </w:r>
      <w:r w:rsidRPr="00E05758">
        <w:rPr>
          <w:rFonts w:ascii="Times New Roman" w:hAnsi="Times New Roman"/>
          <w:spacing w:val="-3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pacing w:val="-3"/>
          <w:sz w:val="22"/>
          <w:szCs w:val="22"/>
        </w:rPr>
        <w:t>,…, в</w:t>
      </w:r>
      <w:r w:rsidRPr="00E05758">
        <w:rPr>
          <w:rFonts w:ascii="Times New Roman" w:hAnsi="Times New Roman"/>
          <w:spacing w:val="-3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-3"/>
          <w:sz w:val="22"/>
          <w:szCs w:val="22"/>
        </w:rPr>
        <w:t>)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(так как в этой системе все дополнительные пер</w:t>
      </w:r>
      <w:r w:rsidRPr="00E05758">
        <w:rPr>
          <w:rFonts w:ascii="Times New Roman" w:hAnsi="Times New Roman"/>
          <w:spacing w:val="-4"/>
          <w:sz w:val="22"/>
          <w:szCs w:val="22"/>
        </w:rPr>
        <w:t>е</w:t>
      </w:r>
      <w:r w:rsidRPr="00E05758">
        <w:rPr>
          <w:rFonts w:ascii="Times New Roman" w:hAnsi="Times New Roman"/>
          <w:spacing w:val="-4"/>
          <w:sz w:val="22"/>
          <w:szCs w:val="22"/>
        </w:rPr>
        <w:t>менные будут базисными, а в целевую функцию дополнительные п</w:t>
      </w:r>
      <w:r w:rsidRPr="00E05758">
        <w:rPr>
          <w:rFonts w:ascii="Times New Roman" w:hAnsi="Times New Roman"/>
          <w:spacing w:val="-4"/>
          <w:sz w:val="22"/>
          <w:szCs w:val="22"/>
        </w:rPr>
        <w:t>е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ременные входят с коэффициентом равным 0), </w:t>
      </w:r>
      <w:r>
        <w:rPr>
          <w:rFonts w:ascii="Times New Roman" w:hAnsi="Times New Roman"/>
          <w:spacing w:val="-4"/>
          <w:sz w:val="22"/>
          <w:szCs w:val="22"/>
        </w:rPr>
        <w:t xml:space="preserve">то 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Z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= 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c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+ 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c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+ … 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c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+ 0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sym w:font="Symbol" w:char="F0D7"/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+1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+ …0</w:t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sym w:font="Symbol" w:char="F0D7"/>
      </w:r>
      <w:r w:rsidRPr="00E05758">
        <w:rPr>
          <w:rFonts w:ascii="Times New Roman" w:hAnsi="Times New Roman"/>
          <w:spacing w:val="-4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+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-4"/>
          <w:sz w:val="22"/>
          <w:szCs w:val="22"/>
        </w:rPr>
        <w:t>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в) в задачах линейного программирования на min (задача о с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>ставлении ра</w:t>
      </w:r>
      <w:r w:rsidRPr="00E05758">
        <w:rPr>
          <w:rFonts w:ascii="Times New Roman" w:hAnsi="Times New Roman"/>
          <w:sz w:val="22"/>
          <w:szCs w:val="22"/>
        </w:rPr>
        <w:softHyphen/>
        <w:t xml:space="preserve">циона) система ограничений имеет вид </w:t>
      </w:r>
      <w:r w:rsidR="00C83E51">
        <w:rPr>
          <w:rFonts w:ascii="Times New Roman" w:hAnsi="Times New Roman"/>
          <w:position w:val="-34"/>
          <w:sz w:val="22"/>
          <w:szCs w:val="22"/>
        </w:rPr>
        <w:pict>
          <v:shape id="_x0000_i1307" type="#_x0000_t75" style="width:37.4pt;height:30.85pt">
            <v:imagedata r:id="rId393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в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>; в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B3"/>
      </w:r>
      <w:r w:rsidRPr="00E05758">
        <w:rPr>
          <w:rFonts w:ascii="Times New Roman" w:hAnsi="Times New Roman"/>
          <w:sz w:val="22"/>
          <w:szCs w:val="22"/>
        </w:rPr>
        <w:t xml:space="preserve"> 0, (</w:t>
      </w:r>
      <w:r w:rsidRPr="00E05758">
        <w:rPr>
          <w:rFonts w:ascii="Times New Roman" w:hAnsi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08" type="#_x0000_t75" style="width:19.65pt;height:18.7pt" o:ole="">
            <v:imagedata r:id="rId387" o:title=""/>
          </v:shape>
          <o:OLEObject Type="Embed" ProgID="Equation.3" ShapeID="_x0000_i1308" DrawAspect="Content" ObjectID="_1698740724" r:id="rId394"/>
        </w:object>
      </w:r>
      <w:r>
        <w:rPr>
          <w:rFonts w:ascii="Times New Roman" w:hAnsi="Times New Roman"/>
          <w:sz w:val="22"/>
          <w:szCs w:val="22"/>
        </w:rPr>
        <w:t>). Е</w:t>
      </w:r>
      <w:r w:rsidRPr="00E05758">
        <w:rPr>
          <w:rFonts w:ascii="Times New Roman" w:hAnsi="Times New Roman"/>
          <w:sz w:val="22"/>
          <w:szCs w:val="22"/>
        </w:rPr>
        <w:t>сли мы сведем эту задачу к каноническому виду, то надо из каждого неравенства (из левой части) вычесть дополн</w:t>
      </w:r>
      <w:r w:rsidRPr="00E05758">
        <w:rPr>
          <w:rFonts w:ascii="Times New Roman" w:hAnsi="Times New Roman"/>
          <w:sz w:val="22"/>
          <w:szCs w:val="22"/>
        </w:rPr>
        <w:t>и</w:t>
      </w:r>
      <w:r w:rsidRPr="00E05758">
        <w:rPr>
          <w:rFonts w:ascii="Times New Roman" w:hAnsi="Times New Roman"/>
          <w:sz w:val="22"/>
          <w:szCs w:val="22"/>
        </w:rPr>
        <w:t>тельные переменные х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z w:val="22"/>
          <w:szCs w:val="22"/>
          <w:vertAlign w:val="subscript"/>
        </w:rPr>
        <w:t>+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B3"/>
      </w:r>
      <w:r w:rsidRPr="00E05758">
        <w:rPr>
          <w:rFonts w:ascii="Times New Roman" w:hAnsi="Times New Roman"/>
          <w:sz w:val="22"/>
          <w:szCs w:val="22"/>
        </w:rPr>
        <w:t xml:space="preserve"> 0 (</w:t>
      </w:r>
      <w:r w:rsidRPr="00E05758">
        <w:rPr>
          <w:rFonts w:ascii="Times New Roman" w:hAnsi="Times New Roman"/>
          <w:i/>
          <w:iCs/>
          <w:sz w:val="22"/>
          <w:szCs w:val="22"/>
        </w:rPr>
        <w:t xml:space="preserve">i </w:t>
      </w:r>
      <w:r w:rsidRPr="00E05758">
        <w:rPr>
          <w:rFonts w:ascii="Times New Roman" w:hAnsi="Times New Roman"/>
          <w:sz w:val="22"/>
          <w:szCs w:val="22"/>
        </w:rPr>
        <w:t>=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09" type="#_x0000_t75" style="width:19.65pt;height:18.7pt" o:ole="">
            <v:imagedata r:id="rId387" o:title=""/>
          </v:shape>
          <o:OLEObject Type="Embed" ProgID="Equation.3" ShapeID="_x0000_i1309" DrawAspect="Content" ObjectID="_1698740725" r:id="rId395"/>
        </w:object>
      </w:r>
      <w:r w:rsidRPr="00E05758">
        <w:rPr>
          <w:rFonts w:ascii="Times New Roman" w:hAnsi="Times New Roman"/>
          <w:sz w:val="22"/>
          <w:szCs w:val="22"/>
        </w:rPr>
        <w:t xml:space="preserve">). Получим систему </w:t>
      </w:r>
      <w:r w:rsidR="00C83E51">
        <w:rPr>
          <w:rFonts w:ascii="Times New Roman" w:hAnsi="Times New Roman"/>
          <w:position w:val="-34"/>
          <w:sz w:val="22"/>
          <w:szCs w:val="22"/>
        </w:rPr>
        <w:pict>
          <v:shape id="_x0000_i1310" type="#_x0000_t75" style="width:58.9pt;height:34.6pt">
            <v:imagedata r:id="rId396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в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>; в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B3"/>
      </w:r>
      <w:r w:rsidRPr="00E05758">
        <w:rPr>
          <w:rFonts w:ascii="Times New Roman" w:hAnsi="Times New Roman"/>
          <w:sz w:val="22"/>
          <w:szCs w:val="22"/>
        </w:rPr>
        <w:t xml:space="preserve"> 0, (</w:t>
      </w:r>
      <w:r w:rsidRPr="00E05758">
        <w:rPr>
          <w:rFonts w:ascii="Times New Roman" w:hAnsi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11" type="#_x0000_t75" style="width:19.65pt;height:18.7pt" o:ole="">
            <v:imagedata r:id="rId387" o:title=""/>
          </v:shape>
          <o:OLEObject Type="Embed" ProgID="Equation.3" ShapeID="_x0000_i1311" DrawAspect="Content" ObjectID="_1698740726" r:id="rId397"/>
        </w:object>
      </w:r>
      <w:r w:rsidRPr="00E05758">
        <w:rPr>
          <w:rFonts w:ascii="Times New Roman" w:hAnsi="Times New Roman"/>
          <w:sz w:val="22"/>
          <w:szCs w:val="22"/>
        </w:rPr>
        <w:t>), однако теперь система огранич</w:t>
      </w:r>
      <w:r w:rsidRPr="00E05758">
        <w:rPr>
          <w:rFonts w:ascii="Times New Roman" w:hAnsi="Times New Roman"/>
          <w:sz w:val="22"/>
          <w:szCs w:val="22"/>
        </w:rPr>
        <w:t>е</w:t>
      </w:r>
      <w:r w:rsidRPr="00E05758">
        <w:rPr>
          <w:rFonts w:ascii="Times New Roman" w:hAnsi="Times New Roman"/>
          <w:sz w:val="22"/>
          <w:szCs w:val="22"/>
        </w:rPr>
        <w:t>ний не имеет предпочтительного вида, так как дополнительные переменные х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z w:val="22"/>
          <w:szCs w:val="22"/>
          <w:vertAlign w:val="subscript"/>
        </w:rPr>
        <w:t xml:space="preserve"> + 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входят в левую часть с коэффициентами (</w:t>
      </w:r>
      <w:r w:rsidRPr="00E05758">
        <w:rPr>
          <w:rFonts w:ascii="Times" w:hAnsi="Times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1). В этом случае вводится так называемый искусственный базис: к л</w:t>
      </w:r>
      <w:r w:rsidRPr="00E05758">
        <w:rPr>
          <w:rFonts w:ascii="Times New Roman" w:hAnsi="Times New Roman"/>
          <w:sz w:val="22"/>
          <w:szCs w:val="22"/>
        </w:rPr>
        <w:t>е</w:t>
      </w:r>
      <w:r w:rsidRPr="00E05758">
        <w:rPr>
          <w:rFonts w:ascii="Times New Roman" w:hAnsi="Times New Roman"/>
          <w:sz w:val="22"/>
          <w:szCs w:val="22"/>
        </w:rPr>
        <w:t>вым частям ограничений равенств, не имеющих предпочтительн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 xml:space="preserve">го вида, добавляют искусственные переменные </w:t>
      </w:r>
      <w:r w:rsidRPr="00E05758">
        <w:rPr>
          <w:rFonts w:ascii="Times New Roman" w:hAnsi="Times New Roman"/>
          <w:sz w:val="22"/>
          <w:szCs w:val="22"/>
        </w:rPr>
        <w:sym w:font="Symbol" w:char="F077"/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>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В целевую функцию переменные </w:t>
      </w:r>
      <w:r w:rsidRPr="00E05758">
        <w:rPr>
          <w:rFonts w:ascii="Times New Roman" w:hAnsi="Times New Roman"/>
          <w:sz w:val="22"/>
          <w:szCs w:val="22"/>
        </w:rPr>
        <w:sym w:font="Symbol" w:char="F077"/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вводят с коэффициентом М в случае решения задачи на min и с коэффициентом (</w:t>
      </w:r>
      <w:r w:rsidR="004B6D6E" w:rsidRPr="00CF3756">
        <w:rPr>
          <w:rFonts w:ascii="Times New Roman" w:hAnsi="Times New Roman"/>
          <w:spacing w:val="-4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M) для задачи на max, где М </w:t>
      </w:r>
      <w:r w:rsidRPr="00E05758">
        <w:rPr>
          <w:rFonts w:ascii="Times" w:hAnsi="Times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большое положительное число. Получе</w:t>
      </w:r>
      <w:r w:rsidRPr="00E05758">
        <w:rPr>
          <w:rFonts w:ascii="Times New Roman" w:hAnsi="Times New Roman"/>
          <w:sz w:val="22"/>
          <w:szCs w:val="22"/>
        </w:rPr>
        <w:t>н</w:t>
      </w:r>
      <w:r w:rsidRPr="00E05758">
        <w:rPr>
          <w:rFonts w:ascii="Times New Roman" w:hAnsi="Times New Roman"/>
          <w:sz w:val="22"/>
          <w:szCs w:val="22"/>
        </w:rPr>
        <w:t>ная задача называ</w:t>
      </w:r>
      <w:r w:rsidRPr="00E05758">
        <w:rPr>
          <w:rFonts w:ascii="Times New Roman" w:hAnsi="Times New Roman"/>
          <w:sz w:val="22"/>
          <w:szCs w:val="22"/>
        </w:rPr>
        <w:softHyphen/>
        <w:t>ется М-задачей, которая соответствует исходной. Она всегда имеет пред</w:t>
      </w:r>
      <w:r w:rsidRPr="00E05758">
        <w:rPr>
          <w:rFonts w:ascii="Times New Roman" w:hAnsi="Times New Roman"/>
          <w:sz w:val="22"/>
          <w:szCs w:val="22"/>
        </w:rPr>
        <w:softHyphen/>
        <w:t>почтительный вид.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pacing w:val="-4"/>
          <w:sz w:val="22"/>
          <w:szCs w:val="22"/>
        </w:rPr>
      </w:pPr>
      <w:r w:rsidRPr="00E05758">
        <w:rPr>
          <w:rFonts w:ascii="Times New Roman" w:hAnsi="Times New Roman"/>
          <w:spacing w:val="-4"/>
          <w:sz w:val="22"/>
          <w:szCs w:val="22"/>
        </w:rPr>
        <w:t>Пусть исходная задача линейного программирования имеет вид: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lastRenderedPageBreak/>
        <w:t>max</w:t>
      </w:r>
      <w:r w:rsidRPr="0023596C">
        <w:rPr>
          <w:rFonts w:ascii="Times New Roman" w:hAnsi="Times New Roman"/>
          <w:sz w:val="22"/>
          <w:szCs w:val="22"/>
        </w:rPr>
        <w:t>(</w:t>
      </w:r>
      <w:r w:rsidRPr="00E05758">
        <w:rPr>
          <w:rFonts w:ascii="Times New Roman" w:hAnsi="Times New Roman"/>
          <w:sz w:val="22"/>
          <w:szCs w:val="22"/>
          <w:lang w:val="en-US"/>
        </w:rPr>
        <w:t>min</w:t>
      </w:r>
      <w:r w:rsidRPr="0023596C">
        <w:rPr>
          <w:rFonts w:ascii="Times New Roman" w:hAnsi="Times New Roman"/>
          <w:sz w:val="22"/>
          <w:szCs w:val="22"/>
        </w:rPr>
        <w:t xml:space="preserve">) </w:t>
      </w:r>
      <w:r w:rsidRPr="00E05758">
        <w:rPr>
          <w:rFonts w:ascii="Times New Roman" w:hAnsi="Times New Roman"/>
          <w:sz w:val="22"/>
          <w:szCs w:val="22"/>
          <w:lang w:val="en-US"/>
        </w:rPr>
        <w:t>Z</w:t>
      </w:r>
      <w:r w:rsidRPr="0023596C">
        <w:rPr>
          <w:rFonts w:ascii="Times New Roman" w:hAnsi="Times New Roman"/>
          <w:sz w:val="22"/>
          <w:szCs w:val="22"/>
        </w:rPr>
        <w:t xml:space="preserve"> = </w:t>
      </w:r>
      <w:r w:rsidR="00C83E51">
        <w:rPr>
          <w:rFonts w:ascii="Times New Roman" w:hAnsi="Times New Roman"/>
          <w:position w:val="-34"/>
          <w:sz w:val="22"/>
          <w:szCs w:val="22"/>
        </w:rPr>
        <w:pict>
          <v:shape id="_x0000_i1312" type="#_x0000_t75" style="width:31.8pt;height:32.75pt">
            <v:imagedata r:id="rId398" o:title=""/>
          </v:shape>
        </w:pict>
      </w:r>
      <w:r w:rsidRPr="0023596C">
        <w:rPr>
          <w:rFonts w:ascii="Times New Roman" w:hAnsi="Times New Roman"/>
          <w:sz w:val="22"/>
          <w:szCs w:val="22"/>
        </w:rPr>
        <w:t xml:space="preserve">, </w:t>
      </w:r>
      <w:r w:rsidR="00C83E51">
        <w:rPr>
          <w:rFonts w:ascii="Times New Roman" w:hAnsi="Times New Roman"/>
          <w:position w:val="-54"/>
          <w:sz w:val="22"/>
          <w:szCs w:val="22"/>
        </w:rPr>
        <w:pict>
          <v:shape id="_x0000_i1313" type="#_x0000_t75" style="width:132.8pt;height:53.3pt">
            <v:imagedata r:id="rId399" o:title=""/>
          </v:shape>
        </w:pict>
      </w:r>
      <w:r w:rsidRPr="0023596C">
        <w:rPr>
          <w:rFonts w:ascii="Times New Roman" w:hAnsi="Times New Roman"/>
          <w:sz w:val="22"/>
          <w:szCs w:val="22"/>
        </w:rPr>
        <w:t xml:space="preserve"> </w:t>
      </w:r>
    </w:p>
    <w:p w:rsidR="00E05758" w:rsidRPr="00E05758" w:rsidRDefault="00E05758" w:rsidP="00E05758">
      <w:pPr>
        <w:shd w:val="clear" w:color="auto" w:fill="FFFFFF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причем ни одно из ограничений не имеет предпочтительной пер</w:t>
      </w:r>
      <w:r w:rsidRPr="00E05758">
        <w:rPr>
          <w:rFonts w:ascii="Times New Roman" w:hAnsi="Times New Roman"/>
          <w:sz w:val="22"/>
          <w:szCs w:val="22"/>
        </w:rPr>
        <w:t>е</w:t>
      </w:r>
      <w:r w:rsidRPr="00E05758">
        <w:rPr>
          <w:rFonts w:ascii="Times New Roman" w:hAnsi="Times New Roman"/>
          <w:sz w:val="22"/>
          <w:szCs w:val="22"/>
        </w:rPr>
        <w:t xml:space="preserve">менной. Тогда М-задача запишется так: </w:t>
      </w:r>
    </w:p>
    <w:p w:rsidR="00E05758" w:rsidRPr="00E05758" w:rsidRDefault="00E05758" w:rsidP="00E05758">
      <w:pPr>
        <w:shd w:val="clear" w:color="auto" w:fill="FFFFFF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                                 </w:t>
      </w:r>
      <w:r w:rsidRPr="00E05758">
        <w:rPr>
          <w:rFonts w:ascii="Times New Roman" w:hAnsi="Times New Roman"/>
          <w:sz w:val="22"/>
          <w:szCs w:val="22"/>
          <w:lang w:val="en-US"/>
        </w:rPr>
        <w:t>max</w:t>
      </w:r>
      <w:r w:rsidRPr="00E05758">
        <w:rPr>
          <w:rFonts w:ascii="Times New Roman" w:hAnsi="Times New Roman"/>
          <w:sz w:val="22"/>
          <w:szCs w:val="22"/>
        </w:rPr>
        <w:t xml:space="preserve"> (</w:t>
      </w:r>
      <w:r w:rsidRPr="00E05758">
        <w:rPr>
          <w:rFonts w:ascii="Times New Roman" w:hAnsi="Times New Roman"/>
          <w:sz w:val="22"/>
          <w:szCs w:val="22"/>
          <w:lang w:val="en-US"/>
        </w:rPr>
        <w:t>min</w:t>
      </w:r>
      <w:r w:rsidRPr="00E05758">
        <w:rPr>
          <w:rFonts w:ascii="Times New Roman" w:hAnsi="Times New Roman"/>
          <w:sz w:val="22"/>
          <w:szCs w:val="22"/>
        </w:rPr>
        <w:t xml:space="preserve">) = </w:t>
      </w:r>
      <w:r w:rsidR="00C83E51">
        <w:rPr>
          <w:rFonts w:ascii="Times New Roman" w:hAnsi="Times New Roman"/>
          <w:position w:val="-34"/>
          <w:sz w:val="22"/>
          <w:szCs w:val="22"/>
        </w:rPr>
        <w:pict>
          <v:shape id="_x0000_i1314" type="#_x0000_t75" style="width:32.75pt;height:34.6pt">
            <v:imagedata r:id="rId400" o:title=""/>
          </v:shape>
        </w:pict>
      </w:r>
      <w:r w:rsidR="004B6D6E" w:rsidRPr="00CF3756">
        <w:rPr>
          <w:rFonts w:ascii="Times New Roman" w:hAnsi="Times New Roman"/>
          <w:spacing w:val="-4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(+)</w:t>
      </w:r>
      <w:r w:rsidR="00C83E51">
        <w:rPr>
          <w:rFonts w:ascii="Times New Roman" w:hAnsi="Times New Roman"/>
          <w:position w:val="-34"/>
          <w:sz w:val="22"/>
          <w:szCs w:val="22"/>
        </w:rPr>
        <w:pict>
          <v:shape id="_x0000_i1315" type="#_x0000_t75" style="width:30.85pt;height:32.75pt">
            <v:imagedata r:id="rId401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,</w:t>
      </w:r>
    </w:p>
    <w:p w:rsidR="00E05758" w:rsidRPr="00E05758" w:rsidRDefault="00C83E51" w:rsidP="00E05758">
      <w:pPr>
        <w:shd w:val="clear" w:color="auto" w:fill="FFFFFF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pict>
          <v:shape id="_x0000_s1156" type="#_x0000_t87" style="position:absolute;left:0;text-align:left;margin-left:61.95pt;margin-top:1.3pt;width:6.5pt;height:48.45pt;z-index:251638272"/>
        </w:pict>
      </w:r>
      <w:r w:rsidR="00E05758" w:rsidRPr="00E05758">
        <w:rPr>
          <w:rFonts w:ascii="Times New Roman" w:hAnsi="Times New Roman"/>
          <w:sz w:val="22"/>
          <w:szCs w:val="22"/>
        </w:rPr>
        <w:t xml:space="preserve">                       </w:t>
      </w:r>
      <w:r>
        <w:rPr>
          <w:rFonts w:ascii="Times New Roman" w:hAnsi="Times New Roman"/>
          <w:position w:val="-30"/>
          <w:sz w:val="22"/>
          <w:szCs w:val="22"/>
        </w:rPr>
        <w:pict>
          <v:shape id="_x0000_i1316" type="#_x0000_t75" style="width:54.25pt;height:29.9pt">
            <v:imagedata r:id="rId402" o:title=""/>
          </v:shape>
        </w:pict>
      </w:r>
      <w:r w:rsidR="00E05758" w:rsidRPr="00E05758">
        <w:rPr>
          <w:rFonts w:ascii="Times New Roman" w:hAnsi="Times New Roman"/>
          <w:sz w:val="22"/>
          <w:szCs w:val="22"/>
        </w:rPr>
        <w:t xml:space="preserve"> в</w:t>
      </w:r>
      <w:r w:rsidR="00E05758"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="00E05758" w:rsidRPr="00E05758">
        <w:rPr>
          <w:rFonts w:ascii="Times New Roman" w:hAnsi="Times New Roman"/>
          <w:sz w:val="22"/>
          <w:szCs w:val="22"/>
        </w:rPr>
        <w:t xml:space="preserve"> ,(</w:t>
      </w:r>
      <w:r w:rsidR="00E05758" w:rsidRPr="00E05758">
        <w:rPr>
          <w:rFonts w:ascii="Times New Roman" w:hAnsi="Times New Roman"/>
          <w:i/>
          <w:iCs/>
          <w:sz w:val="22"/>
          <w:szCs w:val="22"/>
          <w:lang w:val="en-US"/>
        </w:rPr>
        <w:t>i</w:t>
      </w:r>
      <w:r w:rsidR="00E05758" w:rsidRPr="00E05758">
        <w:rPr>
          <w:rFonts w:ascii="Times New Roman" w:hAnsi="Times New Roman"/>
          <w:sz w:val="22"/>
          <w:szCs w:val="22"/>
        </w:rPr>
        <w:t xml:space="preserve"> =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17" type="#_x0000_t75" style="width:19.65pt;height:18.7pt" o:ole="">
            <v:imagedata r:id="rId387" o:title=""/>
          </v:shape>
          <o:OLEObject Type="Embed" ProgID="Equation.3" ShapeID="_x0000_i1317" DrawAspect="Content" ObjectID="_1698740727" r:id="rId403"/>
        </w:object>
      </w:r>
      <w:r w:rsidR="00E05758" w:rsidRPr="00E05758">
        <w:rPr>
          <w:rFonts w:ascii="Times New Roman" w:hAnsi="Times New Roman"/>
          <w:sz w:val="22"/>
          <w:szCs w:val="22"/>
        </w:rPr>
        <w:t>),</w:t>
      </w:r>
    </w:p>
    <w:p w:rsidR="00E05758" w:rsidRPr="00E05758" w:rsidRDefault="00D476BB" w:rsidP="00D476BB">
      <w:pPr>
        <w:shd w:val="clear" w:color="auto" w:fill="FFFFFF"/>
        <w:rPr>
          <w:rFonts w:ascii="Times New Roman" w:hAnsi="Times New Roman"/>
          <w:sz w:val="22"/>
          <w:szCs w:val="22"/>
        </w:rPr>
      </w:pPr>
      <w:r w:rsidRPr="007C7B24">
        <w:rPr>
          <w:rFonts w:ascii="Times New Roman" w:hAnsi="Times New Roman"/>
          <w:sz w:val="22"/>
          <w:szCs w:val="22"/>
        </w:rPr>
        <w:t xml:space="preserve">                          </w:t>
      </w:r>
      <w:r w:rsidR="00E05758" w:rsidRPr="00E05758">
        <w:rPr>
          <w:rFonts w:ascii="Times New Roman" w:hAnsi="Times New Roman"/>
          <w:sz w:val="22"/>
          <w:szCs w:val="22"/>
        </w:rPr>
        <w:t>х</w:t>
      </w:r>
      <w:r w:rsidR="00E05758"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</w:t>
      </w:r>
      <w:r w:rsidR="00E05758" w:rsidRPr="00E05758">
        <w:rPr>
          <w:rFonts w:ascii="Times New Roman" w:hAnsi="Times New Roman"/>
          <w:sz w:val="22"/>
          <w:szCs w:val="22"/>
        </w:rPr>
        <w:t xml:space="preserve"> </w:t>
      </w:r>
      <w:r w:rsidR="00E05758" w:rsidRPr="00E05758">
        <w:rPr>
          <w:rFonts w:ascii="Times New Roman" w:hAnsi="Times New Roman"/>
          <w:sz w:val="22"/>
          <w:szCs w:val="22"/>
        </w:rPr>
        <w:sym w:font="Symbol" w:char="F0B3"/>
      </w:r>
      <w:r w:rsidR="00E05758" w:rsidRPr="00E05758">
        <w:rPr>
          <w:rFonts w:ascii="Times New Roman" w:hAnsi="Times New Roman"/>
          <w:sz w:val="22"/>
          <w:szCs w:val="22"/>
        </w:rPr>
        <w:t xml:space="preserve"> 0, (</w:t>
      </w:r>
      <w:r w:rsidR="00E05758" w:rsidRPr="00E05758">
        <w:rPr>
          <w:rFonts w:ascii="Times New Roman" w:hAnsi="Times New Roman"/>
          <w:i/>
          <w:iCs/>
          <w:sz w:val="22"/>
          <w:szCs w:val="22"/>
          <w:lang w:val="en-US"/>
        </w:rPr>
        <w:t>j</w:t>
      </w:r>
      <w:r w:rsidR="00E05758" w:rsidRPr="00E05758">
        <w:rPr>
          <w:rFonts w:ascii="Times New Roman" w:hAnsi="Times New Roman"/>
          <w:i/>
          <w:iCs/>
          <w:sz w:val="22"/>
          <w:szCs w:val="22"/>
        </w:rPr>
        <w:t xml:space="preserve"> </w:t>
      </w:r>
      <w:r w:rsidR="00E05758" w:rsidRPr="00E05758">
        <w:rPr>
          <w:rFonts w:ascii="Times New Roman" w:hAnsi="Times New Roman"/>
          <w:sz w:val="22"/>
          <w:szCs w:val="22"/>
        </w:rPr>
        <w:t>=</w:t>
      </w:r>
      <w:r w:rsidR="00C83E51">
        <w:rPr>
          <w:rFonts w:ascii="Times New Roman" w:hAnsi="Times New Roman"/>
          <w:position w:val="-10"/>
          <w:sz w:val="22"/>
          <w:szCs w:val="22"/>
        </w:rPr>
        <w:pict>
          <v:shape id="_x0000_i1318" type="#_x0000_t75" style="width:15.9pt;height:16.85pt">
            <v:imagedata r:id="rId404" o:title=""/>
          </v:shape>
        </w:pict>
      </w:r>
      <w:r w:rsidR="00E05758" w:rsidRPr="00E05758">
        <w:rPr>
          <w:rFonts w:ascii="Times New Roman" w:hAnsi="Times New Roman"/>
          <w:sz w:val="22"/>
          <w:szCs w:val="22"/>
        </w:rPr>
        <w:t xml:space="preserve">), </w:t>
      </w:r>
      <w:r w:rsidR="00E05758" w:rsidRPr="00E05758">
        <w:rPr>
          <w:rFonts w:ascii="Times New Roman" w:hAnsi="Times New Roman"/>
          <w:sz w:val="22"/>
          <w:szCs w:val="22"/>
        </w:rPr>
        <w:sym w:font="Symbol" w:char="F077"/>
      </w:r>
      <w:r w:rsidR="00E05758"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="00E05758" w:rsidRPr="00E05758">
        <w:rPr>
          <w:rFonts w:ascii="Times New Roman" w:hAnsi="Times New Roman"/>
          <w:i/>
          <w:iCs/>
          <w:sz w:val="22"/>
          <w:szCs w:val="22"/>
        </w:rPr>
        <w:t xml:space="preserve"> </w:t>
      </w:r>
      <w:r w:rsidR="00E05758" w:rsidRPr="00E05758">
        <w:rPr>
          <w:rFonts w:ascii="Times New Roman" w:hAnsi="Times New Roman"/>
          <w:sz w:val="22"/>
          <w:szCs w:val="22"/>
          <w:lang w:val="en-US"/>
        </w:rPr>
        <w:sym w:font="Symbol" w:char="F0B3"/>
      </w:r>
      <w:r w:rsidR="00E05758" w:rsidRPr="00E05758">
        <w:rPr>
          <w:rFonts w:ascii="Times New Roman" w:hAnsi="Times New Roman"/>
          <w:sz w:val="22"/>
          <w:szCs w:val="22"/>
        </w:rPr>
        <w:t xml:space="preserve"> 0 , (</w:t>
      </w:r>
      <w:r w:rsidR="00E05758" w:rsidRPr="00E05758">
        <w:rPr>
          <w:rFonts w:ascii="Times New Roman" w:hAnsi="Times New Roman"/>
          <w:i/>
          <w:iCs/>
          <w:sz w:val="22"/>
          <w:szCs w:val="22"/>
          <w:lang w:val="en-US"/>
        </w:rPr>
        <w:t>i</w:t>
      </w:r>
      <w:r w:rsidR="00E05758" w:rsidRPr="00E05758">
        <w:rPr>
          <w:rFonts w:ascii="Times New Roman" w:hAnsi="Times New Roman"/>
          <w:sz w:val="22"/>
          <w:szCs w:val="22"/>
        </w:rPr>
        <w:t xml:space="preserve">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19" type="#_x0000_t75" style="width:19.65pt;height:18.7pt" o:ole="">
            <v:imagedata r:id="rId387" o:title=""/>
          </v:shape>
          <o:OLEObject Type="Embed" ProgID="Equation.3" ShapeID="_x0000_i1319" DrawAspect="Content" ObjectID="_1698740728" r:id="rId405"/>
        </w:object>
      </w:r>
      <w:r w:rsidR="00E05758" w:rsidRPr="00E05758">
        <w:rPr>
          <w:rFonts w:ascii="Times New Roman" w:hAnsi="Times New Roman"/>
          <w:sz w:val="22"/>
          <w:szCs w:val="22"/>
        </w:rPr>
        <w:t>).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Эта система ограничений имеет предпочтительный вид, ее начальный опорный план </w:t>
      </w:r>
      <w:r w:rsidR="00C83E51">
        <w:rPr>
          <w:rFonts w:ascii="Times New Roman" w:hAnsi="Times New Roman"/>
          <w:position w:val="-6"/>
          <w:sz w:val="22"/>
          <w:szCs w:val="22"/>
        </w:rPr>
        <w:pict>
          <v:shape id="_x0000_i1320" type="#_x0000_t75" style="width:18.7pt;height:15.9pt" o:bullet="t">
            <v:imagedata r:id="rId406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= (0,...0, в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>, в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>, …, в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z w:val="22"/>
          <w:szCs w:val="22"/>
        </w:rPr>
        <w:t>). Если некот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>рые из уравнений исходной системы ограничений имеют предп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>чтительный вид, то в них не следует вводить искусственные пер</w:t>
      </w:r>
      <w:r w:rsidRPr="00E05758">
        <w:rPr>
          <w:rFonts w:ascii="Times New Roman" w:hAnsi="Times New Roman"/>
          <w:sz w:val="22"/>
          <w:szCs w:val="22"/>
        </w:rPr>
        <w:t>е</w:t>
      </w:r>
      <w:r w:rsidRPr="00E05758">
        <w:rPr>
          <w:rFonts w:ascii="Times New Roman" w:hAnsi="Times New Roman"/>
          <w:sz w:val="22"/>
          <w:szCs w:val="22"/>
        </w:rPr>
        <w:t xml:space="preserve">менные. Итак, если в оптимальном плане </w:t>
      </w:r>
      <w:r w:rsidR="00C83E51">
        <w:rPr>
          <w:rFonts w:ascii="Times New Roman" w:hAnsi="Times New Roman"/>
          <w:position w:val="-6"/>
          <w:sz w:val="22"/>
          <w:szCs w:val="22"/>
        </w:rPr>
        <w:pict>
          <v:shape id="_x0000_i1321" type="#_x0000_t75" style="width:17.75pt;height:16.85pt">
            <v:imagedata r:id="rId407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= (х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, </w:t>
      </w:r>
      <w:r w:rsidRPr="00E05758">
        <w:rPr>
          <w:rFonts w:ascii="Times New Roman" w:hAnsi="Times New Roman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>, .., x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z w:val="22"/>
          <w:szCs w:val="22"/>
        </w:rPr>
        <w:t xml:space="preserve">, </w:t>
      </w:r>
      <w:r w:rsidRPr="00E05758">
        <w:rPr>
          <w:rFonts w:ascii="Times New Roman" w:hAnsi="Times New Roman"/>
          <w:sz w:val="22"/>
          <w:szCs w:val="22"/>
        </w:rPr>
        <w:sym w:font="Symbol" w:char="F077"/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, </w:t>
      </w:r>
      <w:r w:rsidRPr="00E05758">
        <w:rPr>
          <w:rFonts w:ascii="Times New Roman" w:hAnsi="Times New Roman"/>
          <w:sz w:val="22"/>
          <w:szCs w:val="22"/>
        </w:rPr>
        <w:sym w:font="Symbol" w:char="F077"/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 xml:space="preserve">, .., </w:t>
      </w:r>
      <w:r w:rsidRPr="00E05758">
        <w:rPr>
          <w:rFonts w:ascii="Times New Roman" w:hAnsi="Times New Roman"/>
          <w:sz w:val="22"/>
          <w:szCs w:val="22"/>
        </w:rPr>
        <w:sym w:font="Symbol" w:char="F077"/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z w:val="22"/>
          <w:szCs w:val="22"/>
        </w:rPr>
        <w:t xml:space="preserve">) М-задачи все искусственные переменные </w:t>
      </w:r>
      <w:r w:rsidRPr="00E05758">
        <w:rPr>
          <w:rFonts w:ascii="Times New Roman" w:hAnsi="Times New Roman"/>
          <w:sz w:val="22"/>
          <w:szCs w:val="22"/>
        </w:rPr>
        <w:sym w:font="Symbol" w:char="F077"/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= 0   (</w:t>
      </w:r>
      <w:r w:rsidRPr="00E05758">
        <w:rPr>
          <w:rFonts w:ascii="Times New Roman" w:hAnsi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=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22" type="#_x0000_t75" style="width:19.65pt;height:18.7pt" o:ole="">
            <v:imagedata r:id="rId387" o:title=""/>
          </v:shape>
          <o:OLEObject Type="Embed" ProgID="Equation.3" ShapeID="_x0000_i1322" DrawAspect="Content" ObjectID="_1698740729" r:id="rId408"/>
        </w:object>
      </w:r>
      <w:r w:rsidRPr="00E05758">
        <w:rPr>
          <w:rFonts w:ascii="Times New Roman" w:hAnsi="Times New Roman"/>
          <w:sz w:val="22"/>
          <w:szCs w:val="22"/>
        </w:rPr>
        <w:t xml:space="preserve">), то план  </w:t>
      </w:r>
      <w:r w:rsidR="00C83E51">
        <w:rPr>
          <w:rFonts w:ascii="Times New Roman" w:hAnsi="Times New Roman"/>
          <w:position w:val="-4"/>
          <w:sz w:val="22"/>
          <w:szCs w:val="22"/>
        </w:rPr>
        <w:pict>
          <v:shape id="_x0000_i1323" type="#_x0000_t75" style="width:14.05pt;height:15.9pt">
            <v:imagedata r:id="rId409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= (х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>, x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>, .., х</w:t>
      </w:r>
      <w:r w:rsidRPr="00E05758">
        <w:rPr>
          <w:rFonts w:ascii="Times New Roman" w:hAnsi="Times New Roman"/>
          <w:sz w:val="22"/>
          <w:szCs w:val="22"/>
          <w:vertAlign w:val="subscript"/>
        </w:rPr>
        <w:t>n</w:t>
      </w:r>
      <w:r w:rsidRPr="00E05758">
        <w:rPr>
          <w:rFonts w:ascii="Times New Roman" w:hAnsi="Times New Roman"/>
          <w:sz w:val="22"/>
          <w:szCs w:val="22"/>
        </w:rPr>
        <w:t>) является оптимальным планом исходной задачи. Можно сказать, что если в результате применения си</w:t>
      </w:r>
      <w:r w:rsidRPr="00E05758">
        <w:rPr>
          <w:rFonts w:ascii="Times New Roman" w:hAnsi="Times New Roman"/>
          <w:sz w:val="22"/>
          <w:szCs w:val="22"/>
        </w:rPr>
        <w:t>м</w:t>
      </w:r>
      <w:r w:rsidRPr="00E05758">
        <w:rPr>
          <w:rFonts w:ascii="Times New Roman" w:hAnsi="Times New Roman"/>
          <w:sz w:val="22"/>
          <w:szCs w:val="22"/>
        </w:rPr>
        <w:t>плексного метода к М-задаче получен оптимальный план, в кот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 xml:space="preserve">ром все искусственные переменные </w:t>
      </w:r>
      <w:r w:rsidRPr="00E05758">
        <w:rPr>
          <w:rFonts w:ascii="Times New Roman" w:hAnsi="Times New Roman"/>
          <w:sz w:val="22"/>
          <w:szCs w:val="22"/>
        </w:rPr>
        <w:sym w:font="Symbol" w:char="F077"/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= 0, то его первые n-компоненты дают оптимальный план исходной задачи. Если же в оптимальном плане М-задачи хотя бы одна из </w:t>
      </w:r>
      <w:r w:rsidRPr="00E05758">
        <w:rPr>
          <w:rFonts w:ascii="Times New Roman" w:hAnsi="Times New Roman"/>
          <w:sz w:val="22"/>
          <w:szCs w:val="22"/>
        </w:rPr>
        <w:sym w:font="Symbol" w:char="F077"/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  <w:lang w:val="en-US"/>
        </w:rPr>
        <w:sym w:font="Symbol" w:char="F0B9"/>
      </w:r>
      <w:r w:rsidRPr="00E05758">
        <w:rPr>
          <w:rFonts w:ascii="Times New Roman" w:hAnsi="Times New Roman"/>
          <w:sz w:val="22"/>
          <w:szCs w:val="22"/>
        </w:rPr>
        <w:t xml:space="preserve"> 0, то исходная задача не имеет допустимых планов, т. е. ее условия не совместны.</w:t>
      </w:r>
    </w:p>
    <w:p w:rsidR="00E05758" w:rsidRPr="00E05758" w:rsidRDefault="00196761" w:rsidP="00E05758">
      <w:pPr>
        <w:shd w:val="clear" w:color="auto" w:fill="FFFFFF"/>
        <w:spacing w:before="180"/>
        <w:jc w:val="center"/>
        <w:rPr>
          <w:rFonts w:ascii="Times New Roman" w:hAnsi="Times New Roman"/>
          <w:b/>
          <w:bCs/>
          <w:sz w:val="22"/>
          <w:szCs w:val="22"/>
        </w:rPr>
      </w:pPr>
      <w:r>
        <w:rPr>
          <w:rFonts w:ascii="Times New Roman" w:hAnsi="Times New Roman"/>
          <w:b/>
          <w:bCs/>
          <w:sz w:val="22"/>
          <w:szCs w:val="22"/>
        </w:rPr>
        <w:t>3</w:t>
      </w:r>
      <w:r w:rsidR="00E05758" w:rsidRPr="00E05758">
        <w:rPr>
          <w:rFonts w:ascii="Times New Roman" w:hAnsi="Times New Roman"/>
          <w:b/>
          <w:bCs/>
          <w:sz w:val="22"/>
          <w:szCs w:val="22"/>
        </w:rPr>
        <w:t>.2. Симплексные таблицы.</w:t>
      </w:r>
    </w:p>
    <w:p w:rsidR="00E05758" w:rsidRPr="00E05758" w:rsidRDefault="00E05758" w:rsidP="00E05758">
      <w:pPr>
        <w:shd w:val="clear" w:color="auto" w:fill="FFFFFF"/>
        <w:spacing w:after="120"/>
        <w:jc w:val="center"/>
        <w:rPr>
          <w:rFonts w:ascii="Times New Roman" w:hAnsi="Times New Roman"/>
          <w:b/>
          <w:bCs/>
          <w:sz w:val="22"/>
          <w:szCs w:val="22"/>
        </w:rPr>
      </w:pPr>
      <w:r w:rsidRPr="00E05758">
        <w:rPr>
          <w:rFonts w:ascii="Times New Roman" w:hAnsi="Times New Roman"/>
          <w:b/>
          <w:bCs/>
          <w:sz w:val="22"/>
          <w:szCs w:val="22"/>
        </w:rPr>
        <w:t>Признак оптимальности опорного плана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>Итак, любую задачу линейного программирования можно предста</w:t>
      </w:r>
      <w:r w:rsidRPr="00E05758">
        <w:rPr>
          <w:rFonts w:ascii="Times New Roman" w:hAnsi="Times New Roman" w:cs="Times New Roman"/>
          <w:sz w:val="22"/>
          <w:szCs w:val="22"/>
        </w:rPr>
        <w:softHyphen/>
        <w:t xml:space="preserve">вить в предпочтительном виде: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E05758">
        <w:rPr>
          <w:rFonts w:ascii="Times New Roman" w:hAnsi="Times New Roman" w:cs="Times New Roman"/>
          <w:sz w:val="22"/>
          <w:szCs w:val="22"/>
        </w:rPr>
        <w:t>(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E05758">
        <w:rPr>
          <w:rFonts w:ascii="Times New Roman" w:hAnsi="Times New Roman" w:cs="Times New Roman"/>
          <w:sz w:val="22"/>
          <w:szCs w:val="22"/>
        </w:rPr>
        <w:t xml:space="preserve">)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E05758">
        <w:rPr>
          <w:rFonts w:ascii="Times New Roman" w:hAnsi="Times New Roman" w:cs="Times New Roman"/>
          <w:sz w:val="22"/>
          <w:szCs w:val="22"/>
        </w:rPr>
        <w:t xml:space="preserve"> = </w:t>
      </w:r>
      <w:r w:rsidR="00C83E51">
        <w:rPr>
          <w:rFonts w:ascii="Times New Roman" w:hAnsi="Times New Roman" w:cs="Times New Roman"/>
          <w:position w:val="-30"/>
          <w:sz w:val="22"/>
          <w:szCs w:val="22"/>
        </w:rPr>
        <w:pict>
          <v:shape id="_x0000_i1324" type="#_x0000_t75" style="width:36.45pt;height:32.75pt">
            <v:imagedata r:id="rId410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>,</w:t>
      </w:r>
    </w:p>
    <w:p w:rsidR="00E05758" w:rsidRPr="00E05758" w:rsidRDefault="00C83E51" w:rsidP="00E05758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150" type="#_x0000_t87" style="position:absolute;left:0;text-align:left;margin-left:72.35pt;margin-top:9.7pt;width:7.15pt;height:40.1pt;z-index:251632128" strokeweight=".5pt"/>
        </w:pict>
      </w:r>
      <w:r w:rsidR="00E05758">
        <w:rPr>
          <w:rFonts w:ascii="Times New Roman" w:hAnsi="Times New Roman" w:cs="Times New Roman"/>
          <w:sz w:val="22"/>
          <w:szCs w:val="22"/>
        </w:rPr>
        <w:t xml:space="preserve">                            </w:t>
      </w:r>
      <w:r w:rsidR="00E05758" w:rsidRPr="00E05758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E05758"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+ </w:t>
      </w:r>
      <w:r>
        <w:rPr>
          <w:rFonts w:ascii="Times New Roman" w:hAnsi="Times New Roman" w:cs="Times New Roman"/>
          <w:position w:val="-30"/>
          <w:sz w:val="22"/>
          <w:szCs w:val="22"/>
        </w:rPr>
        <w:pict>
          <v:shape id="_x0000_i1325" type="#_x0000_t75" style="width:59.85pt;height:33.65pt">
            <v:imagedata r:id="rId411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, </w:t>
      </w:r>
      <w:r w:rsidR="00E05758" w:rsidRPr="00E05758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="00E05758" w:rsidRPr="00E05758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</w:t>
      </w:r>
      <w:r w:rsidR="00E05758" w:rsidRPr="00E05758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E05758" w:rsidRPr="00E05758">
        <w:rPr>
          <w:rFonts w:ascii="Times New Roman" w:hAnsi="Times New Roman" w:cs="Times New Roman"/>
          <w:i/>
          <w:sz w:val="22"/>
          <w:szCs w:val="22"/>
          <w:lang w:val="en-US"/>
        </w:rPr>
        <w:sym w:font="Symbol" w:char="F0B3"/>
      </w:r>
      <w:r w:rsidR="00E05758" w:rsidRPr="00E05758">
        <w:rPr>
          <w:rFonts w:ascii="Times New Roman" w:hAnsi="Times New Roman" w:cs="Times New Roman"/>
          <w:i/>
          <w:sz w:val="22"/>
          <w:szCs w:val="22"/>
        </w:rPr>
        <w:t xml:space="preserve"> 0,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(</w:t>
      </w:r>
      <w:r w:rsidR="00E05758" w:rsidRPr="00E05758">
        <w:rPr>
          <w:rFonts w:ascii="Times New Roman" w:hAnsi="Times New Roman" w:cs="Times New Roman"/>
          <w:i/>
          <w:iCs/>
          <w:sz w:val="22"/>
          <w:szCs w:val="22"/>
          <w:lang w:val="en-US"/>
        </w:rPr>
        <w:t>i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26" type="#_x0000_t75" style="width:19.65pt;height:18.7pt" o:ole="">
            <v:imagedata r:id="rId387" o:title=""/>
          </v:shape>
          <o:OLEObject Type="Embed" ProgID="Equation.3" ShapeID="_x0000_i1326" DrawAspect="Content" ObjectID="_1698740730" r:id="rId412"/>
        </w:object>
      </w:r>
      <w:r w:rsidR="00E05758" w:rsidRPr="00E05758">
        <w:rPr>
          <w:rFonts w:ascii="Times New Roman" w:hAnsi="Times New Roman" w:cs="Times New Roman"/>
          <w:sz w:val="22"/>
          <w:szCs w:val="22"/>
        </w:rPr>
        <w:t>),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Pr="00E05758">
        <w:rPr>
          <w:rFonts w:ascii="Times New Roman" w:hAnsi="Times New Roman" w:cs="Times New Roman"/>
          <w:sz w:val="22"/>
          <w:szCs w:val="22"/>
        </w:rPr>
        <w:t>х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z w:val="22"/>
          <w:szCs w:val="22"/>
        </w:rPr>
        <w:sym w:font="Symbol" w:char="F0B3"/>
      </w:r>
      <w:r w:rsidRPr="00E05758">
        <w:rPr>
          <w:rFonts w:ascii="Times New Roman" w:hAnsi="Times New Roman" w:cs="Times New Roman"/>
          <w:sz w:val="22"/>
          <w:szCs w:val="22"/>
        </w:rPr>
        <w:t xml:space="preserve"> 0, (</w:t>
      </w:r>
      <w:r w:rsidRPr="00E05758">
        <w:rPr>
          <w:rFonts w:ascii="Times New Roman" w:hAnsi="Times New Roman" w:cs="Times New Roman"/>
          <w:i/>
          <w:iCs/>
          <w:sz w:val="22"/>
          <w:szCs w:val="22"/>
          <w:lang w:val="en-US"/>
        </w:rPr>
        <w:t>j</w:t>
      </w:r>
      <w:r w:rsidRPr="00E05758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z w:val="22"/>
          <w:szCs w:val="22"/>
        </w:rPr>
        <w:t>=</w:t>
      </w:r>
      <w:r w:rsidR="00281CC4" w:rsidRPr="00E05758">
        <w:rPr>
          <w:rFonts w:ascii="Times New Roman" w:hAnsi="Times New Roman" w:cs="Times New Roman"/>
          <w:position w:val="-10"/>
          <w:sz w:val="22"/>
          <w:szCs w:val="22"/>
        </w:rPr>
        <w:object w:dxaOrig="380" w:dyaOrig="380">
          <v:shape id="_x0000_i1327" type="#_x0000_t75" style="width:18.7pt;height:18.7pt" o:ole="">
            <v:imagedata r:id="rId413" o:title=""/>
          </v:shape>
          <o:OLEObject Type="Embed" ProgID="Equation.3" ShapeID="_x0000_i1327" DrawAspect="Content" ObjectID="_1698740731" r:id="rId414"/>
        </w:object>
      </w:r>
      <w:r w:rsidRPr="00E05758">
        <w:rPr>
          <w:rFonts w:ascii="Times New Roman" w:hAnsi="Times New Roman" w:cs="Times New Roman"/>
          <w:sz w:val="22"/>
          <w:szCs w:val="22"/>
        </w:rPr>
        <w:t>).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lastRenderedPageBreak/>
        <w:t>Рассмотрим</w:t>
      </w:r>
      <w:r w:rsidRPr="00E05758">
        <w:rPr>
          <w:rFonts w:ascii="Times New Roman" w:hAnsi="Times New Roman"/>
          <w:sz w:val="22"/>
          <w:szCs w:val="22"/>
        </w:rPr>
        <w:t xml:space="preserve"> эту задачу для n = 4, m = 2 (и распространим ее для общего случая): </w:t>
      </w:r>
      <w:r w:rsidRPr="00E05758">
        <w:rPr>
          <w:rFonts w:ascii="Times New Roman" w:hAnsi="Times New Roman"/>
          <w:sz w:val="22"/>
          <w:szCs w:val="22"/>
          <w:lang w:val="en-US"/>
        </w:rPr>
        <w:t>Z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Pr="00E05758">
        <w:rPr>
          <w:rFonts w:ascii="Times New Roman" w:hAnsi="Times New Roman"/>
          <w:sz w:val="22"/>
          <w:szCs w:val="22"/>
          <w:lang w:val="en-US"/>
        </w:rPr>
        <w:t>c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 + </w:t>
      </w:r>
      <w:r w:rsidRPr="00E05758">
        <w:rPr>
          <w:rFonts w:ascii="Times New Roman" w:hAnsi="Times New Roman"/>
          <w:sz w:val="22"/>
          <w:szCs w:val="22"/>
          <w:lang w:val="en-US"/>
        </w:rPr>
        <w:t>c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 xml:space="preserve"> + </w:t>
      </w:r>
      <w:r w:rsidRPr="00E05758">
        <w:rPr>
          <w:rFonts w:ascii="Times New Roman" w:hAnsi="Times New Roman"/>
          <w:sz w:val="22"/>
          <w:szCs w:val="22"/>
          <w:lang w:val="en-US"/>
        </w:rPr>
        <w:t>c</w:t>
      </w:r>
      <w:r w:rsidRPr="00E05758">
        <w:rPr>
          <w:rFonts w:ascii="Times New Roman" w:hAnsi="Times New Roman"/>
          <w:sz w:val="22"/>
          <w:szCs w:val="22"/>
          <w:vertAlign w:val="subscript"/>
        </w:rPr>
        <w:t>3</w:t>
      </w:r>
      <w:r w:rsidRPr="00E05758">
        <w:rPr>
          <w:rFonts w:ascii="Times New Roman" w:hAnsi="Times New Roman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z w:val="22"/>
          <w:szCs w:val="22"/>
          <w:vertAlign w:val="subscript"/>
        </w:rPr>
        <w:t>3</w:t>
      </w:r>
      <w:r w:rsidRPr="00E05758">
        <w:rPr>
          <w:rFonts w:ascii="Times New Roman" w:hAnsi="Times New Roman"/>
          <w:sz w:val="22"/>
          <w:szCs w:val="22"/>
        </w:rPr>
        <w:t xml:space="preserve"> + </w:t>
      </w:r>
      <w:r w:rsidRPr="00E05758">
        <w:rPr>
          <w:rFonts w:ascii="Times New Roman" w:hAnsi="Times New Roman"/>
          <w:sz w:val="22"/>
          <w:szCs w:val="22"/>
          <w:lang w:val="en-US"/>
        </w:rPr>
        <w:t>c</w:t>
      </w:r>
      <w:r w:rsidRPr="00E05758">
        <w:rPr>
          <w:rFonts w:ascii="Times New Roman" w:hAnsi="Times New Roman"/>
          <w:sz w:val="22"/>
          <w:szCs w:val="22"/>
          <w:vertAlign w:val="subscript"/>
        </w:rPr>
        <w:t>4</w:t>
      </w:r>
      <w:r w:rsidRPr="00E05758">
        <w:rPr>
          <w:rFonts w:ascii="Times New Roman" w:hAnsi="Times New Roman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z w:val="22"/>
          <w:szCs w:val="22"/>
          <w:vertAlign w:val="subscript"/>
        </w:rPr>
        <w:t>4</w:t>
      </w:r>
      <w:r w:rsidRPr="00E05758">
        <w:rPr>
          <w:rFonts w:ascii="Times New Roman" w:hAnsi="Times New Roman"/>
          <w:sz w:val="22"/>
          <w:szCs w:val="22"/>
        </w:rPr>
        <w:t>.</w:t>
      </w:r>
    </w:p>
    <w:p w:rsidR="00E05758" w:rsidRPr="00E05758" w:rsidRDefault="00C83E51" w:rsidP="00E05758">
      <w:pPr>
        <w:widowControl/>
        <w:autoSpaceDE/>
        <w:autoSpaceDN/>
        <w:adjustRightInd/>
        <w:spacing w:line="23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151" type="#_x0000_t87" style="position:absolute;margin-left:13.8pt;margin-top:3.85pt;width:7.15pt;height:45pt;z-index:251633152" strokeweight=".5pt"/>
        </w:pict>
      </w:r>
      <w:r w:rsidR="00E05758">
        <w:rPr>
          <w:rFonts w:ascii="Times New Roman" w:hAnsi="Times New Roman" w:cs="Times New Roman"/>
          <w:sz w:val="22"/>
          <w:szCs w:val="22"/>
        </w:rPr>
        <w:t xml:space="preserve">        </w:t>
      </w:r>
      <w:r>
        <w:rPr>
          <w:rFonts w:ascii="Times New Roman" w:hAnsi="Times New Roman" w:cs="Times New Roman"/>
          <w:position w:val="-12"/>
          <w:sz w:val="22"/>
          <w:szCs w:val="22"/>
          <w:lang w:val="en-US"/>
        </w:rPr>
        <w:pict>
          <v:shape id="_x0000_i1328" type="#_x0000_t75" style="width:101.9pt;height:16.85pt">
            <v:imagedata r:id="rId415" o:title=""/>
          </v:shape>
        </w:pict>
      </w:r>
    </w:p>
    <w:p w:rsidR="00E05758" w:rsidRPr="00E05758" w:rsidRDefault="00E05758" w:rsidP="00E05758">
      <w:pPr>
        <w:widowControl/>
        <w:autoSpaceDE/>
        <w:autoSpaceDN/>
        <w:adjustRightInd/>
        <w:spacing w:line="23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</w:t>
      </w:r>
      <w:r w:rsidR="00C83E51">
        <w:rPr>
          <w:rFonts w:ascii="Times New Roman" w:hAnsi="Times New Roman" w:cs="Times New Roman"/>
          <w:position w:val="-12"/>
          <w:sz w:val="22"/>
          <w:szCs w:val="22"/>
          <w:lang w:val="en-US"/>
        </w:rPr>
        <w:pict>
          <v:shape id="_x0000_i1329" type="#_x0000_t75" style="width:105.65pt;height:16.85pt">
            <v:imagedata r:id="rId416" o:title=""/>
          </v:shape>
        </w:pict>
      </w:r>
    </w:p>
    <w:p w:rsidR="00E05758" w:rsidRPr="00C83E51" w:rsidRDefault="00E05758" w:rsidP="00E05758">
      <w:pPr>
        <w:shd w:val="clear" w:color="auto" w:fill="FFFFFF"/>
        <w:spacing w:line="230" w:lineRule="auto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</w:t>
      </w:r>
      <w:r w:rsidRPr="00C83E51"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10"/>
          <w:sz w:val="22"/>
          <w:szCs w:val="22"/>
          <w:lang w:val="en-US"/>
        </w:rPr>
        <w:pict>
          <v:shape id="_x0000_i1330" type="#_x0000_t75" style="width:38.35pt;height:15.9pt">
            <v:imagedata r:id="rId417" o:title=""/>
          </v:shape>
        </w:pic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Выразим базисные переменные (БП) х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>, х</w:t>
      </w:r>
      <w:r w:rsidRPr="00E05758">
        <w:rPr>
          <w:rFonts w:ascii="Times New Roman" w:hAnsi="Times New Roman"/>
          <w:sz w:val="22"/>
          <w:szCs w:val="22"/>
          <w:vertAlign w:val="subscript"/>
        </w:rPr>
        <w:t xml:space="preserve">2 </w:t>
      </w:r>
      <w:r w:rsidRPr="00E05758">
        <w:rPr>
          <w:rFonts w:ascii="Times New Roman" w:hAnsi="Times New Roman"/>
          <w:sz w:val="22"/>
          <w:szCs w:val="22"/>
        </w:rPr>
        <w:t>через свободные х</w:t>
      </w:r>
      <w:r w:rsidRPr="00E05758">
        <w:rPr>
          <w:rFonts w:ascii="Times New Roman" w:hAnsi="Times New Roman"/>
          <w:sz w:val="22"/>
          <w:szCs w:val="22"/>
          <w:vertAlign w:val="subscript"/>
        </w:rPr>
        <w:t>3</w:t>
      </w:r>
      <w:r w:rsidRPr="00E05758">
        <w:rPr>
          <w:rFonts w:ascii="Times New Roman" w:hAnsi="Times New Roman"/>
          <w:sz w:val="22"/>
          <w:szCs w:val="22"/>
        </w:rPr>
        <w:t xml:space="preserve"> и х</w:t>
      </w:r>
      <w:r w:rsidRPr="00E05758">
        <w:rPr>
          <w:rFonts w:ascii="Times New Roman" w:hAnsi="Times New Roman"/>
          <w:sz w:val="22"/>
          <w:szCs w:val="22"/>
          <w:vertAlign w:val="subscript"/>
        </w:rPr>
        <w:t>4</w:t>
      </w:r>
    </w:p>
    <w:p w:rsidR="00E05758" w:rsidRPr="00E05758" w:rsidRDefault="00C83E51" w:rsidP="00E05758">
      <w:pPr>
        <w:shd w:val="clear" w:color="auto" w:fill="FFFFFF"/>
        <w:spacing w:line="226" w:lineRule="auto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pict>
          <v:shape id="_x0000_s1157" type="#_x0000_t87" style="position:absolute;left:0;text-align:left;margin-left:13.8pt;margin-top:5.1pt;width:3.65pt;height:27pt;z-index:251639296" strokeweight=".5pt"/>
        </w:pict>
      </w:r>
      <w:r w:rsidR="00E05758">
        <w:rPr>
          <w:rFonts w:ascii="Times New Roman" w:hAnsi="Times New Roman"/>
          <w:sz w:val="22"/>
          <w:szCs w:val="22"/>
        </w:rPr>
        <w:t xml:space="preserve">       </w:t>
      </w:r>
      <w:r w:rsidR="00E05758" w:rsidRPr="00E05758">
        <w:rPr>
          <w:rFonts w:ascii="Times New Roman" w:hAnsi="Times New Roman"/>
          <w:sz w:val="22"/>
          <w:szCs w:val="22"/>
          <w:lang w:val="en-US"/>
        </w:rPr>
        <w:t>x</w:t>
      </w:r>
      <w:r w:rsidR="00E05758"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="00E05758" w:rsidRPr="00E05758">
        <w:rPr>
          <w:rFonts w:ascii="Times New Roman" w:hAnsi="Times New Roman"/>
          <w:sz w:val="22"/>
          <w:szCs w:val="22"/>
        </w:rPr>
        <w:t xml:space="preserve"> = </w:t>
      </w:r>
      <w:r>
        <w:rPr>
          <w:rFonts w:ascii="Times New Roman" w:hAnsi="Times New Roman"/>
          <w:position w:val="-12"/>
          <w:sz w:val="22"/>
          <w:szCs w:val="22"/>
          <w:lang w:val="en-US"/>
        </w:rPr>
        <w:pict>
          <v:shape id="_x0000_i1331" type="#_x0000_t75" style="width:82.3pt;height:17.75pt">
            <v:imagedata r:id="rId418" o:title=""/>
          </v:shape>
        </w:pict>
      </w:r>
      <w:r w:rsidR="00E05758" w:rsidRPr="00E05758">
        <w:rPr>
          <w:rFonts w:ascii="Times New Roman" w:hAnsi="Times New Roman"/>
          <w:sz w:val="22"/>
          <w:szCs w:val="22"/>
        </w:rPr>
        <w:t>,</w:t>
      </w:r>
    </w:p>
    <w:p w:rsidR="00E05758" w:rsidRPr="00E05758" w:rsidRDefault="00E05758" w:rsidP="00E05758">
      <w:pPr>
        <w:shd w:val="clear" w:color="auto" w:fill="FFFFFF"/>
        <w:spacing w:line="226" w:lineRule="auto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</w:t>
      </w:r>
      <w:r w:rsidRPr="00E05758">
        <w:rPr>
          <w:rFonts w:ascii="Times New Roman" w:hAnsi="Times New Roman"/>
          <w:sz w:val="22"/>
          <w:szCs w:val="22"/>
          <w:lang w:val="en-US"/>
        </w:rPr>
        <w:t>x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83E51">
        <w:rPr>
          <w:rFonts w:ascii="Times New Roman" w:hAnsi="Times New Roman"/>
          <w:position w:val="-12"/>
          <w:sz w:val="22"/>
          <w:szCs w:val="22"/>
          <w:lang w:val="en-US"/>
        </w:rPr>
        <w:pict>
          <v:shape id="_x0000_i1332" type="#_x0000_t75" style="width:84.15pt;height:17.75pt">
            <v:imagedata r:id="rId419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   и подставим их в целевую функцию</w:t>
      </w:r>
    </w:p>
    <w:p w:rsidR="00E05758" w:rsidRPr="00E05758" w:rsidRDefault="00E05758" w:rsidP="00E05758">
      <w:pPr>
        <w:shd w:val="clear" w:color="auto" w:fill="FFFFFF"/>
        <w:spacing w:line="226" w:lineRule="auto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</w:t>
      </w:r>
      <w:r w:rsidR="00C83E51">
        <w:rPr>
          <w:rFonts w:ascii="Times New Roman" w:hAnsi="Times New Roman"/>
          <w:position w:val="-12"/>
          <w:sz w:val="22"/>
          <w:szCs w:val="22"/>
          <w:lang w:val="en-US"/>
        </w:rPr>
        <w:pict>
          <v:shape id="_x0000_i1333" type="#_x0000_t75" style="width:302.95pt;height:16.85pt">
            <v:imagedata r:id="rId420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   </w:t>
      </w:r>
      <w:r w:rsidR="00C83E51">
        <w:rPr>
          <w:rFonts w:ascii="Times New Roman" w:hAnsi="Times New Roman"/>
          <w:position w:val="-12"/>
          <w:sz w:val="22"/>
          <w:szCs w:val="22"/>
          <w:lang w:val="en-US"/>
        </w:rPr>
        <w:pict>
          <v:shape id="_x0000_i1334" type="#_x0000_t75" style="width:287.05pt;height:16.85pt">
            <v:imagedata r:id="rId421" o:title=""/>
          </v:shape>
        </w:pict>
      </w:r>
    </w:p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Введем обозначения в общем виде:</w:t>
      </w:r>
    </w:p>
    <w:p w:rsidR="00E05758" w:rsidRPr="00E05758" w:rsidRDefault="00E05758" w:rsidP="00E05758">
      <w:pPr>
        <w:shd w:val="clear" w:color="auto" w:fill="FFFFFF"/>
        <w:spacing w:line="226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12"/>
          <w:sz w:val="22"/>
          <w:szCs w:val="22"/>
        </w:rPr>
        <w:pict>
          <v:shape id="_x0000_i1335" type="#_x0000_t75" style="width:151.5pt;height:18.7pt">
            <v:imagedata r:id="rId422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,</w:t>
      </w:r>
    </w:p>
    <w:p w:rsidR="00E05758" w:rsidRPr="00E05758" w:rsidRDefault="00E05758" w:rsidP="00E05758">
      <w:pPr>
        <w:shd w:val="clear" w:color="auto" w:fill="FFFFFF"/>
        <w:spacing w:line="226" w:lineRule="auto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14"/>
          <w:sz w:val="22"/>
          <w:szCs w:val="22"/>
        </w:rPr>
        <w:pict>
          <v:shape id="_x0000_i1336" type="#_x0000_t75" style="width:183.25pt;height:20.55pt">
            <v:imagedata r:id="rId423" o:title=""/>
          </v:shape>
        </w:pict>
      </w:r>
    </w:p>
    <w:p w:rsidR="00E05758" w:rsidRPr="00E05758" w:rsidRDefault="00E05758" w:rsidP="00E05758">
      <w:pPr>
        <w:shd w:val="clear" w:color="auto" w:fill="FFFFFF"/>
        <w:spacing w:line="226" w:lineRule="auto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где </w:t>
      </w:r>
      <w:r w:rsidR="00C83E51">
        <w:rPr>
          <w:rFonts w:ascii="Times New Roman" w:hAnsi="Times New Roman"/>
          <w:position w:val="-10"/>
          <w:sz w:val="22"/>
          <w:szCs w:val="22"/>
        </w:rPr>
        <w:pict>
          <v:shape id="_x0000_i1337" type="#_x0000_t75" style="width:12.15pt;height:17.75pt">
            <v:imagedata r:id="rId424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= (с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>; с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>; …; с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z w:val="22"/>
          <w:szCs w:val="22"/>
        </w:rPr>
        <w:t xml:space="preserve">) </w:t>
      </w:r>
      <w:r w:rsidRPr="00E05758">
        <w:rPr>
          <w:rFonts w:ascii="Times" w:hAnsi="Times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вектор коэффициентов целевой функции при базисных переменных, </w:t>
      </w:r>
      <w:r w:rsidR="00C83E51">
        <w:rPr>
          <w:rFonts w:ascii="Times New Roman" w:hAnsi="Times New Roman"/>
          <w:position w:val="-4"/>
          <w:sz w:val="22"/>
          <w:szCs w:val="22"/>
        </w:rPr>
        <w:pict>
          <v:shape id="_x0000_i1338" type="#_x0000_t75" style="width:10.3pt;height:16.85pt">
            <v:imagedata r:id="rId425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= (</w:t>
      </w:r>
      <w:r w:rsidRPr="00E05758">
        <w:rPr>
          <w:rFonts w:ascii="Times New Roman" w:hAnsi="Times New Roman"/>
          <w:sz w:val="22"/>
          <w:szCs w:val="22"/>
          <w:lang w:val="en-US"/>
        </w:rPr>
        <w:t>B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; </w:t>
      </w:r>
      <w:r w:rsidRPr="00E05758">
        <w:rPr>
          <w:rFonts w:ascii="Times New Roman" w:hAnsi="Times New Roman"/>
          <w:sz w:val="22"/>
          <w:szCs w:val="22"/>
          <w:lang w:val="en-US"/>
        </w:rPr>
        <w:t>B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 xml:space="preserve">; ..; </w:t>
      </w:r>
      <w:r w:rsidRPr="00E05758">
        <w:rPr>
          <w:rFonts w:ascii="Times New Roman" w:hAnsi="Times New Roman"/>
          <w:sz w:val="22"/>
          <w:szCs w:val="22"/>
          <w:lang w:val="en-US"/>
        </w:rPr>
        <w:t>B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z w:val="22"/>
          <w:szCs w:val="22"/>
        </w:rPr>
        <w:t xml:space="preserve">) </w:t>
      </w:r>
      <w:r w:rsidRPr="00E05758">
        <w:rPr>
          <w:rFonts w:ascii="Times" w:hAnsi="Times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вектор свободных членов; </w:t>
      </w:r>
      <w:r w:rsidR="00C83E51">
        <w:rPr>
          <w:rFonts w:ascii="Times New Roman" w:hAnsi="Times New Roman"/>
          <w:position w:val="-14"/>
          <w:sz w:val="22"/>
          <w:szCs w:val="22"/>
        </w:rPr>
        <w:pict>
          <v:shape id="_x0000_i1339" type="#_x0000_t75" style="width:13.1pt;height:20.55pt">
            <v:imagedata r:id="rId426" o:title=""/>
          </v:shape>
        </w:pict>
      </w:r>
      <w:r w:rsidRPr="00E05758">
        <w:rPr>
          <w:rFonts w:ascii="Times New Roman" w:hAnsi="Times New Roman"/>
          <w:position w:val="-2"/>
          <w:sz w:val="22"/>
          <w:szCs w:val="22"/>
        </w:rPr>
        <w:t>=</w:t>
      </w:r>
      <w:r w:rsidR="00C83E51">
        <w:rPr>
          <w:rFonts w:ascii="Times New Roman" w:hAnsi="Times New Roman"/>
          <w:position w:val="-14"/>
          <w:sz w:val="22"/>
          <w:szCs w:val="22"/>
        </w:rPr>
        <w:pict>
          <v:shape id="_x0000_i1340" type="#_x0000_t75" style="width:68.25pt;height:16.85pt">
            <v:imagedata r:id="rId427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" w:hAnsi="Times"/>
          <w:position w:val="-2"/>
          <w:sz w:val="22"/>
          <w:szCs w:val="22"/>
        </w:rPr>
        <w:t>–</w:t>
      </w:r>
      <w:r w:rsidRPr="00E05758">
        <w:rPr>
          <w:rFonts w:ascii="Times New Roman" w:hAnsi="Times New Roman"/>
          <w:position w:val="-2"/>
          <w:sz w:val="22"/>
          <w:szCs w:val="22"/>
        </w:rPr>
        <w:t xml:space="preserve"> вектор коэффициентов при переме</w:t>
      </w:r>
      <w:r w:rsidRPr="00E05758">
        <w:rPr>
          <w:rFonts w:ascii="Times New Roman" w:hAnsi="Times New Roman"/>
          <w:position w:val="-2"/>
          <w:sz w:val="22"/>
          <w:szCs w:val="22"/>
        </w:rPr>
        <w:t>н</w:t>
      </w:r>
      <w:r w:rsidRPr="00E05758">
        <w:rPr>
          <w:rFonts w:ascii="Times New Roman" w:hAnsi="Times New Roman"/>
          <w:position w:val="-2"/>
          <w:sz w:val="22"/>
          <w:szCs w:val="22"/>
        </w:rPr>
        <w:t>ных х</w:t>
      </w:r>
      <w:r w:rsidRPr="00E05758">
        <w:rPr>
          <w:rFonts w:ascii="Times New Roman" w:hAnsi="Times New Roman"/>
          <w:i/>
          <w:iCs/>
          <w:position w:val="-2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>.</w:t>
      </w:r>
    </w:p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С учетом этих равенств целевая функция примет вид:</w:t>
      </w:r>
    </w:p>
    <w:p w:rsidR="00E05758" w:rsidRPr="00E05758" w:rsidRDefault="00E05758" w:rsidP="00CF3756">
      <w:pPr>
        <w:shd w:val="clear" w:color="auto" w:fill="FFFFFF"/>
        <w:spacing w:line="226" w:lineRule="auto"/>
        <w:jc w:val="center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  <w:lang w:val="en-US"/>
        </w:rPr>
        <w:t>max</w:t>
      </w:r>
      <w:r w:rsidRPr="00E05758">
        <w:rPr>
          <w:rFonts w:ascii="Times New Roman" w:hAnsi="Times New Roman"/>
          <w:sz w:val="22"/>
          <w:szCs w:val="22"/>
        </w:rPr>
        <w:t>(</w:t>
      </w:r>
      <w:r w:rsidRPr="00E05758">
        <w:rPr>
          <w:rFonts w:ascii="Times New Roman" w:hAnsi="Times New Roman"/>
          <w:sz w:val="22"/>
          <w:szCs w:val="22"/>
          <w:lang w:val="en-US"/>
        </w:rPr>
        <w:t>min</w:t>
      </w:r>
      <w:r w:rsidRPr="00E05758">
        <w:rPr>
          <w:rFonts w:ascii="Times New Roman" w:hAnsi="Times New Roman"/>
          <w:sz w:val="22"/>
          <w:szCs w:val="22"/>
        </w:rPr>
        <w:t>)</w:t>
      </w:r>
      <w:r w:rsidRPr="00E05758">
        <w:rPr>
          <w:rFonts w:ascii="Times New Roman" w:hAnsi="Times New Roman"/>
          <w:sz w:val="22"/>
          <w:szCs w:val="22"/>
          <w:lang w:val="en-US"/>
        </w:rPr>
        <w:t>Z</w:t>
      </w:r>
      <w:r w:rsidRPr="00E05758">
        <w:rPr>
          <w:rFonts w:ascii="Times New Roman" w:hAnsi="Times New Roman"/>
          <w:sz w:val="22"/>
          <w:szCs w:val="22"/>
        </w:rPr>
        <w:t>=</w:t>
      </w:r>
      <w:r w:rsidR="00C83E51">
        <w:rPr>
          <w:rFonts w:ascii="Times New Roman" w:hAnsi="Times New Roman"/>
          <w:position w:val="-30"/>
          <w:sz w:val="22"/>
          <w:szCs w:val="22"/>
          <w:lang w:val="en-US"/>
        </w:rPr>
        <w:pict>
          <v:shape id="_x0000_i1341" type="#_x0000_t75" style="width:62.65pt;height:30.85pt">
            <v:imagedata r:id="rId428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где </w:t>
      </w:r>
      <w:r w:rsidR="00C83E51">
        <w:rPr>
          <w:rFonts w:ascii="Times New Roman" w:hAnsi="Times New Roman"/>
          <w:position w:val="-12"/>
          <w:sz w:val="22"/>
          <w:szCs w:val="22"/>
          <w:lang w:val="en-US"/>
        </w:rPr>
        <w:pict>
          <v:shape id="_x0000_i1342" type="#_x0000_t75" style="width:46.75pt;height:19.65pt">
            <v:imagedata r:id="rId429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; </w:t>
      </w:r>
      <w:r w:rsidR="00C83E51">
        <w:rPr>
          <w:rFonts w:ascii="Times New Roman" w:hAnsi="Times New Roman"/>
          <w:position w:val="-14"/>
          <w:sz w:val="22"/>
          <w:szCs w:val="22"/>
          <w:lang w:val="en-US"/>
        </w:rPr>
        <w:pict>
          <v:shape id="_x0000_i1343" type="#_x0000_t75" style="width:73.85pt;height:21.5pt">
            <v:imagedata r:id="rId430" o:title=""/>
          </v:shape>
        </w:pict>
      </w:r>
      <w:r w:rsidR="00C83E51">
        <w:rPr>
          <w:rFonts w:ascii="Times New Roman" w:hAnsi="Times New Roman"/>
          <w:position w:val="-10"/>
          <w:sz w:val="22"/>
          <w:szCs w:val="22"/>
          <w:lang w:val="en-US"/>
        </w:rPr>
        <w:pict>
          <v:shape id="_x0000_i1344" type="#_x0000_t75" style="width:36.45pt;height:15.9pt">
            <v:imagedata r:id="rId431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.</w:t>
      </w:r>
    </w:p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В общем случае задачу записывают в таблицу, которая наз</w:t>
      </w:r>
      <w:r w:rsidRPr="00E05758">
        <w:rPr>
          <w:rFonts w:ascii="Times New Roman" w:hAnsi="Times New Roman"/>
          <w:sz w:val="22"/>
          <w:szCs w:val="22"/>
        </w:rPr>
        <w:t>ы</w:t>
      </w:r>
      <w:r w:rsidR="000D51EA">
        <w:rPr>
          <w:rFonts w:ascii="Times New Roman" w:hAnsi="Times New Roman"/>
          <w:sz w:val="22"/>
          <w:szCs w:val="22"/>
        </w:rPr>
        <w:t xml:space="preserve">вается симплексной (табл. </w:t>
      </w:r>
      <w:r w:rsidR="00117CAF">
        <w:rPr>
          <w:rFonts w:ascii="Times New Roman" w:hAnsi="Times New Roman"/>
          <w:sz w:val="22"/>
          <w:szCs w:val="22"/>
        </w:rPr>
        <w:t>17</w:t>
      </w:r>
      <w:r w:rsidRPr="00E05758">
        <w:rPr>
          <w:rFonts w:ascii="Times New Roman" w:hAnsi="Times New Roman"/>
          <w:sz w:val="22"/>
          <w:szCs w:val="22"/>
        </w:rPr>
        <w:t>).</w:t>
      </w:r>
    </w:p>
    <w:p w:rsidR="00E05758" w:rsidRPr="00E05758" w:rsidRDefault="00E05758" w:rsidP="00E05758">
      <w:pPr>
        <w:keepNext/>
        <w:shd w:val="clear" w:color="auto" w:fill="FFFFFF"/>
        <w:jc w:val="right"/>
        <w:outlineLvl w:val="3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Таблица </w:t>
      </w:r>
      <w:r w:rsidR="00117CAF">
        <w:rPr>
          <w:rFonts w:ascii="Times New Roman" w:hAnsi="Times New Roman"/>
          <w:sz w:val="22"/>
          <w:szCs w:val="22"/>
        </w:rPr>
        <w:t>17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6"/>
        <w:gridCol w:w="574"/>
        <w:gridCol w:w="644"/>
        <w:gridCol w:w="4685"/>
      </w:tblGrid>
      <w:tr w:rsidR="00E05758" w:rsidRPr="00E05758">
        <w:trPr>
          <w:cantSplit/>
          <w:trHeight w:val="246"/>
        </w:trPr>
        <w:tc>
          <w:tcPr>
            <w:tcW w:w="476" w:type="dxa"/>
            <w:vMerge w:val="restart"/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БП</w:t>
            </w:r>
          </w:p>
        </w:tc>
        <w:tc>
          <w:tcPr>
            <w:tcW w:w="574" w:type="dxa"/>
            <w:vMerge w:val="restart"/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Б</w:t>
            </w:r>
          </w:p>
        </w:tc>
        <w:tc>
          <w:tcPr>
            <w:tcW w:w="644" w:type="dxa"/>
            <w:vMerge w:val="restart"/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4685" w:type="dxa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  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      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  …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  …  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 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 xml:space="preserve">+1  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…      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  … 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n</w:t>
            </w:r>
          </w:p>
        </w:tc>
      </w:tr>
      <w:tr w:rsidR="00E05758" w:rsidRPr="00E05758">
        <w:trPr>
          <w:cantSplit/>
          <w:trHeight w:val="115"/>
        </w:trPr>
        <w:tc>
          <w:tcPr>
            <w:tcW w:w="476" w:type="dxa"/>
            <w:vMerge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574" w:type="dxa"/>
            <w:vMerge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644" w:type="dxa"/>
            <w:vMerge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685" w:type="dxa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    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…    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…    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   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m+1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…         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…    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n</w:t>
            </w:r>
          </w:p>
        </w:tc>
      </w:tr>
      <w:tr w:rsidR="00E05758" w:rsidRPr="00E05758">
        <w:trPr>
          <w:trHeight w:val="1357"/>
        </w:trPr>
        <w:tc>
          <w:tcPr>
            <w:tcW w:w="476" w:type="dxa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</w:t>
            </w:r>
          </w:p>
        </w:tc>
        <w:tc>
          <w:tcPr>
            <w:tcW w:w="574" w:type="dxa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</w:t>
            </w:r>
          </w:p>
        </w:tc>
        <w:tc>
          <w:tcPr>
            <w:tcW w:w="644" w:type="dxa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</w:t>
            </w:r>
          </w:p>
        </w:tc>
        <w:tc>
          <w:tcPr>
            <w:tcW w:w="4685" w:type="dxa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1   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0   </w:t>
            </w:r>
            <w:r w:rsidR="00281CC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…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0    …     0  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45" type="#_x0000_t75" style="width:10.3pt;height:11.2pt">
                  <v:imagedata r:id="rId432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1, m+1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…  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46" type="#_x0000_t75" style="width:10.3pt;height:11.2pt">
                  <v:imagedata r:id="rId432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1, </w:t>
            </w:r>
            <w:r w:rsidRPr="00E05758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… 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47" type="#_x0000_t75" style="width:10.3pt;height:11.2pt">
                  <v:imagedata r:id="rId432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1n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0   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1    </w:t>
            </w:r>
            <w:r w:rsidR="00281CC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…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0    …     0  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48" type="#_x0000_t75" style="width:10.3pt;height:11.2pt">
                  <v:imagedata r:id="rId432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2, m+1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…  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49" type="#_x0000_t75" style="width:10.3pt;height:11.2pt">
                  <v:imagedata r:id="rId432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2, </w:t>
            </w:r>
            <w:r w:rsidRPr="00E05758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… 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50" type="#_x0000_t75" style="width:10.3pt;height:11.2pt">
                  <v:imagedata r:id="rId432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2,n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……………………………………………………………..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 0  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0    …    0    …   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1  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51" type="#_x0000_t75" style="width:10.3pt;height:10.3pt">
                  <v:imagedata r:id="rId433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m, m+1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…  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52" type="#_x0000_t75" style="width:10.3pt;height:11.2pt">
                  <v:imagedata r:id="rId432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</w:t>
            </w:r>
            <w:r w:rsidRPr="00E05758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  <w:lang w:val="en-US"/>
              </w:rPr>
              <w:t>, j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…  </w:t>
            </w:r>
            <w:r w:rsidR="00C83E51">
              <w:rPr>
                <w:rFonts w:ascii="Times New Roman" w:hAnsi="Times New Roman" w:cs="Times New Roman"/>
                <w:position w:val="-6"/>
                <w:sz w:val="18"/>
                <w:szCs w:val="18"/>
              </w:rPr>
              <w:pict>
                <v:shape id="_x0000_i1353" type="#_x0000_t75" style="width:10.3pt;height:11.2pt">
                  <v:imagedata r:id="rId432" o:title=""/>
                </v:shape>
              </w:pic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mn</w:t>
            </w:r>
          </w:p>
        </w:tc>
      </w:tr>
      <w:tr w:rsidR="00E05758" w:rsidRPr="00E05758">
        <w:trPr>
          <w:cantSplit/>
          <w:trHeight w:val="246"/>
        </w:trPr>
        <w:tc>
          <w:tcPr>
            <w:tcW w:w="1050" w:type="dxa"/>
            <w:gridSpan w:val="2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</w:t>
            </w:r>
            <w:r w:rsidRPr="00E05758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23596C" w:rsidRPr="0023596C">
              <w:rPr>
                <w:rFonts w:ascii="Times" w:hAnsi="Times"/>
                <w:position w:val="-2"/>
                <w:sz w:val="18"/>
                <w:szCs w:val="18"/>
              </w:rPr>
              <w:t>–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c</w:t>
            </w:r>
            <w:r w:rsidRPr="00E05758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644" w:type="dxa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Δ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O</w:t>
            </w:r>
          </w:p>
        </w:tc>
        <w:tc>
          <w:tcPr>
            <w:tcW w:w="4685" w:type="dxa"/>
          </w:tcPr>
          <w:p w:rsidR="00E05758" w:rsidRPr="00E05758" w:rsidRDefault="00E05758" w:rsidP="00CF3756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0</w:t>
            </w:r>
            <w:r w:rsidR="00CF3756">
              <w:rPr>
                <w:rFonts w:ascii="Times New Roman" w:hAnsi="Times New Roman" w:cs="Times New Roman"/>
                <w:sz w:val="18"/>
                <w:szCs w:val="18"/>
              </w:rPr>
              <w:t xml:space="preserve">   …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F375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="00CF3756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  <w:r w:rsidR="00CF3756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="00CF3756">
              <w:rPr>
                <w:rFonts w:ascii="Times New Roman" w:hAnsi="Times New Roman" w:cs="Times New Roman"/>
                <w:sz w:val="18"/>
                <w:szCs w:val="18"/>
              </w:rPr>
              <w:t xml:space="preserve">    …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   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       Δ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m+1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           Δ</w:t>
            </w:r>
            <w:r w:rsidRPr="00E05758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US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       Δ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n</w:t>
            </w:r>
          </w:p>
        </w:tc>
      </w:tr>
    </w:tbl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CF3756">
        <w:rPr>
          <w:rFonts w:ascii="Times New Roman" w:hAnsi="Times New Roman"/>
          <w:sz w:val="22"/>
          <w:szCs w:val="22"/>
        </w:rPr>
        <w:lastRenderedPageBreak/>
        <w:t>Последнюю</w:t>
      </w:r>
      <w:r w:rsidRPr="00E05758">
        <w:rPr>
          <w:rFonts w:ascii="Times New Roman" w:hAnsi="Times New Roman"/>
          <w:spacing w:val="4"/>
          <w:sz w:val="22"/>
          <w:szCs w:val="22"/>
        </w:rPr>
        <w:t xml:space="preserve"> строку называют индексной строкой, число</w:t>
      </w:r>
      <w:r w:rsidRPr="00E05758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12"/>
          <w:sz w:val="22"/>
          <w:szCs w:val="22"/>
          <w:lang w:val="en-US"/>
        </w:rPr>
        <w:pict>
          <v:shape id="_x0000_i1354" type="#_x0000_t75" style="width:54.25pt;height:22.45pt">
            <v:imagedata r:id="rId429" o:title=""/>
          </v:shape>
        </w:pict>
      </w:r>
      <w:r w:rsidRPr="00E05758">
        <w:rPr>
          <w:rFonts w:ascii="Times New Roman" w:hAnsi="Times New Roman"/>
          <w:spacing w:val="4"/>
          <w:sz w:val="22"/>
          <w:szCs w:val="22"/>
        </w:rPr>
        <w:t xml:space="preserve"> </w:t>
      </w:r>
      <w:r w:rsidRPr="00E05758">
        <w:rPr>
          <w:rFonts w:ascii="Times" w:hAnsi="Times"/>
          <w:spacing w:val="4"/>
          <w:sz w:val="22"/>
          <w:szCs w:val="22"/>
        </w:rPr>
        <w:t>–</w:t>
      </w:r>
      <w:r w:rsidRPr="00E05758">
        <w:rPr>
          <w:rFonts w:ascii="Times New Roman" w:hAnsi="Times New Roman"/>
          <w:spacing w:val="4"/>
          <w:sz w:val="22"/>
          <w:szCs w:val="22"/>
        </w:rPr>
        <w:t xml:space="preserve"> значение целевой функции для начального опо</w:t>
      </w:r>
      <w:r w:rsidRPr="00E05758">
        <w:rPr>
          <w:rFonts w:ascii="Times New Roman" w:hAnsi="Times New Roman"/>
          <w:spacing w:val="4"/>
          <w:sz w:val="22"/>
          <w:szCs w:val="22"/>
        </w:rPr>
        <w:t>р</w:t>
      </w:r>
      <w:r w:rsidRPr="00E05758">
        <w:rPr>
          <w:rFonts w:ascii="Times New Roman" w:hAnsi="Times New Roman"/>
          <w:spacing w:val="4"/>
          <w:sz w:val="22"/>
          <w:szCs w:val="22"/>
        </w:rPr>
        <w:t>ного плана</w:t>
      </w:r>
      <w:r w:rsidR="00C83E51">
        <w:rPr>
          <w:rFonts w:ascii="Times New Roman" w:hAnsi="Times New Roman"/>
          <w:position w:val="-6"/>
          <w:sz w:val="22"/>
          <w:szCs w:val="22"/>
          <w:lang w:val="en-US"/>
        </w:rPr>
        <w:pict>
          <v:shape id="_x0000_i1355" type="#_x0000_t75" style="width:13.1pt;height:16.85pt">
            <v:imagedata r:id="rId434" o:title=""/>
          </v:shape>
        </w:pict>
      </w:r>
      <w:r w:rsidRPr="00E05758">
        <w:rPr>
          <w:rFonts w:ascii="Times New Roman" w:hAnsi="Times New Roman"/>
          <w:spacing w:val="4"/>
          <w:sz w:val="22"/>
          <w:szCs w:val="22"/>
        </w:rPr>
        <w:t>, т. е.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Pr="00E05758">
        <w:rPr>
          <w:rFonts w:ascii="Times New Roman" w:hAnsi="Times New Roman"/>
          <w:sz w:val="22"/>
          <w:szCs w:val="22"/>
          <w:lang w:val="en-US"/>
        </w:rPr>
        <w:t>Z</w:t>
      </w:r>
      <w:r w:rsidRPr="00E05758">
        <w:rPr>
          <w:rFonts w:ascii="Times New Roman" w:hAnsi="Times New Roman"/>
          <w:sz w:val="22"/>
          <w:szCs w:val="22"/>
        </w:rPr>
        <w:t>(</w:t>
      </w:r>
      <w:r w:rsidR="00C83E51">
        <w:rPr>
          <w:rFonts w:ascii="Times New Roman" w:hAnsi="Times New Roman"/>
          <w:position w:val="-6"/>
          <w:sz w:val="22"/>
          <w:szCs w:val="22"/>
          <w:lang w:val="en-US"/>
        </w:rPr>
        <w:pict>
          <v:shape id="_x0000_i1356" type="#_x0000_t75" style="width:13.1pt;height:16.85pt">
            <v:imagedata r:id="rId435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) = </w:t>
      </w:r>
      <w:r w:rsidR="00C83E51">
        <w:rPr>
          <w:rFonts w:ascii="Times New Roman" w:hAnsi="Times New Roman"/>
          <w:position w:val="-10"/>
          <w:sz w:val="22"/>
          <w:szCs w:val="22"/>
          <w:lang w:val="en-US"/>
        </w:rPr>
        <w:pict>
          <v:shape id="_x0000_i1357" type="#_x0000_t75" style="width:26.2pt;height:21.5pt">
            <v:imagedata r:id="rId436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, числа </w:t>
      </w:r>
      <w:r w:rsidR="00C83E51">
        <w:rPr>
          <w:rFonts w:ascii="Times New Roman" w:hAnsi="Times New Roman"/>
          <w:position w:val="-14"/>
          <w:sz w:val="22"/>
          <w:szCs w:val="22"/>
          <w:lang w:val="en-US"/>
        </w:rPr>
        <w:pict>
          <v:shape id="_x0000_i1358" type="#_x0000_t75" style="width:70.15pt;height:20.55pt">
            <v:imagedata r:id="rId430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" w:hAnsi="Times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называются оценками свободных переменных.</w:t>
      </w:r>
    </w:p>
    <w:p w:rsidR="00CF3756" w:rsidRDefault="00E05758" w:rsidP="00CF3756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b/>
          <w:i/>
          <w:sz w:val="22"/>
          <w:szCs w:val="22"/>
        </w:rPr>
      </w:pPr>
      <w:r w:rsidRPr="00E05758">
        <w:rPr>
          <w:rFonts w:ascii="Times New Roman" w:hAnsi="Times New Roman" w:cs="Times New Roman"/>
          <w:b/>
          <w:i/>
          <w:sz w:val="22"/>
          <w:szCs w:val="22"/>
        </w:rPr>
        <w:t>Теорема.</w:t>
      </w:r>
    </w:p>
    <w:p w:rsidR="00CF3756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Пусть исходная задача решается на max. Если для некоторого опорного плана все оценки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 (j =</w:t>
      </w:r>
      <w:r w:rsidR="00C83E51">
        <w:rPr>
          <w:rFonts w:ascii="Times New Roman" w:hAnsi="Times New Roman"/>
          <w:position w:val="-8"/>
          <w:sz w:val="22"/>
          <w:szCs w:val="22"/>
        </w:rPr>
        <w:pict>
          <v:shape id="_x0000_i1359" type="#_x0000_t75" style="width:16.85pt;height:16.85pt">
            <v:imagedata r:id="rId437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) не отрицательны (больше или равны 0), то такой план оптимален.</w:t>
      </w:r>
    </w:p>
    <w:p w:rsidR="00E05758" w:rsidRPr="00CF3756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pacing w:val="-4"/>
          <w:sz w:val="22"/>
          <w:szCs w:val="22"/>
        </w:rPr>
      </w:pPr>
      <w:r w:rsidRPr="00E05758">
        <w:rPr>
          <w:rFonts w:ascii="Times New Roman" w:hAnsi="Times New Roman"/>
          <w:b/>
          <w:i/>
          <w:position w:val="-4"/>
          <w:sz w:val="22"/>
          <w:szCs w:val="22"/>
        </w:rPr>
        <w:t xml:space="preserve">Доказательство: </w:t>
      </w:r>
      <w:r w:rsidRPr="00E05758">
        <w:rPr>
          <w:rFonts w:ascii="Times New Roman" w:hAnsi="Times New Roman"/>
          <w:position w:val="-4"/>
          <w:sz w:val="22"/>
          <w:szCs w:val="22"/>
        </w:rPr>
        <w:t xml:space="preserve">Так как Z = </w:t>
      </w:r>
      <w:r w:rsidRPr="00E05758">
        <w:rPr>
          <w:rFonts w:ascii="Times New Roman" w:hAnsi="Times New Roman" w:cs="Times New Roman"/>
          <w:position w:val="-4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position w:val="-4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30"/>
          <w:sz w:val="22"/>
          <w:szCs w:val="22"/>
        </w:rPr>
        <w:pict>
          <v:shape id="_x0000_i1360" type="#_x0000_t75" style="width:49.55pt;height:31.8pt">
            <v:imagedata r:id="rId438" o:title=""/>
          </v:shape>
        </w:pict>
      </w:r>
      <w:r w:rsidRPr="00E05758">
        <w:rPr>
          <w:rFonts w:ascii="Times New Roman" w:hAnsi="Times New Roman"/>
          <w:position w:val="-4"/>
          <w:sz w:val="22"/>
          <w:szCs w:val="22"/>
        </w:rPr>
        <w:t xml:space="preserve">и </w:t>
      </w:r>
      <w:r w:rsidRPr="00E05758">
        <w:rPr>
          <w:rFonts w:ascii="Times New Roman" w:hAnsi="Times New Roman" w:cs="Times New Roman"/>
          <w:position w:val="-4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position w:val="-4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position w:val="-4"/>
          <w:sz w:val="22"/>
          <w:szCs w:val="22"/>
        </w:rPr>
        <w:t xml:space="preserve"> </w:t>
      </w:r>
      <w:r w:rsidRPr="00E05758">
        <w:rPr>
          <w:rFonts w:ascii="Times New Roman" w:hAnsi="Times New Roman"/>
          <w:position w:val="-4"/>
          <w:sz w:val="22"/>
          <w:szCs w:val="22"/>
          <w:lang w:val="en-US"/>
        </w:rPr>
        <w:sym w:font="Symbol" w:char="F0B3"/>
      </w:r>
      <w:r w:rsidRPr="00E05758">
        <w:rPr>
          <w:rFonts w:ascii="Times New Roman" w:hAnsi="Times New Roman"/>
          <w:position w:val="-4"/>
          <w:sz w:val="22"/>
          <w:szCs w:val="22"/>
        </w:rPr>
        <w:t xml:space="preserve"> 0, то Z д</w:t>
      </w:r>
      <w:r w:rsidRPr="00E05758">
        <w:rPr>
          <w:rFonts w:ascii="Times New Roman" w:hAnsi="Times New Roman"/>
          <w:position w:val="-4"/>
          <w:sz w:val="22"/>
          <w:szCs w:val="22"/>
        </w:rPr>
        <w:t>о</w:t>
      </w:r>
      <w:r w:rsidRPr="00E05758">
        <w:rPr>
          <w:rFonts w:ascii="Times New Roman" w:hAnsi="Times New Roman"/>
          <w:position w:val="-4"/>
          <w:sz w:val="22"/>
          <w:szCs w:val="22"/>
        </w:rPr>
        <w:t>с</w:t>
      </w:r>
      <w:r w:rsidRPr="00CF3756">
        <w:rPr>
          <w:rFonts w:ascii="Times New Roman" w:hAnsi="Times New Roman"/>
          <w:position w:val="-10"/>
          <w:sz w:val="22"/>
          <w:szCs w:val="22"/>
        </w:rPr>
        <w:t>тигает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position w:val="-10"/>
          <w:sz w:val="22"/>
          <w:szCs w:val="22"/>
        </w:rPr>
        <w:t xml:space="preserve">max, когда </w:t>
      </w:r>
      <w:r w:rsidR="00C83E51">
        <w:rPr>
          <w:rFonts w:ascii="Times New Roman" w:hAnsi="Times New Roman"/>
          <w:position w:val="-38"/>
          <w:sz w:val="22"/>
          <w:szCs w:val="22"/>
        </w:rPr>
        <w:pict>
          <v:shape id="_x0000_i1361" type="#_x0000_t75" style="width:48.6pt;height:32.75pt">
            <v:imagedata r:id="rId439" o:title=""/>
          </v:shape>
        </w:pict>
      </w:r>
      <w:r w:rsidRPr="00E05758">
        <w:rPr>
          <w:rFonts w:ascii="Times New Roman" w:hAnsi="Times New Roman"/>
          <w:spacing w:val="-2"/>
          <w:position w:val="-12"/>
          <w:sz w:val="22"/>
          <w:szCs w:val="22"/>
        </w:rPr>
        <w:t>= 0, а это возможно, если х</w:t>
      </w:r>
      <w:r w:rsidRPr="00E05758">
        <w:rPr>
          <w:rFonts w:ascii="Times New Roman" w:hAnsi="Times New Roman"/>
          <w:spacing w:val="-2"/>
          <w:position w:val="-12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-2"/>
          <w:position w:val="-12"/>
          <w:sz w:val="22"/>
          <w:szCs w:val="22"/>
          <w:vertAlign w:val="subscript"/>
        </w:rPr>
        <w:t>+1</w:t>
      </w:r>
      <w:r w:rsidRPr="00E05758">
        <w:rPr>
          <w:rFonts w:ascii="Times New Roman" w:hAnsi="Times New Roman"/>
          <w:spacing w:val="-2"/>
          <w:position w:val="-12"/>
          <w:sz w:val="22"/>
          <w:szCs w:val="22"/>
        </w:rPr>
        <w:t xml:space="preserve"> = 0, х</w:t>
      </w:r>
      <w:r w:rsidRPr="00E05758">
        <w:rPr>
          <w:rFonts w:ascii="Times New Roman" w:hAnsi="Times New Roman"/>
          <w:spacing w:val="-2"/>
          <w:position w:val="-12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-2"/>
          <w:position w:val="-12"/>
          <w:sz w:val="22"/>
          <w:szCs w:val="22"/>
          <w:vertAlign w:val="subscript"/>
        </w:rPr>
        <w:t>+2</w:t>
      </w:r>
      <w:r w:rsidRPr="00E05758">
        <w:rPr>
          <w:rFonts w:ascii="Times New Roman" w:hAnsi="Times New Roman"/>
          <w:spacing w:val="-2"/>
          <w:position w:val="-12"/>
          <w:sz w:val="22"/>
          <w:szCs w:val="22"/>
        </w:rPr>
        <w:t xml:space="preserve"> </w:t>
      </w:r>
      <w:r w:rsidRPr="00CF3756">
        <w:rPr>
          <w:rFonts w:ascii="Times New Roman" w:hAnsi="Times New Roman"/>
          <w:spacing w:val="-4"/>
          <w:sz w:val="22"/>
          <w:szCs w:val="22"/>
        </w:rPr>
        <w:t>= 0, ..., хn = 0, т. е. опорный план (В</w:t>
      </w:r>
      <w:r w:rsidRPr="00CF3756">
        <w:rPr>
          <w:rFonts w:ascii="Times New Roman" w:hAnsi="Times New Roman"/>
          <w:spacing w:val="-4"/>
          <w:sz w:val="22"/>
          <w:szCs w:val="22"/>
          <w:vertAlign w:val="subscript"/>
        </w:rPr>
        <w:t>1</w:t>
      </w:r>
      <w:r w:rsidRPr="00CF3756">
        <w:rPr>
          <w:rFonts w:ascii="Times New Roman" w:hAnsi="Times New Roman"/>
          <w:spacing w:val="-4"/>
          <w:sz w:val="22"/>
          <w:szCs w:val="22"/>
        </w:rPr>
        <w:t>, В</w:t>
      </w:r>
      <w:r w:rsidRPr="00CF3756">
        <w:rPr>
          <w:rFonts w:ascii="Times New Roman" w:hAnsi="Times New Roman"/>
          <w:spacing w:val="-4"/>
          <w:sz w:val="22"/>
          <w:szCs w:val="22"/>
          <w:vertAlign w:val="subscript"/>
        </w:rPr>
        <w:t>2</w:t>
      </w:r>
      <w:r w:rsidRPr="00CF3756">
        <w:rPr>
          <w:rFonts w:ascii="Times New Roman" w:hAnsi="Times New Roman"/>
          <w:spacing w:val="-4"/>
          <w:sz w:val="22"/>
          <w:szCs w:val="22"/>
        </w:rPr>
        <w:t>, …, В</w:t>
      </w:r>
      <w:r w:rsidRPr="00CF3756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m</w:t>
      </w:r>
      <w:r w:rsidRPr="00CF3756">
        <w:rPr>
          <w:rFonts w:ascii="Times New Roman" w:hAnsi="Times New Roman"/>
          <w:spacing w:val="-4"/>
          <w:sz w:val="22"/>
          <w:szCs w:val="22"/>
        </w:rPr>
        <w:t xml:space="preserve">, 0, …, 0) </w:t>
      </w:r>
      <w:r w:rsidRPr="00CF3756">
        <w:rPr>
          <w:rFonts w:ascii="Times" w:hAnsi="Times"/>
          <w:spacing w:val="-4"/>
          <w:sz w:val="22"/>
          <w:szCs w:val="22"/>
        </w:rPr>
        <w:t>–</w:t>
      </w:r>
      <w:r w:rsidRPr="00CF3756">
        <w:rPr>
          <w:rFonts w:ascii="Times New Roman" w:hAnsi="Times New Roman"/>
          <w:spacing w:val="-4"/>
          <w:sz w:val="22"/>
          <w:szCs w:val="22"/>
        </w:rPr>
        <w:t xml:space="preserve"> оптимален.</w:t>
      </w:r>
    </w:p>
    <w:p w:rsidR="00CF3756" w:rsidRDefault="00CF3756" w:rsidP="00E05758">
      <w:pPr>
        <w:shd w:val="clear" w:color="auto" w:fill="FFFFFF"/>
        <w:spacing w:line="228" w:lineRule="auto"/>
        <w:jc w:val="both"/>
        <w:rPr>
          <w:rFonts w:ascii="Times New Roman" w:hAnsi="Times New Roman"/>
          <w:b/>
          <w:i/>
          <w:sz w:val="22"/>
          <w:szCs w:val="22"/>
        </w:rPr>
      </w:pPr>
    </w:p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CF3756">
        <w:rPr>
          <w:rFonts w:ascii="Times New Roman" w:hAnsi="Times New Roman" w:cs="Times New Roman"/>
          <w:b/>
          <w:i/>
          <w:sz w:val="22"/>
          <w:szCs w:val="22"/>
        </w:rPr>
        <w:t>Теорема</w:t>
      </w:r>
      <w:r w:rsidRPr="00E05758">
        <w:rPr>
          <w:rFonts w:ascii="Times New Roman" w:hAnsi="Times New Roman"/>
          <w:b/>
          <w:i/>
          <w:sz w:val="22"/>
          <w:szCs w:val="22"/>
        </w:rPr>
        <w:t>.</w:t>
      </w:r>
    </w:p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Если исходная задача решается на min и для некоторого опо</w:t>
      </w:r>
      <w:r w:rsidRPr="00E05758">
        <w:rPr>
          <w:rFonts w:ascii="Times New Roman" w:hAnsi="Times New Roman"/>
          <w:sz w:val="22"/>
          <w:szCs w:val="22"/>
        </w:rPr>
        <w:t>р</w:t>
      </w:r>
      <w:r w:rsidRPr="00E05758">
        <w:rPr>
          <w:rFonts w:ascii="Times New Roman" w:hAnsi="Times New Roman"/>
          <w:sz w:val="22"/>
          <w:szCs w:val="22"/>
        </w:rPr>
        <w:t xml:space="preserve">ного плана все оценки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 (j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362" type="#_x0000_t75" style="width:17.75pt;height:18.7pt" o:ole="">
            <v:imagedata r:id="rId440" o:title=""/>
          </v:shape>
          <o:OLEObject Type="Embed" ProgID="Equation.3" ShapeID="_x0000_i1362" DrawAspect="Content" ObjectID="_1698740732" r:id="rId441"/>
        </w:object>
      </w:r>
      <w:r w:rsidRPr="00E05758">
        <w:rPr>
          <w:rFonts w:ascii="Times New Roman" w:hAnsi="Times New Roman"/>
          <w:sz w:val="22"/>
          <w:szCs w:val="22"/>
        </w:rPr>
        <w:t>) не положительны (меньше или равны 0), то такой план оптимален.</w:t>
      </w:r>
    </w:p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i/>
          <w:sz w:val="22"/>
          <w:szCs w:val="22"/>
        </w:rPr>
        <w:t>Пример</w:t>
      </w:r>
      <w:r w:rsidR="00117CAF">
        <w:rPr>
          <w:rFonts w:ascii="Times New Roman" w:hAnsi="Times New Roman"/>
          <w:i/>
          <w:sz w:val="22"/>
          <w:szCs w:val="22"/>
        </w:rPr>
        <w:t xml:space="preserve"> 9</w:t>
      </w:r>
      <w:r w:rsidRPr="00E05758">
        <w:rPr>
          <w:rFonts w:ascii="Times New Roman" w:hAnsi="Times New Roman"/>
          <w:sz w:val="22"/>
          <w:szCs w:val="22"/>
        </w:rPr>
        <w:t>. Решить задачу линейного программирования.</w:t>
      </w:r>
    </w:p>
    <w:tbl>
      <w:tblPr>
        <w:tblW w:w="6945" w:type="dxa"/>
        <w:tblInd w:w="28" w:type="dxa"/>
        <w:tblLook w:val="04A0" w:firstRow="1" w:lastRow="0" w:firstColumn="1" w:lastColumn="0" w:noHBand="0" w:noVBand="1"/>
      </w:tblPr>
      <w:tblGrid>
        <w:gridCol w:w="3079"/>
        <w:gridCol w:w="3866"/>
      </w:tblGrid>
      <w:tr w:rsidR="00E05758" w:rsidRPr="00E05758">
        <w:tc>
          <w:tcPr>
            <w:tcW w:w="3079" w:type="dxa"/>
            <w:tcMar>
              <w:left w:w="28" w:type="dxa"/>
              <w:right w:w="28" w:type="dxa"/>
            </w:tcMar>
          </w:tcPr>
          <w:p w:rsidR="00E05758" w:rsidRPr="00E05758" w:rsidRDefault="00C83E51" w:rsidP="00CF3756">
            <w:pPr>
              <w:spacing w:line="228" w:lineRule="auto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pict>
                <v:rect id="_x0000_s1152" style="position:absolute;margin-left:131.6pt;margin-top:2.7pt;width:5.65pt;height:73.85pt;z-index:251634176" stroked="f"/>
              </w:pic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pict>
                <v:shape id="_x0000_s1153" type="#_x0000_t87" style="position:absolute;margin-left:10.85pt;margin-top:18.05pt;width:7.15pt;height:54.35pt;z-index:251635200" strokeweight=".5pt"/>
              </w:pict>
            </w:r>
            <w:r>
              <w:rPr>
                <w:rFonts w:ascii="Times New Roman" w:hAnsi="Times New Roman"/>
                <w:position w:val="-74"/>
                <w:sz w:val="22"/>
                <w:szCs w:val="22"/>
              </w:rPr>
              <w:pict>
                <v:shape id="_x0000_i1363" type="#_x0000_t75" style="width:138.4pt;height:77.6pt">
                  <v:imagedata r:id="rId442" o:title=""/>
                </v:shape>
              </w:pict>
            </w:r>
            <w:r w:rsidR="00E05758" w:rsidRPr="00E05758">
              <w:rPr>
                <w:rFonts w:ascii="Times New Roman" w:hAnsi="Times New Roman"/>
                <w:sz w:val="22"/>
                <w:szCs w:val="22"/>
              </w:rPr>
              <w:t>=&gt;</w:t>
            </w:r>
          </w:p>
        </w:tc>
        <w:tc>
          <w:tcPr>
            <w:tcW w:w="3866" w:type="dxa"/>
          </w:tcPr>
          <w:p w:rsidR="00E05758" w:rsidRPr="00E05758" w:rsidRDefault="00C83E51" w:rsidP="00E05758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pict>
                <v:shape id="_x0000_s1155" type="#_x0000_t87" style="position:absolute;left:0;text-align:left;margin-left:-2.6pt;margin-top:2.65pt;width:7.15pt;height:73.9pt;z-index:251637248;mso-position-horizontal-relative:text;mso-position-vertical-relative:text" strokeweight=".5pt"/>
              </w:pic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pict>
                <v:rect id="_x0000_s1154" style="position:absolute;left:0;text-align:left;margin-left:-2.6pt;margin-top:.7pt;width:8.25pt;height:74.6pt;z-index:251636224;mso-position-horizontal-relative:text;mso-position-vertical-relative:text" stroked="f"/>
              </w:pict>
            </w:r>
            <w:r>
              <w:rPr>
                <w:rFonts w:ascii="Times New Roman" w:hAnsi="Times New Roman"/>
                <w:position w:val="-62"/>
                <w:sz w:val="22"/>
                <w:szCs w:val="22"/>
              </w:rPr>
              <w:pict>
                <v:shape id="_x0000_i1364" type="#_x0000_t75" style="width:172.05pt;height:57.05pt">
                  <v:imagedata r:id="rId443" o:title=""/>
                </v:shape>
              </w:pict>
            </w:r>
          </w:p>
          <w:p w:rsidR="00E05758" w:rsidRPr="00E05758" w:rsidRDefault="00E05758" w:rsidP="00E05758">
            <w:pPr>
              <w:spacing w:line="228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05758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  <w:r w:rsidR="00C83E51">
              <w:rPr>
                <w:rFonts w:ascii="Times New Roman" w:hAnsi="Times New Roman"/>
                <w:position w:val="-14"/>
                <w:sz w:val="22"/>
                <w:szCs w:val="22"/>
              </w:rPr>
              <w:pict>
                <v:shape id="_x0000_i1365" type="#_x0000_t75" style="width:68.25pt;height:18.7pt">
                  <v:imagedata r:id="rId383" o:title=""/>
                </v:shape>
              </w:pict>
            </w:r>
          </w:p>
        </w:tc>
      </w:tr>
    </w:tbl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Система ограничений задачи имеет предпочтительный вид: базисом являются переменные х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>,х</w:t>
      </w:r>
      <w:r w:rsidRPr="00E05758">
        <w:rPr>
          <w:rFonts w:ascii="Times New Roman" w:hAnsi="Times New Roman"/>
          <w:sz w:val="22"/>
          <w:szCs w:val="22"/>
          <w:vertAlign w:val="subscript"/>
        </w:rPr>
        <w:t>4</w:t>
      </w:r>
      <w:r w:rsidRPr="00E05758">
        <w:rPr>
          <w:rFonts w:ascii="Times New Roman" w:hAnsi="Times New Roman"/>
          <w:sz w:val="22"/>
          <w:szCs w:val="22"/>
        </w:rPr>
        <w:t>,х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>. Заносим условие задачи в сим</w:t>
      </w:r>
      <w:r w:rsidR="000D51EA">
        <w:rPr>
          <w:rFonts w:ascii="Times New Roman" w:hAnsi="Times New Roman"/>
          <w:sz w:val="22"/>
          <w:szCs w:val="22"/>
        </w:rPr>
        <w:t xml:space="preserve">плексную таблицу (табл. </w:t>
      </w:r>
      <w:r w:rsidR="00117CAF">
        <w:rPr>
          <w:rFonts w:ascii="Times New Roman" w:hAnsi="Times New Roman"/>
          <w:sz w:val="22"/>
          <w:szCs w:val="22"/>
        </w:rPr>
        <w:t>18</w:t>
      </w:r>
      <w:r w:rsidRPr="00E05758">
        <w:rPr>
          <w:rFonts w:ascii="Times New Roman" w:hAnsi="Times New Roman"/>
          <w:sz w:val="22"/>
          <w:szCs w:val="22"/>
        </w:rPr>
        <w:t>):</w:t>
      </w:r>
    </w:p>
    <w:p w:rsidR="00E05758" w:rsidRPr="000D51EA" w:rsidRDefault="000D51EA" w:rsidP="00E05758">
      <w:pPr>
        <w:shd w:val="clear" w:color="auto" w:fill="FFFFFF"/>
        <w:spacing w:line="228" w:lineRule="auto"/>
        <w:jc w:val="right"/>
        <w:rPr>
          <w:rFonts w:ascii="Times New Roman" w:hAnsi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 xml:space="preserve">Таблица </w:t>
      </w:r>
      <w:r w:rsidR="00117CAF">
        <w:rPr>
          <w:rFonts w:ascii="Times New Roman" w:hAnsi="Times New Roman"/>
          <w:sz w:val="22"/>
          <w:szCs w:val="22"/>
        </w:rPr>
        <w:t>18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620"/>
        <w:gridCol w:w="621"/>
        <w:gridCol w:w="890"/>
        <w:gridCol w:w="890"/>
        <w:gridCol w:w="890"/>
        <w:gridCol w:w="890"/>
        <w:gridCol w:w="890"/>
      </w:tblGrid>
      <w:tr w:rsidR="00E05758" w:rsidRPr="0023596C">
        <w:trPr>
          <w:cantSplit/>
          <w:trHeight w:val="125"/>
        </w:trPr>
        <w:tc>
          <w:tcPr>
            <w:tcW w:w="621" w:type="dxa"/>
            <w:vMerge w:val="restart"/>
            <w:vAlign w:val="center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БП</w:t>
            </w:r>
          </w:p>
        </w:tc>
        <w:tc>
          <w:tcPr>
            <w:tcW w:w="620" w:type="dxa"/>
            <w:vMerge w:val="restart"/>
            <w:vAlign w:val="center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Б</w:t>
            </w:r>
          </w:p>
        </w:tc>
        <w:tc>
          <w:tcPr>
            <w:tcW w:w="621" w:type="dxa"/>
            <w:vMerge w:val="restart"/>
            <w:vAlign w:val="center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</w:tr>
      <w:tr w:rsidR="00E05758" w:rsidRPr="0023596C">
        <w:trPr>
          <w:cantSplit/>
          <w:trHeight w:val="131"/>
        </w:trPr>
        <w:tc>
          <w:tcPr>
            <w:tcW w:w="621" w:type="dxa"/>
            <w:vMerge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vMerge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1" w:type="dxa"/>
            <w:vMerge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90" w:type="dxa"/>
          </w:tcPr>
          <w:p w:rsidR="00E05758" w:rsidRPr="0023596C" w:rsidRDefault="0023596C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" w:hAnsi="Times"/>
                <w:sz w:val="18"/>
                <w:szCs w:val="18"/>
              </w:rPr>
              <w:t>–</w:t>
            </w:r>
            <w:r w:rsidRPr="0023596C">
              <w:rPr>
                <w:rFonts w:ascii="Times" w:hAnsi="Times"/>
                <w:sz w:val="18"/>
                <w:szCs w:val="18"/>
                <w:lang w:val="en-US"/>
              </w:rPr>
              <w:t xml:space="preserve"> </w:t>
            </w:r>
            <w:r w:rsidR="00E05758" w:rsidRPr="002359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90" w:type="dxa"/>
          </w:tcPr>
          <w:p w:rsidR="00E05758" w:rsidRPr="0023596C" w:rsidRDefault="0023596C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" w:hAnsi="Times"/>
                <w:sz w:val="18"/>
                <w:szCs w:val="18"/>
              </w:rPr>
              <w:t>–</w:t>
            </w:r>
            <w:r w:rsidRPr="0023596C">
              <w:rPr>
                <w:rFonts w:ascii="Times" w:hAnsi="Times"/>
                <w:sz w:val="18"/>
                <w:szCs w:val="18"/>
                <w:lang w:val="en-US"/>
              </w:rPr>
              <w:t xml:space="preserve"> </w:t>
            </w:r>
            <w:r w:rsidR="00E05758" w:rsidRPr="0023596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05758" w:rsidRPr="0023596C">
        <w:trPr>
          <w:trHeight w:val="40"/>
        </w:trPr>
        <w:tc>
          <w:tcPr>
            <w:tcW w:w="621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20" w:type="dxa"/>
          </w:tcPr>
          <w:p w:rsidR="00E05758" w:rsidRPr="0023596C" w:rsidRDefault="0023596C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" w:hAnsi="Times"/>
                <w:sz w:val="18"/>
                <w:szCs w:val="18"/>
              </w:rPr>
              <w:t>–</w:t>
            </w:r>
            <w:r w:rsidRPr="0023596C">
              <w:rPr>
                <w:rFonts w:ascii="Times" w:hAnsi="Times"/>
                <w:sz w:val="18"/>
                <w:szCs w:val="18"/>
                <w:lang w:val="en-US"/>
              </w:rPr>
              <w:t xml:space="preserve"> </w:t>
            </w:r>
            <w:r w:rsidR="00E05758" w:rsidRPr="002359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621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</w:tr>
      <w:tr w:rsidR="00E05758" w:rsidRPr="0023596C">
        <w:trPr>
          <w:trHeight w:val="159"/>
        </w:trPr>
        <w:tc>
          <w:tcPr>
            <w:tcW w:w="621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20" w:type="dxa"/>
          </w:tcPr>
          <w:p w:rsidR="00E05758" w:rsidRPr="0023596C" w:rsidRDefault="0023596C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" w:hAnsi="Times"/>
                <w:sz w:val="18"/>
                <w:szCs w:val="18"/>
              </w:rPr>
              <w:t>–</w:t>
            </w:r>
            <w:r w:rsidRPr="0023596C">
              <w:rPr>
                <w:rFonts w:ascii="Times" w:hAnsi="Times"/>
                <w:sz w:val="18"/>
                <w:szCs w:val="18"/>
                <w:lang w:val="en-US"/>
              </w:rPr>
              <w:t xml:space="preserve"> </w:t>
            </w:r>
            <w:r w:rsidR="00E05758" w:rsidRPr="0023596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621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05758" w:rsidRPr="0023596C">
        <w:trPr>
          <w:trHeight w:val="142"/>
        </w:trPr>
        <w:tc>
          <w:tcPr>
            <w:tcW w:w="621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2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621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23596C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" w:hAnsi="Times"/>
                <w:sz w:val="18"/>
                <w:szCs w:val="18"/>
              </w:rPr>
              <w:t>–</w:t>
            </w:r>
            <w:r w:rsidRPr="0023596C">
              <w:rPr>
                <w:rFonts w:ascii="Times" w:hAnsi="Times"/>
                <w:sz w:val="18"/>
                <w:szCs w:val="18"/>
                <w:lang w:val="en-US"/>
              </w:rPr>
              <w:t xml:space="preserve"> </w:t>
            </w:r>
            <w:r w:rsidR="00E05758" w:rsidRPr="0023596C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</w:tr>
      <w:tr w:rsidR="00E05758" w:rsidRPr="0023596C">
        <w:trPr>
          <w:cantSplit/>
          <w:trHeight w:val="126"/>
        </w:trPr>
        <w:tc>
          <w:tcPr>
            <w:tcW w:w="1241" w:type="dxa"/>
            <w:gridSpan w:val="2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23596C" w:rsidRPr="0023596C">
              <w:rPr>
                <w:rFonts w:ascii="Times" w:hAnsi="Times"/>
                <w:sz w:val="18"/>
                <w:szCs w:val="18"/>
              </w:rPr>
              <w:t>–</w:t>
            </w: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</w:t>
            </w:r>
            <w:r w:rsidRPr="0023596C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621" w:type="dxa"/>
          </w:tcPr>
          <w:p w:rsidR="00E05758" w:rsidRPr="0023596C" w:rsidRDefault="00117CAF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" w:hAnsi="Times"/>
                <w:sz w:val="18"/>
                <w:szCs w:val="18"/>
              </w:rPr>
              <w:t>–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  <w:r w:rsidR="00E05758" w:rsidRPr="0023596C">
              <w:rPr>
                <w:rFonts w:ascii="Times New Roman" w:hAnsi="Times New Roman" w:cs="Times New Roman"/>
                <w:sz w:val="18"/>
                <w:szCs w:val="18"/>
              </w:rPr>
              <w:t>4,5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23596C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" w:hAnsi="Times"/>
                <w:sz w:val="18"/>
                <w:szCs w:val="18"/>
              </w:rPr>
              <w:t>–</w:t>
            </w:r>
            <w:r w:rsidRPr="0023596C">
              <w:rPr>
                <w:rFonts w:ascii="Times" w:hAnsi="Times"/>
                <w:sz w:val="18"/>
                <w:szCs w:val="18"/>
                <w:lang w:val="en-US"/>
              </w:rPr>
              <w:t xml:space="preserve"> </w:t>
            </w:r>
            <w:r w:rsidR="00E05758" w:rsidRPr="0023596C">
              <w:rPr>
                <w:rFonts w:ascii="Times New Roman" w:hAnsi="Times New Roman" w:cs="Times New Roman"/>
                <w:sz w:val="18"/>
                <w:szCs w:val="18"/>
              </w:rPr>
              <w:t>6,5</w:t>
            </w:r>
          </w:p>
        </w:tc>
        <w:tc>
          <w:tcPr>
            <w:tcW w:w="890" w:type="dxa"/>
          </w:tcPr>
          <w:p w:rsidR="00E05758" w:rsidRPr="0023596C" w:rsidRDefault="00E05758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90" w:type="dxa"/>
          </w:tcPr>
          <w:p w:rsidR="00E05758" w:rsidRPr="0023596C" w:rsidRDefault="00281CC4" w:rsidP="0023596C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3596C">
              <w:rPr>
                <w:rFonts w:ascii="Times" w:hAnsi="Times"/>
                <w:sz w:val="18"/>
                <w:szCs w:val="18"/>
              </w:rPr>
              <w:t>–</w:t>
            </w:r>
            <w:r>
              <w:rPr>
                <w:rFonts w:ascii="Times" w:hAnsi="Times"/>
                <w:sz w:val="18"/>
                <w:szCs w:val="18"/>
                <w:lang w:val="en-US"/>
              </w:rPr>
              <w:t xml:space="preserve"> </w:t>
            </w:r>
            <w:r w:rsidR="00E05758" w:rsidRPr="0023596C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</w:tr>
    </w:tbl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CF3756">
        <w:rPr>
          <w:rFonts w:ascii="Times New Roman" w:hAnsi="Times New Roman"/>
          <w:sz w:val="22"/>
          <w:szCs w:val="22"/>
        </w:rPr>
        <w:lastRenderedPageBreak/>
        <w:t>Заполним</w:t>
      </w:r>
      <w:r w:rsidRPr="00E05758">
        <w:rPr>
          <w:rFonts w:ascii="Times New Roman" w:hAnsi="Times New Roman"/>
          <w:spacing w:val="-6"/>
          <w:sz w:val="22"/>
          <w:szCs w:val="22"/>
        </w:rPr>
        <w:t xml:space="preserve"> индексную строку (Z</w:t>
      </w:r>
      <w:r w:rsidRPr="00E05758">
        <w:rPr>
          <w:rFonts w:ascii="Times New Roman" w:hAnsi="Times New Roman"/>
          <w:i/>
          <w:iCs/>
          <w:spacing w:val="-6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i/>
          <w:iCs/>
          <w:spacing w:val="-6"/>
          <w:sz w:val="22"/>
          <w:szCs w:val="22"/>
        </w:rPr>
        <w:t xml:space="preserve"> </w:t>
      </w:r>
      <w:r w:rsidRPr="00E05758">
        <w:rPr>
          <w:rFonts w:ascii="Times New Roman" w:hAnsi="Times New Roman"/>
          <w:spacing w:val="-6"/>
          <w:sz w:val="22"/>
          <w:szCs w:val="22"/>
        </w:rPr>
        <w:t>– с</w:t>
      </w:r>
      <w:r w:rsidRPr="00E05758">
        <w:rPr>
          <w:rFonts w:ascii="Times New Roman" w:hAnsi="Times New Roman"/>
          <w:i/>
          <w:iCs/>
          <w:spacing w:val="-6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): </w:t>
      </w:r>
      <w:r w:rsidR="00C83E51">
        <w:rPr>
          <w:rFonts w:ascii="Times New Roman" w:hAnsi="Times New Roman"/>
          <w:position w:val="-12"/>
          <w:sz w:val="22"/>
          <w:szCs w:val="22"/>
          <w:lang w:val="en-US"/>
        </w:rPr>
        <w:pict>
          <v:shape id="_x0000_i1366" type="#_x0000_t75" style="width:47.7pt;height:19.65pt">
            <v:imagedata r:id="rId429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, </w:t>
      </w:r>
      <w:r w:rsidR="00C83E51">
        <w:rPr>
          <w:rFonts w:ascii="Times New Roman" w:hAnsi="Times New Roman"/>
          <w:position w:val="-14"/>
          <w:sz w:val="22"/>
          <w:szCs w:val="22"/>
          <w:lang w:val="en-US"/>
        </w:rPr>
        <w:pict>
          <v:shape id="_x0000_i1367" type="#_x0000_t75" style="width:71.05pt;height:20.55pt">
            <v:imagedata r:id="rId444" o:title=""/>
          </v:shape>
        </w:pict>
      </w:r>
    </w:p>
    <w:p w:rsidR="00E05758" w:rsidRPr="00E05758" w:rsidRDefault="00E05758" w:rsidP="00CF3756">
      <w:pPr>
        <w:shd w:val="clear" w:color="auto" w:fill="FFFFFF"/>
        <w:spacing w:line="228" w:lineRule="auto"/>
        <w:ind w:firstLine="426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 xml:space="preserve">1 </w:t>
      </w:r>
      <w:r w:rsidRPr="00E05758">
        <w:rPr>
          <w:rFonts w:ascii="Times New Roman" w:hAnsi="Times New Roman"/>
          <w:sz w:val="22"/>
          <w:szCs w:val="22"/>
          <w:lang w:val="en-US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1,5 – 2 </w:t>
      </w:r>
      <w:r w:rsidRPr="00E05758">
        <w:rPr>
          <w:rFonts w:ascii="Times New Roman" w:hAnsi="Times New Roman"/>
          <w:sz w:val="22"/>
          <w:szCs w:val="22"/>
          <w:lang w:val="en-US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2 + 2 </w:t>
      </w:r>
      <w:r w:rsidRPr="00E05758">
        <w:rPr>
          <w:rFonts w:ascii="Times New Roman" w:hAnsi="Times New Roman"/>
          <w:sz w:val="22"/>
          <w:szCs w:val="22"/>
          <w:lang w:val="en-US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0,5 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4,5,</w:t>
      </w:r>
    </w:p>
    <w:p w:rsidR="00E05758" w:rsidRPr="00E05758" w:rsidRDefault="00E05758" w:rsidP="00CF3756">
      <w:pPr>
        <w:shd w:val="clear" w:color="auto" w:fill="FFFFFF"/>
        <w:spacing w:line="228" w:lineRule="auto"/>
        <w:ind w:firstLine="426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1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0 – 2 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0 + 2 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1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2 = 0,</w:t>
      </w:r>
    </w:p>
    <w:p w:rsidR="00E05758" w:rsidRPr="00E05758" w:rsidRDefault="00E05758" w:rsidP="00CF3756">
      <w:pPr>
        <w:shd w:val="clear" w:color="auto" w:fill="FFFFFF"/>
        <w:spacing w:line="228" w:lineRule="auto"/>
        <w:ind w:firstLine="426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1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1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2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>0 + 2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0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(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>1) = 0,</w:t>
      </w:r>
    </w:p>
    <w:p w:rsidR="00E05758" w:rsidRPr="00E05758" w:rsidRDefault="00E05758" w:rsidP="00CF3756">
      <w:pPr>
        <w:shd w:val="clear" w:color="auto" w:fill="FFFFFF"/>
        <w:spacing w:line="228" w:lineRule="auto"/>
        <w:ind w:firstLine="426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</w:rPr>
        <w:t>3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1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0,5 – 2 + 2 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(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 xml:space="preserve">0,5) – 3=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6,5,</w:t>
      </w:r>
    </w:p>
    <w:p w:rsidR="00E05758" w:rsidRPr="00E05758" w:rsidRDefault="00E05758" w:rsidP="00CF3756">
      <w:pPr>
        <w:shd w:val="clear" w:color="auto" w:fill="FFFFFF"/>
        <w:spacing w:line="228" w:lineRule="auto"/>
        <w:ind w:firstLine="426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</w:rPr>
        <w:t>4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1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0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2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>1 + 2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0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(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2) = 0,</w:t>
      </w:r>
    </w:p>
    <w:p w:rsidR="00E05758" w:rsidRPr="00E05758" w:rsidRDefault="00E05758" w:rsidP="00CF3756">
      <w:pPr>
        <w:shd w:val="clear" w:color="auto" w:fill="FFFFFF"/>
        <w:spacing w:line="228" w:lineRule="auto"/>
        <w:ind w:firstLine="426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</w:rPr>
        <w:t>5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1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0,5 – 2 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0 + 2 </w:t>
      </w:r>
      <w:r w:rsidRPr="00E05758">
        <w:rPr>
          <w:rFonts w:ascii="Times New Roman" w:hAnsi="Times New Roman"/>
          <w:sz w:val="22"/>
          <w:szCs w:val="22"/>
        </w:rPr>
        <w:sym w:font="Symbol" w:char="F0D7"/>
      </w:r>
      <w:r w:rsidRPr="00E05758">
        <w:rPr>
          <w:rFonts w:ascii="Times New Roman" w:hAnsi="Times New Roman"/>
          <w:sz w:val="22"/>
          <w:szCs w:val="22"/>
        </w:rPr>
        <w:t xml:space="preserve"> 0,5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1 =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="00CF3756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>0,5.</w:t>
      </w:r>
    </w:p>
    <w:p w:rsidR="00E05758" w:rsidRPr="00CF3756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pacing w:val="-2"/>
          <w:sz w:val="22"/>
          <w:szCs w:val="22"/>
        </w:rPr>
      </w:pPr>
      <w:r w:rsidRPr="00CF3756">
        <w:rPr>
          <w:rFonts w:ascii="Times New Roman" w:hAnsi="Times New Roman"/>
          <w:spacing w:val="-4"/>
          <w:sz w:val="22"/>
          <w:szCs w:val="22"/>
        </w:rPr>
        <w:t xml:space="preserve">Начальный опорный план </w:t>
      </w:r>
      <w:r w:rsidR="00C83E51">
        <w:rPr>
          <w:rFonts w:ascii="Times New Roman" w:hAnsi="Times New Roman"/>
          <w:spacing w:val="-4"/>
          <w:position w:val="-6"/>
          <w:sz w:val="22"/>
          <w:szCs w:val="22"/>
          <w:lang w:val="en-US"/>
        </w:rPr>
        <w:pict>
          <v:shape id="_x0000_i1368" type="#_x0000_t75" style="width:16.85pt;height:16.85pt">
            <v:imagedata r:id="rId445" o:title=""/>
          </v:shape>
        </w:pict>
      </w:r>
      <w:r w:rsidRPr="00CF3756">
        <w:rPr>
          <w:rFonts w:ascii="Times New Roman" w:hAnsi="Times New Roman"/>
          <w:spacing w:val="-4"/>
          <w:sz w:val="22"/>
          <w:szCs w:val="22"/>
        </w:rPr>
        <w:t xml:space="preserve"> = (0,5; 1,5; 0;2; 0), </w:t>
      </w:r>
      <w:r w:rsidRPr="00CF3756">
        <w:rPr>
          <w:rFonts w:ascii="Times New Roman" w:hAnsi="Times New Roman"/>
          <w:spacing w:val="-4"/>
          <w:sz w:val="22"/>
          <w:szCs w:val="22"/>
          <w:lang w:val="en-US"/>
        </w:rPr>
        <w:t>Z</w:t>
      </w:r>
      <w:r w:rsidR="00CF3756" w:rsidRPr="00CF3756">
        <w:rPr>
          <w:rFonts w:ascii="Times New Roman" w:hAnsi="Times New Roman"/>
          <w:spacing w:val="-4"/>
          <w:sz w:val="22"/>
          <w:szCs w:val="22"/>
        </w:rPr>
        <w:t xml:space="preserve"> </w:t>
      </w:r>
      <w:r w:rsidRPr="00CF3756">
        <w:rPr>
          <w:rFonts w:ascii="Times New Roman" w:hAnsi="Times New Roman"/>
          <w:spacing w:val="-4"/>
          <w:sz w:val="22"/>
          <w:szCs w:val="22"/>
        </w:rPr>
        <w:t>(</w:t>
      </w:r>
      <w:r w:rsidR="00C83E51">
        <w:rPr>
          <w:rFonts w:ascii="Times New Roman" w:hAnsi="Times New Roman"/>
          <w:spacing w:val="-4"/>
          <w:position w:val="-10"/>
          <w:sz w:val="22"/>
          <w:szCs w:val="22"/>
        </w:rPr>
        <w:pict>
          <v:shape id="_x0000_i1369" type="#_x0000_t75" style="width:15.9pt;height:16.85pt">
            <v:imagedata r:id="rId446" o:title=""/>
          </v:shape>
        </w:pict>
      </w:r>
      <w:r w:rsidRPr="00CF3756">
        <w:rPr>
          <w:rFonts w:ascii="Times New Roman" w:hAnsi="Times New Roman"/>
          <w:spacing w:val="-4"/>
          <w:sz w:val="22"/>
          <w:szCs w:val="22"/>
        </w:rPr>
        <w:t xml:space="preserve">) = </w:t>
      </w:r>
      <w:r w:rsidR="00CF3756" w:rsidRPr="00CF3756">
        <w:rPr>
          <w:rFonts w:ascii="Times New Roman" w:hAnsi="Times New Roman"/>
          <w:spacing w:val="-4"/>
          <w:sz w:val="22"/>
          <w:szCs w:val="22"/>
        </w:rPr>
        <w:t>–</w:t>
      </w:r>
      <w:r w:rsidRPr="00CF3756">
        <w:rPr>
          <w:rFonts w:ascii="Times New Roman" w:hAnsi="Times New Roman"/>
          <w:spacing w:val="-4"/>
          <w:sz w:val="22"/>
          <w:szCs w:val="22"/>
        </w:rPr>
        <w:t xml:space="preserve"> 4,5. Та</w:t>
      </w:r>
      <w:r w:rsidRPr="00E05758">
        <w:rPr>
          <w:rFonts w:ascii="Times New Roman" w:hAnsi="Times New Roman"/>
          <w:sz w:val="22"/>
          <w:szCs w:val="22"/>
        </w:rPr>
        <w:t xml:space="preserve">к как все оценки индексной строки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 не положительны, а задача на min, то </w:t>
      </w:r>
      <w:r w:rsidRPr="00CF3756">
        <w:rPr>
          <w:rFonts w:ascii="Times New Roman" w:hAnsi="Times New Roman"/>
          <w:spacing w:val="-2"/>
          <w:sz w:val="22"/>
          <w:szCs w:val="22"/>
        </w:rPr>
        <w:t xml:space="preserve">план </w:t>
      </w:r>
      <w:r w:rsidR="00C83E51">
        <w:rPr>
          <w:rFonts w:ascii="Times New Roman" w:hAnsi="Times New Roman"/>
          <w:spacing w:val="-2"/>
          <w:position w:val="-6"/>
          <w:sz w:val="22"/>
          <w:szCs w:val="22"/>
          <w:lang w:val="en-US"/>
        </w:rPr>
        <w:pict>
          <v:shape id="_x0000_i1370" type="#_x0000_t75" style="width:16.85pt;height:16.85pt">
            <v:imagedata r:id="rId447" o:title=""/>
          </v:shape>
        </w:pict>
      </w:r>
      <w:r w:rsidRPr="00CF3756">
        <w:rPr>
          <w:rFonts w:ascii="Times New Roman" w:hAnsi="Times New Roman"/>
          <w:spacing w:val="-2"/>
          <w:sz w:val="22"/>
          <w:szCs w:val="22"/>
        </w:rPr>
        <w:t xml:space="preserve"> </w:t>
      </w:r>
      <w:r w:rsidRPr="00CF3756">
        <w:rPr>
          <w:rFonts w:ascii="Times" w:hAnsi="Times"/>
          <w:spacing w:val="-2"/>
          <w:sz w:val="22"/>
          <w:szCs w:val="22"/>
        </w:rPr>
        <w:t>–</w:t>
      </w:r>
      <w:r w:rsidRPr="00CF3756">
        <w:rPr>
          <w:rFonts w:ascii="Times New Roman" w:hAnsi="Times New Roman"/>
          <w:spacing w:val="-2"/>
          <w:sz w:val="22"/>
          <w:szCs w:val="22"/>
        </w:rPr>
        <w:t xml:space="preserve"> оптимален х* = (0.5: 1.5: 0: 2: 0); Z</w:t>
      </w:r>
      <w:r w:rsidR="00CF3756">
        <w:rPr>
          <w:rFonts w:ascii="Times New Roman" w:hAnsi="Times New Roman"/>
          <w:spacing w:val="-2"/>
          <w:sz w:val="22"/>
          <w:szCs w:val="22"/>
        </w:rPr>
        <w:t xml:space="preserve"> </w:t>
      </w:r>
      <w:r w:rsidRPr="00CF3756">
        <w:rPr>
          <w:rFonts w:ascii="Times New Roman" w:hAnsi="Times New Roman"/>
          <w:spacing w:val="-2"/>
          <w:sz w:val="22"/>
          <w:szCs w:val="22"/>
        </w:rPr>
        <w:t xml:space="preserve">(х*) = </w:t>
      </w:r>
      <w:r w:rsidR="00CF3756" w:rsidRPr="00CF3756">
        <w:rPr>
          <w:rFonts w:ascii="Times New Roman" w:hAnsi="Times New Roman"/>
          <w:spacing w:val="-2"/>
          <w:sz w:val="22"/>
          <w:szCs w:val="22"/>
        </w:rPr>
        <w:t xml:space="preserve">– </w:t>
      </w:r>
      <w:r w:rsidRPr="00CF3756">
        <w:rPr>
          <w:rFonts w:ascii="Times New Roman" w:hAnsi="Times New Roman"/>
          <w:spacing w:val="-2"/>
          <w:sz w:val="22"/>
          <w:szCs w:val="22"/>
        </w:rPr>
        <w:t>4,5.</w:t>
      </w:r>
    </w:p>
    <w:p w:rsidR="00E05758" w:rsidRPr="00E05758" w:rsidRDefault="00E05758" w:rsidP="00E05758">
      <w:pPr>
        <w:shd w:val="clear" w:color="auto" w:fill="FFFFFF"/>
        <w:spacing w:line="228" w:lineRule="auto"/>
        <w:jc w:val="both"/>
        <w:rPr>
          <w:rFonts w:ascii="Times New Roman" w:hAnsi="Times New Roman"/>
          <w:sz w:val="22"/>
          <w:szCs w:val="22"/>
        </w:rPr>
      </w:pPr>
    </w:p>
    <w:p w:rsidR="00E05758" w:rsidRPr="00E05758" w:rsidRDefault="00196761" w:rsidP="00E57F6B">
      <w:pPr>
        <w:shd w:val="clear" w:color="auto" w:fill="FFFFFF"/>
        <w:jc w:val="center"/>
        <w:rPr>
          <w:rFonts w:ascii="Times New Roman" w:hAnsi="Times New Roman"/>
          <w:b/>
          <w:bCs/>
          <w:sz w:val="22"/>
          <w:szCs w:val="22"/>
        </w:rPr>
      </w:pPr>
      <w:r>
        <w:rPr>
          <w:rFonts w:ascii="Times New Roman" w:hAnsi="Times New Roman"/>
          <w:b/>
          <w:bCs/>
          <w:sz w:val="22"/>
          <w:szCs w:val="22"/>
        </w:rPr>
        <w:t>3</w:t>
      </w:r>
      <w:r w:rsidR="00E05758" w:rsidRPr="00E05758">
        <w:rPr>
          <w:rFonts w:ascii="Times New Roman" w:hAnsi="Times New Roman"/>
          <w:b/>
          <w:bCs/>
          <w:sz w:val="22"/>
          <w:szCs w:val="22"/>
        </w:rPr>
        <w:t>.3. Переход к нехудшему опорному плану</w:t>
      </w:r>
    </w:p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CF3756">
        <w:rPr>
          <w:rFonts w:ascii="Times New Roman" w:hAnsi="Times New Roman"/>
          <w:spacing w:val="-4"/>
          <w:sz w:val="22"/>
          <w:szCs w:val="22"/>
        </w:rPr>
        <w:t>Пусть</w:t>
      </w:r>
      <w:r w:rsidRPr="00E05758">
        <w:rPr>
          <w:rFonts w:ascii="Times New Roman" w:hAnsi="Times New Roman"/>
          <w:sz w:val="22"/>
          <w:szCs w:val="22"/>
        </w:rPr>
        <w:t xml:space="preserve"> решается задача линейного программирования с сист</w:t>
      </w:r>
      <w:r w:rsidRPr="00E05758">
        <w:rPr>
          <w:rFonts w:ascii="Times New Roman" w:hAnsi="Times New Roman"/>
          <w:sz w:val="22"/>
          <w:szCs w:val="22"/>
        </w:rPr>
        <w:t>е</w:t>
      </w:r>
      <w:r w:rsidRPr="00E05758">
        <w:rPr>
          <w:rFonts w:ascii="Times New Roman" w:hAnsi="Times New Roman"/>
          <w:sz w:val="22"/>
          <w:szCs w:val="22"/>
        </w:rPr>
        <w:t>мой ограничений в предпочтительном виде</w:t>
      </w:r>
    </w:p>
    <w:p w:rsidR="00E05758" w:rsidRPr="00E05758" w:rsidRDefault="00E05758" w:rsidP="00E05758">
      <w:pPr>
        <w:shd w:val="clear" w:color="auto" w:fill="FFFFFF"/>
        <w:spacing w:line="228" w:lineRule="auto"/>
        <w:jc w:val="right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   </w:t>
      </w:r>
      <w:r w:rsidR="00C83E51">
        <w:rPr>
          <w:rFonts w:ascii="Times New Roman" w:hAnsi="Times New Roman"/>
          <w:position w:val="-30"/>
          <w:sz w:val="22"/>
          <w:szCs w:val="22"/>
          <w:lang w:val="en-US"/>
        </w:rPr>
        <w:pict>
          <v:shape id="_x0000_i1371" type="#_x0000_t75" style="width:108.45pt;height:29.9pt">
            <v:imagedata r:id="rId448" o:title=""/>
          </v:shape>
        </w:pict>
      </w:r>
      <w:r w:rsidR="00281CC4">
        <w:rPr>
          <w:rFonts w:ascii="Times New Roman" w:hAnsi="Times New Roman"/>
          <w:sz w:val="22"/>
          <w:szCs w:val="22"/>
        </w:rPr>
        <w:t xml:space="preserve"> </w:t>
      </w:r>
      <w:r w:rsidR="00281CC4" w:rsidRPr="007C7B24">
        <w:rPr>
          <w:rFonts w:ascii="Times New Roman" w:hAnsi="Times New Roman"/>
          <w:sz w:val="22"/>
          <w:szCs w:val="22"/>
        </w:rPr>
        <w:t>(</w:t>
      </w:r>
      <w:r w:rsidR="00281CC4" w:rsidRPr="00E05758">
        <w:rPr>
          <w:rFonts w:ascii="Times New Roman" w:hAnsi="Times New Roman" w:cs="Times New Roman"/>
          <w:i/>
          <w:iCs/>
          <w:sz w:val="22"/>
          <w:szCs w:val="22"/>
          <w:lang w:val="en-US"/>
        </w:rPr>
        <w:t>i</w:t>
      </w:r>
      <w:r w:rsidR="00281CC4" w:rsidRPr="00E05758">
        <w:rPr>
          <w:rFonts w:ascii="Times New Roman" w:hAnsi="Times New Roman" w:cs="Times New Roman"/>
          <w:sz w:val="22"/>
          <w:szCs w:val="22"/>
        </w:rPr>
        <w:t xml:space="preserve">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72" type="#_x0000_t75" style="width:19.65pt;height:18.7pt" o:ole="">
            <v:imagedata r:id="rId449" o:title=""/>
          </v:shape>
          <o:OLEObject Type="Embed" ProgID="Equation.3" ShapeID="_x0000_i1372" DrawAspect="Content" ObjectID="_1698740733" r:id="rId450"/>
        </w:object>
      </w:r>
      <w:r w:rsidR="00281CC4" w:rsidRPr="007C7B24">
        <w:rPr>
          <w:rFonts w:ascii="Times New Roman" w:hAnsi="Times New Roman"/>
          <w:sz w:val="22"/>
          <w:szCs w:val="22"/>
        </w:rPr>
        <w:t>)</w:t>
      </w:r>
      <w:r w:rsidR="00281CC4">
        <w:rPr>
          <w:rFonts w:ascii="Times New Roman" w:hAnsi="Times New Roman"/>
          <w:sz w:val="22"/>
          <w:szCs w:val="22"/>
        </w:rPr>
        <w:t>,</w:t>
      </w:r>
      <w:r w:rsidR="000D51EA">
        <w:rPr>
          <w:rFonts w:ascii="Times New Roman" w:hAnsi="Times New Roman"/>
          <w:sz w:val="22"/>
          <w:szCs w:val="22"/>
        </w:rPr>
        <w:t xml:space="preserve">               </w:t>
      </w:r>
      <w:r w:rsidR="000D51EA" w:rsidRPr="007C7B24">
        <w:rPr>
          <w:rFonts w:ascii="Times New Roman" w:hAnsi="Times New Roman"/>
          <w:sz w:val="22"/>
          <w:szCs w:val="22"/>
        </w:rPr>
        <w:t xml:space="preserve">  </w:t>
      </w:r>
      <w:r w:rsidR="000D51EA">
        <w:rPr>
          <w:rFonts w:ascii="Times New Roman" w:hAnsi="Times New Roman"/>
          <w:sz w:val="22"/>
          <w:szCs w:val="22"/>
        </w:rPr>
        <w:t xml:space="preserve">        (</w:t>
      </w:r>
      <w:r w:rsidR="000D51EA" w:rsidRPr="007C7B24">
        <w:rPr>
          <w:rFonts w:ascii="Times New Roman" w:hAnsi="Times New Roman"/>
          <w:sz w:val="22"/>
          <w:szCs w:val="22"/>
        </w:rPr>
        <w:t>5</w:t>
      </w:r>
      <w:r w:rsidRPr="00E05758">
        <w:rPr>
          <w:rFonts w:ascii="Times New Roman" w:hAnsi="Times New Roman"/>
          <w:sz w:val="22"/>
          <w:szCs w:val="22"/>
        </w:rPr>
        <w:t>)</w:t>
      </w:r>
    </w:p>
    <w:p w:rsidR="00E05758" w:rsidRPr="00E05758" w:rsidRDefault="00E05758" w:rsidP="00E05758">
      <w:pPr>
        <w:shd w:val="clear" w:color="auto" w:fill="FFFFFF"/>
        <w:spacing w:line="228" w:lineRule="auto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ее начальный опорный план </w:t>
      </w:r>
      <w:r w:rsidR="00C83E51">
        <w:rPr>
          <w:rFonts w:ascii="Times New Roman" w:hAnsi="Times New Roman"/>
          <w:position w:val="-6"/>
          <w:sz w:val="22"/>
          <w:szCs w:val="22"/>
          <w:lang w:val="en-US"/>
        </w:rPr>
        <w:pict>
          <v:shape id="_x0000_i1373" type="#_x0000_t75" style="width:13.1pt;height:16.85pt">
            <v:imagedata r:id="rId435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= (В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>, В</w:t>
      </w:r>
      <w:r w:rsidRPr="00E05758">
        <w:rPr>
          <w:rFonts w:ascii="Times New Roman" w:hAnsi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z w:val="22"/>
          <w:szCs w:val="22"/>
        </w:rPr>
        <w:t>, …, В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z w:val="22"/>
          <w:szCs w:val="22"/>
        </w:rPr>
        <w:t>, 0, …, 0). Значение целевой функции Z(</w:t>
      </w:r>
      <w:r w:rsidR="00C83E51">
        <w:rPr>
          <w:rFonts w:ascii="Times New Roman" w:hAnsi="Times New Roman"/>
          <w:position w:val="-6"/>
          <w:sz w:val="22"/>
          <w:szCs w:val="22"/>
          <w:lang w:val="en-US"/>
        </w:rPr>
        <w:pict>
          <v:shape id="_x0000_i1374" type="#_x0000_t75" style="width:13.1pt;height:16.85pt">
            <v:imagedata r:id="rId435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) = </w:t>
      </w:r>
      <w:r w:rsidR="00C83E51">
        <w:rPr>
          <w:rFonts w:ascii="Times New Roman" w:hAnsi="Times New Roman"/>
          <w:position w:val="-10"/>
          <w:sz w:val="22"/>
          <w:szCs w:val="22"/>
          <w:lang w:val="en-US"/>
        </w:rPr>
        <w:pict>
          <v:shape id="_x0000_i1375" type="#_x0000_t75" style="width:21.5pt;height:18.7pt">
            <v:imagedata r:id="rId451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/>
          <w:sz w:val="22"/>
          <w:szCs w:val="22"/>
        </w:rPr>
        <w:t>.</w:t>
      </w:r>
    </w:p>
    <w:p w:rsidR="00E05758" w:rsidRPr="00E05758" w:rsidRDefault="00E05758" w:rsidP="00CF3756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CF3756">
        <w:rPr>
          <w:rFonts w:ascii="Times New Roman" w:hAnsi="Times New Roman"/>
          <w:spacing w:val="-4"/>
          <w:sz w:val="22"/>
          <w:szCs w:val="22"/>
        </w:rPr>
        <w:t>Рассмотрим</w:t>
      </w:r>
      <w:r w:rsidRPr="00E05758">
        <w:rPr>
          <w:rFonts w:ascii="Times New Roman" w:hAnsi="Times New Roman"/>
          <w:sz w:val="22"/>
          <w:szCs w:val="22"/>
        </w:rPr>
        <w:t xml:space="preserve"> задачу на </w:t>
      </w:r>
      <w:r w:rsidRPr="00E05758">
        <w:rPr>
          <w:rFonts w:ascii="Times New Roman" w:hAnsi="Times New Roman"/>
          <w:sz w:val="22"/>
          <w:szCs w:val="22"/>
          <w:lang w:val="en-US"/>
        </w:rPr>
        <w:t>m</w:t>
      </w:r>
      <w:r w:rsidRPr="00E05758">
        <w:rPr>
          <w:rFonts w:ascii="Times New Roman" w:hAnsi="Times New Roman"/>
          <w:sz w:val="22"/>
          <w:szCs w:val="22"/>
        </w:rPr>
        <w:t xml:space="preserve">ах: если все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B3"/>
      </w:r>
      <w:r w:rsidRPr="00E05758">
        <w:rPr>
          <w:rFonts w:ascii="Times New Roman" w:hAnsi="Times New Roman"/>
          <w:sz w:val="22"/>
          <w:szCs w:val="22"/>
        </w:rPr>
        <w:t xml:space="preserve"> 0, то опорный план опти</w:t>
      </w:r>
      <w:r w:rsidRPr="00E05758">
        <w:rPr>
          <w:rFonts w:ascii="Times New Roman" w:hAnsi="Times New Roman"/>
          <w:sz w:val="22"/>
          <w:szCs w:val="22"/>
        </w:rPr>
        <w:softHyphen/>
        <w:t xml:space="preserve">мален. Пусть существует </w:t>
      </w:r>
      <w:r w:rsidRPr="00E05758">
        <w:rPr>
          <w:rFonts w:ascii="Times New Roman" w:hAnsi="Times New Roman"/>
          <w:sz w:val="22"/>
          <w:szCs w:val="22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/>
          <w:sz w:val="22"/>
          <w:szCs w:val="22"/>
        </w:rPr>
        <w:t xml:space="preserve">, для которого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Δj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t xml:space="preserve">&lt; 0. Вектор столбец </w:t>
      </w:r>
      <w:r w:rsidR="00C83E51">
        <w:rPr>
          <w:rFonts w:ascii="Times New Roman" w:hAnsi="Times New Roman"/>
          <w:position w:val="-14"/>
          <w:sz w:val="22"/>
          <w:szCs w:val="22"/>
          <w:lang w:val="en-US"/>
        </w:rPr>
        <w:pict>
          <v:shape id="_x0000_i1376" type="#_x0000_t75" style="width:17.75pt;height:20.55pt">
            <v:imagedata r:id="rId452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, для которого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Δj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/>
          <w:sz w:val="22"/>
          <w:szCs w:val="22"/>
        </w:rPr>
        <w:t xml:space="preserve"> &lt; 0, называется разрешающим, а с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>ответствующая пе</w:t>
      </w:r>
      <w:r w:rsidRPr="00E05758">
        <w:rPr>
          <w:rFonts w:ascii="Times New Roman" w:hAnsi="Times New Roman"/>
          <w:sz w:val="22"/>
          <w:szCs w:val="22"/>
        </w:rPr>
        <w:softHyphen/>
        <w:t>ременная 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" w:hAnsi="Times" w:cs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перспективной. </w:t>
      </w:r>
      <w:r w:rsidRPr="00E05758">
        <w:rPr>
          <w:rFonts w:ascii="Times New Roman" w:hAnsi="Times New Roman"/>
          <w:spacing w:val="-4"/>
          <w:sz w:val="22"/>
          <w:szCs w:val="22"/>
        </w:rPr>
        <w:t>Попытаемся, не изменяя нулевых значений свободных переменных х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+1</w:t>
      </w:r>
      <w:r w:rsidRPr="00E05758">
        <w:rPr>
          <w:rFonts w:ascii="Times New Roman" w:hAnsi="Times New Roman"/>
          <w:spacing w:val="-4"/>
          <w:sz w:val="22"/>
          <w:szCs w:val="22"/>
        </w:rPr>
        <w:t>, х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+2</w:t>
      </w:r>
      <w:r w:rsidRPr="00E05758">
        <w:rPr>
          <w:rFonts w:ascii="Times New Roman" w:hAnsi="Times New Roman"/>
          <w:spacing w:val="-4"/>
          <w:sz w:val="22"/>
          <w:szCs w:val="22"/>
        </w:rPr>
        <w:t>, …, х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n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, кроме </w:t>
      </w:r>
      <w:r w:rsidRPr="00E05758">
        <w:rPr>
          <w:rFonts w:ascii="Times New Roman" w:hAnsi="Times New Roman"/>
          <w:sz w:val="22"/>
          <w:szCs w:val="22"/>
        </w:rPr>
        <w:t>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увеличить значение целевой функции Z за счет увеличения переменной </w:t>
      </w:r>
      <w:r w:rsidRPr="00E05758">
        <w:rPr>
          <w:rFonts w:ascii="Times New Roman" w:hAnsi="Times New Roman"/>
          <w:sz w:val="22"/>
          <w:szCs w:val="22"/>
        </w:rPr>
        <w:t>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&gt; 0. Однако увеличивать </w:t>
      </w:r>
      <w:r w:rsidRPr="00E05758">
        <w:rPr>
          <w:rFonts w:ascii="Times New Roman" w:hAnsi="Times New Roman"/>
          <w:sz w:val="22"/>
          <w:szCs w:val="22"/>
        </w:rPr>
        <w:t>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надо осторожно, так как выбор </w:t>
      </w:r>
      <w:r w:rsidR="00C83E51">
        <w:rPr>
          <w:rFonts w:ascii="Times New Roman" w:hAnsi="Times New Roman"/>
          <w:position w:val="-18"/>
          <w:sz w:val="22"/>
          <w:szCs w:val="22"/>
          <w:lang w:val="en-US"/>
        </w:rPr>
        <w:pict>
          <v:shape id="_x0000_i1377" type="#_x0000_t75" style="width:17.75pt;height:20.55pt">
            <v:imagedata r:id="rId453" o:title=""/>
          </v:shape>
        </w:pic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влияет на значения х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pacing w:val="-4"/>
          <w:sz w:val="22"/>
          <w:szCs w:val="22"/>
        </w:rPr>
        <w:t>, ...,</w:t>
      </w:r>
      <w:r w:rsidRPr="00E05758">
        <w:rPr>
          <w:rFonts w:ascii="Times New Roman" w:hAnsi="Times New Roman"/>
          <w:sz w:val="22"/>
          <w:szCs w:val="22"/>
        </w:rPr>
        <w:t xml:space="preserve"> х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, которые должны быть </w:t>
      </w:r>
      <w:r w:rsidRPr="00E05758">
        <w:rPr>
          <w:rFonts w:ascii="Times New Roman" w:hAnsi="Times New Roman"/>
          <w:spacing w:val="2"/>
          <w:sz w:val="22"/>
          <w:szCs w:val="22"/>
        </w:rPr>
        <w:sym w:font="Symbol" w:char="F0B3"/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0. </w:t>
      </w:r>
      <w:r w:rsidRPr="00CF3756">
        <w:rPr>
          <w:rFonts w:ascii="Times New Roman" w:hAnsi="Times New Roman"/>
          <w:spacing w:val="-4"/>
          <w:sz w:val="22"/>
          <w:szCs w:val="22"/>
        </w:rPr>
        <w:t>Имеем</w:t>
      </w:r>
      <w:r w:rsidRPr="00E05758">
        <w:rPr>
          <w:rFonts w:ascii="Times New Roman" w:hAnsi="Times New Roman"/>
          <w:spacing w:val="2"/>
          <w:sz w:val="22"/>
          <w:szCs w:val="22"/>
        </w:rPr>
        <w:t>: х</w:t>
      </w:r>
      <w:r w:rsidRPr="00E05758">
        <w:rPr>
          <w:rFonts w:ascii="Times New Roman" w:hAnsi="Times New Roman"/>
          <w:spacing w:val="2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</w:t>
      </w:r>
      <w:r w:rsidRPr="00E05758">
        <w:rPr>
          <w:rFonts w:ascii="Times New Roman" w:hAnsi="Times New Roman"/>
          <w:spacing w:val="2"/>
          <w:sz w:val="22"/>
          <w:szCs w:val="22"/>
        </w:rPr>
        <w:sym w:font="Symbol" w:char="F0B3"/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0, х</w:t>
      </w:r>
      <w:r w:rsidRPr="00E05758">
        <w:rPr>
          <w:rFonts w:ascii="Times New Roman" w:hAnsi="Times New Roman"/>
          <w:spacing w:val="2"/>
          <w:sz w:val="22"/>
          <w:szCs w:val="22"/>
          <w:vertAlign w:val="subscript"/>
        </w:rPr>
        <w:t>2</w:t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</w:t>
      </w:r>
      <w:r w:rsidRPr="00E05758">
        <w:rPr>
          <w:rFonts w:ascii="Times New Roman" w:hAnsi="Times New Roman"/>
          <w:spacing w:val="2"/>
          <w:sz w:val="22"/>
          <w:szCs w:val="22"/>
          <w:lang w:val="en-US"/>
        </w:rPr>
        <w:sym w:font="Symbol" w:char="F0B3"/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0, ..., х</w:t>
      </w:r>
      <w:r w:rsidRPr="00E05758">
        <w:rPr>
          <w:rFonts w:ascii="Times New Roman" w:hAnsi="Times New Roman"/>
          <w:spacing w:val="2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</w:t>
      </w:r>
      <w:r w:rsidRPr="00E05758">
        <w:rPr>
          <w:rFonts w:ascii="Times New Roman" w:hAnsi="Times New Roman"/>
          <w:spacing w:val="2"/>
          <w:sz w:val="22"/>
          <w:szCs w:val="22"/>
        </w:rPr>
        <w:sym w:font="Symbol" w:char="F0B3"/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0, х</w:t>
      </w:r>
      <w:r w:rsidRPr="00E05758">
        <w:rPr>
          <w:rFonts w:ascii="Times New Roman" w:hAnsi="Times New Roman"/>
          <w:spacing w:val="2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/>
          <w:spacing w:val="2"/>
          <w:sz w:val="22"/>
          <w:szCs w:val="22"/>
          <w:vertAlign w:val="subscript"/>
        </w:rPr>
        <w:t>+1</w:t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= 0,..., x</w:t>
      </w:r>
      <w:r w:rsidRPr="00E05758">
        <w:rPr>
          <w:rFonts w:ascii="Times New Roman" w:hAnsi="Times New Roman" w:cs="Times New Roman"/>
          <w:spacing w:val="2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 w:cs="Times New Roman"/>
          <w:spacing w:val="2"/>
          <w:sz w:val="22"/>
          <w:szCs w:val="22"/>
          <w:vertAlign w:val="subscript"/>
        </w:rPr>
        <w:t>-1</w:t>
      </w:r>
      <w:r w:rsidRPr="00E05758">
        <w:rPr>
          <w:rFonts w:ascii="Times New Roman" w:hAnsi="Times New Roman"/>
          <w:spacing w:val="2"/>
          <w:sz w:val="22"/>
          <w:szCs w:val="22"/>
        </w:rPr>
        <w:t xml:space="preserve"> = 0,</w:t>
      </w:r>
      <w:r w:rsidRPr="00E05758">
        <w:rPr>
          <w:rFonts w:ascii="Times New Roman" w:hAnsi="Times New Roman"/>
          <w:sz w:val="22"/>
          <w:szCs w:val="22"/>
        </w:rPr>
        <w:t xml:space="preserve"> 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 w:cs="Times New Roman"/>
          <w:sz w:val="22"/>
          <w:szCs w:val="22"/>
        </w:rPr>
        <w:t xml:space="preserve"> &gt; 0,</w:t>
      </w:r>
      <w:r w:rsidRPr="00E05758">
        <w:rPr>
          <w:rFonts w:ascii="Times New Roman" w:hAnsi="Times New Roman"/>
          <w:sz w:val="22"/>
          <w:szCs w:val="22"/>
        </w:rPr>
        <w:t xml:space="preserve"> 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+1</w:t>
      </w:r>
      <w:r w:rsidRPr="00E05758">
        <w:rPr>
          <w:rFonts w:ascii="Times New Roman" w:hAnsi="Times New Roman"/>
          <w:sz w:val="22"/>
          <w:szCs w:val="22"/>
        </w:rPr>
        <w:t xml:space="preserve"> = 0, ..., x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n</w:t>
      </w:r>
      <w:r w:rsidR="000D51EA">
        <w:rPr>
          <w:rFonts w:ascii="Times New Roman" w:hAnsi="Times New Roman"/>
          <w:sz w:val="22"/>
          <w:szCs w:val="22"/>
        </w:rPr>
        <w:t xml:space="preserve"> = 0 и из (</w:t>
      </w:r>
      <w:r w:rsidR="000D51EA" w:rsidRPr="007C7B24">
        <w:rPr>
          <w:rFonts w:ascii="Times New Roman" w:hAnsi="Times New Roman"/>
          <w:sz w:val="22"/>
          <w:szCs w:val="22"/>
        </w:rPr>
        <w:t>5</w:t>
      </w:r>
      <w:r w:rsidRPr="00E05758">
        <w:rPr>
          <w:rFonts w:ascii="Times New Roman" w:hAnsi="Times New Roman"/>
          <w:sz w:val="22"/>
          <w:szCs w:val="22"/>
        </w:rPr>
        <w:t>) имеем</w:t>
      </w:r>
    </w:p>
    <w:p w:rsidR="00E05758" w:rsidRPr="00E05758" w:rsidRDefault="00E05758" w:rsidP="00E05758">
      <w:pPr>
        <w:shd w:val="clear" w:color="auto" w:fill="FFFFFF"/>
        <w:jc w:val="right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 x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Pr="00E05758">
        <w:rPr>
          <w:rFonts w:ascii="Times New Roman" w:hAnsi="Times New Roman"/>
          <w:sz w:val="22"/>
          <w:szCs w:val="22"/>
          <w:lang w:val="en-US"/>
        </w:rPr>
        <w:t>B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16"/>
          <w:sz w:val="22"/>
          <w:szCs w:val="22"/>
          <w:lang w:val="en-US"/>
        </w:rPr>
        <w:pict>
          <v:shape id="_x0000_i1378" type="#_x0000_t75" style="width:32.75pt;height:19.65pt">
            <v:imagedata r:id="rId454" o:title=""/>
          </v:shape>
        </w:pict>
      </w:r>
      <w:r w:rsidRPr="00E05758">
        <w:rPr>
          <w:rFonts w:ascii="Times New Roman" w:hAnsi="Times New Roman"/>
          <w:i/>
          <w:iCs/>
          <w:sz w:val="22"/>
          <w:szCs w:val="22"/>
        </w:rPr>
        <w:t xml:space="preserve"> </w:t>
      </w:r>
      <w:r w:rsidR="00CF3756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(</w:t>
      </w:r>
      <w:r w:rsidRPr="00E05758">
        <w:rPr>
          <w:rFonts w:ascii="Times New Roman" w:hAnsi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79" type="#_x0000_t75" style="width:19.65pt;height:18.7pt" o:ole="">
            <v:imagedata r:id="rId387" o:title=""/>
          </v:shape>
          <o:OLEObject Type="Embed" ProgID="Equation.3" ShapeID="_x0000_i1379" DrawAspect="Content" ObjectID="_1698740734" r:id="rId455"/>
        </w:object>
      </w:r>
      <w:r w:rsidRPr="00E05758">
        <w:rPr>
          <w:rFonts w:ascii="Times New Roman" w:hAnsi="Times New Roman"/>
          <w:sz w:val="22"/>
          <w:szCs w:val="22"/>
        </w:rPr>
        <w:t xml:space="preserve">).   </w:t>
      </w:r>
      <w:r w:rsidR="000D51EA">
        <w:rPr>
          <w:rFonts w:ascii="Times New Roman" w:hAnsi="Times New Roman"/>
          <w:sz w:val="22"/>
          <w:szCs w:val="22"/>
        </w:rPr>
        <w:t xml:space="preserve">                 </w:t>
      </w:r>
      <w:r w:rsidR="000D51EA" w:rsidRPr="00E46A43">
        <w:rPr>
          <w:rFonts w:ascii="Times New Roman" w:hAnsi="Times New Roman"/>
          <w:sz w:val="22"/>
          <w:szCs w:val="22"/>
        </w:rPr>
        <w:t xml:space="preserve">  </w:t>
      </w:r>
      <w:r w:rsidR="000D51EA">
        <w:rPr>
          <w:rFonts w:ascii="Times New Roman" w:hAnsi="Times New Roman"/>
          <w:sz w:val="22"/>
          <w:szCs w:val="22"/>
        </w:rPr>
        <w:t xml:space="preserve">            (</w:t>
      </w:r>
      <w:r w:rsidR="000D51EA" w:rsidRPr="00E46A43">
        <w:rPr>
          <w:rFonts w:ascii="Times New Roman" w:hAnsi="Times New Roman"/>
          <w:sz w:val="22"/>
          <w:szCs w:val="22"/>
        </w:rPr>
        <w:t>6</w:t>
      </w:r>
      <w:r w:rsidRPr="00E05758">
        <w:rPr>
          <w:rFonts w:ascii="Times New Roman" w:hAnsi="Times New Roman"/>
          <w:sz w:val="22"/>
          <w:szCs w:val="22"/>
        </w:rPr>
        <w:t>)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При </w:t>
      </w:r>
      <w:r w:rsidRPr="004B6D6E">
        <w:rPr>
          <w:rFonts w:ascii="Times New Roman" w:hAnsi="Times New Roman"/>
          <w:spacing w:val="-4"/>
          <w:sz w:val="22"/>
          <w:szCs w:val="22"/>
        </w:rPr>
        <w:t>значительном</w:t>
      </w:r>
      <w:r w:rsidRPr="00E05758">
        <w:rPr>
          <w:rFonts w:ascii="Times New Roman" w:hAnsi="Times New Roman"/>
          <w:sz w:val="22"/>
          <w:szCs w:val="22"/>
        </w:rPr>
        <w:t xml:space="preserve"> увеличении </w:t>
      </w:r>
      <w:r w:rsidR="00C83E51">
        <w:rPr>
          <w:rFonts w:ascii="Times New Roman" w:hAnsi="Times New Roman"/>
          <w:position w:val="-18"/>
          <w:sz w:val="22"/>
          <w:szCs w:val="22"/>
          <w:lang w:val="en-US"/>
        </w:rPr>
        <w:pict>
          <v:shape id="_x0000_i1380" type="#_x0000_t75" style="width:17.75pt;height:20.55pt">
            <v:imagedata r:id="rId456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может случиться, что для некоторого </w:t>
      </w:r>
      <w:r w:rsidRPr="00E05758">
        <w:rPr>
          <w:rFonts w:ascii="Times New Roman" w:hAnsi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соответствующее </w:t>
      </w:r>
      <w:r w:rsidRPr="00E05758">
        <w:rPr>
          <w:rFonts w:ascii="Times New Roman" w:hAnsi="Times New Roman"/>
          <w:sz w:val="22"/>
          <w:szCs w:val="22"/>
          <w:lang w:val="en-US"/>
        </w:rPr>
        <w:t>B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&lt; </w:t>
      </w:r>
      <w:r w:rsidR="00C83E51">
        <w:rPr>
          <w:rFonts w:ascii="Times New Roman" w:hAnsi="Times New Roman"/>
          <w:position w:val="-16"/>
          <w:sz w:val="22"/>
          <w:szCs w:val="22"/>
        </w:rPr>
        <w:pict>
          <v:shape id="_x0000_i1381" type="#_x0000_t75" style="width:34.6pt;height:18.7pt">
            <v:imagedata r:id="rId457" o:title=""/>
          </v:shape>
        </w:pict>
      </w:r>
      <w:r w:rsidRPr="00E05758">
        <w:rPr>
          <w:rFonts w:ascii="Times New Roman" w:hAnsi="Times New Roman"/>
          <w:sz w:val="22"/>
          <w:szCs w:val="22"/>
        </w:rPr>
        <w:t>, значит получим х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&lt; 0, </w:t>
      </w:r>
      <w:r w:rsidRPr="00E05758">
        <w:rPr>
          <w:rFonts w:ascii="Times New Roman" w:hAnsi="Times New Roman"/>
          <w:sz w:val="22"/>
          <w:szCs w:val="22"/>
        </w:rPr>
        <w:lastRenderedPageBreak/>
        <w:t xml:space="preserve">что недопустимо. В случае, если </w:t>
      </w:r>
      <w:r w:rsidR="00C83E51">
        <w:rPr>
          <w:rFonts w:ascii="Times New Roman" w:hAnsi="Times New Roman"/>
          <w:position w:val="-14"/>
          <w:sz w:val="22"/>
          <w:szCs w:val="22"/>
        </w:rPr>
        <w:pict>
          <v:shape id="_x0000_i1382" type="#_x0000_t75" style="width:34.6pt;height:17.75pt">
            <v:imagedata r:id="rId458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(</w:t>
      </w:r>
      <w:r w:rsidR="00281CC4" w:rsidRPr="00E05758">
        <w:rPr>
          <w:rFonts w:ascii="Times New Roman" w:hAnsi="Times New Roman" w:cs="Times New Roman"/>
          <w:i/>
          <w:iCs/>
          <w:sz w:val="22"/>
          <w:szCs w:val="22"/>
          <w:lang w:val="en-US"/>
        </w:rPr>
        <w:t>i</w:t>
      </w:r>
      <w:r w:rsidR="00281CC4" w:rsidRPr="00E05758">
        <w:rPr>
          <w:rFonts w:ascii="Times New Roman" w:hAnsi="Times New Roman" w:cs="Times New Roman"/>
          <w:sz w:val="22"/>
          <w:szCs w:val="22"/>
        </w:rPr>
        <w:t xml:space="preserve"> = </w:t>
      </w:r>
      <w:r w:rsidR="00281CC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383" type="#_x0000_t75" style="width:19.65pt;height:18.7pt" o:ole="">
            <v:imagedata r:id="rId387" o:title=""/>
          </v:shape>
          <o:OLEObject Type="Embed" ProgID="Equation.3" ShapeID="_x0000_i1383" DrawAspect="Content" ObjectID="_1698740735" r:id="rId459"/>
        </w:object>
      </w:r>
      <w:r w:rsidRPr="00E05758">
        <w:rPr>
          <w:rFonts w:ascii="Times New Roman" w:hAnsi="Times New Roman"/>
          <w:sz w:val="22"/>
          <w:szCs w:val="22"/>
        </w:rPr>
        <w:t>), такого наруш</w:t>
      </w:r>
      <w:r w:rsidRPr="00E05758">
        <w:rPr>
          <w:rFonts w:ascii="Times New Roman" w:hAnsi="Times New Roman"/>
          <w:sz w:val="22"/>
          <w:szCs w:val="22"/>
        </w:rPr>
        <w:t>е</w:t>
      </w:r>
      <w:r w:rsidRPr="00E05758">
        <w:rPr>
          <w:rFonts w:ascii="Times New Roman" w:hAnsi="Times New Roman"/>
          <w:sz w:val="22"/>
          <w:szCs w:val="22"/>
        </w:rPr>
        <w:t>ния не произойдет.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4B6D6E">
        <w:rPr>
          <w:rFonts w:ascii="Times New Roman" w:hAnsi="Times New Roman"/>
          <w:spacing w:val="-4"/>
          <w:sz w:val="22"/>
          <w:szCs w:val="22"/>
        </w:rPr>
        <w:t>Итак</w:t>
      </w:r>
      <w:r w:rsidRPr="00E05758">
        <w:rPr>
          <w:rFonts w:ascii="Times New Roman" w:hAnsi="Times New Roman"/>
          <w:sz w:val="22"/>
          <w:szCs w:val="22"/>
        </w:rPr>
        <w:t>, x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/>
          <w:sz w:val="22"/>
          <w:szCs w:val="22"/>
        </w:rPr>
        <w:t xml:space="preserve"> можно увеличивать до тех пор, пока </w:t>
      </w:r>
      <w:r w:rsidRPr="00E05758">
        <w:rPr>
          <w:rFonts w:ascii="Times New Roman" w:hAnsi="Times New Roman"/>
          <w:sz w:val="22"/>
          <w:szCs w:val="22"/>
          <w:lang w:val="en-US"/>
        </w:rPr>
        <w:t>B</w:t>
      </w:r>
      <w:r w:rsidRPr="00E05758">
        <w:rPr>
          <w:rFonts w:ascii="Times New Roman" w:hAnsi="Times New Roman"/>
          <w:i/>
          <w:iCs/>
          <w:sz w:val="22"/>
          <w:szCs w:val="22"/>
          <w:vertAlign w:val="subscript"/>
          <w:lang w:val="en-US"/>
        </w:rPr>
        <w:t>i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="00281CC4" w:rsidRPr="00E05758">
        <w:rPr>
          <w:rFonts w:ascii="Times New Roman" w:hAnsi="Times New Roman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14"/>
          <w:sz w:val="22"/>
          <w:szCs w:val="22"/>
        </w:rPr>
        <w:pict>
          <v:shape id="_x0000_i1384" type="#_x0000_t75" style="width:18.7pt;height:19.65pt">
            <v:imagedata r:id="rId460" o:title=""/>
          </v:shape>
        </w:pict>
      </w:r>
      <w:r w:rsidRPr="00E05758">
        <w:rPr>
          <w:rFonts w:ascii="Times New Roman" w:hAnsi="Times New Roman"/>
          <w:sz w:val="22"/>
          <w:szCs w:val="22"/>
          <w:lang w:val="en-US"/>
        </w:rPr>
        <w:t>x</w:t>
      </w:r>
      <w:r w:rsidRPr="00CF3756">
        <w:rPr>
          <w:rFonts w:ascii="Times New Roman" w:hAnsi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B3"/>
      </w:r>
      <w:r w:rsidRPr="00E05758">
        <w:rPr>
          <w:rFonts w:ascii="Times New Roman" w:hAnsi="Times New Roman"/>
          <w:sz w:val="22"/>
          <w:szCs w:val="22"/>
        </w:rPr>
        <w:t xml:space="preserve"> 0, не на</w:t>
      </w:r>
      <w:r w:rsidRPr="00E05758">
        <w:rPr>
          <w:rFonts w:ascii="Times New Roman" w:hAnsi="Times New Roman"/>
          <w:sz w:val="22"/>
          <w:szCs w:val="22"/>
        </w:rPr>
        <w:softHyphen/>
        <w:t xml:space="preserve">рушая общности, можно считать </w:t>
      </w:r>
      <w:r w:rsidR="00C83E51">
        <w:rPr>
          <w:rFonts w:ascii="Times New Roman" w:hAnsi="Times New Roman"/>
          <w:position w:val="-14"/>
          <w:sz w:val="22"/>
          <w:szCs w:val="22"/>
        </w:rPr>
        <w:pict>
          <v:shape id="_x0000_i1385" type="#_x0000_t75" style="width:16.85pt;height:17.75pt">
            <v:imagedata r:id="rId460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&gt; 0, тогда </w:t>
      </w:r>
      <w:r w:rsidR="00C83E51">
        <w:rPr>
          <w:rFonts w:ascii="Times New Roman" w:hAnsi="Times New Roman"/>
          <w:position w:val="-18"/>
          <w:sz w:val="22"/>
          <w:szCs w:val="22"/>
          <w:lang w:val="en-US"/>
        </w:rPr>
        <w:pict>
          <v:shape id="_x0000_i1386" type="#_x0000_t75" style="width:17.75pt;height:20.55pt">
            <v:imagedata r:id="rId456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Pr="00E05758">
        <w:rPr>
          <w:rFonts w:ascii="Times New Roman" w:hAnsi="Times New Roman"/>
          <w:sz w:val="22"/>
          <w:szCs w:val="22"/>
        </w:rPr>
        <w:sym w:font="Symbol" w:char="F0A3"/>
      </w:r>
      <w:r w:rsidR="00C83E51">
        <w:rPr>
          <w:rFonts w:ascii="Times New Roman" w:hAnsi="Times New Roman"/>
          <w:position w:val="-34"/>
          <w:sz w:val="22"/>
          <w:szCs w:val="22"/>
        </w:rPr>
        <w:pict>
          <v:shape id="_x0000_i1387" type="#_x0000_t75" style="width:17.75pt;height:30.85pt">
            <v:imagedata r:id="rId461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. Найдем среди отношений </w:t>
      </w:r>
      <w:r w:rsidR="00C83E51">
        <w:rPr>
          <w:rFonts w:ascii="Times New Roman" w:hAnsi="Times New Roman"/>
          <w:position w:val="-34"/>
          <w:sz w:val="22"/>
          <w:szCs w:val="22"/>
        </w:rPr>
        <w:pict>
          <v:shape id="_x0000_i1388" type="#_x0000_t75" style="width:18.7pt;height:31.8pt">
            <v:imagedata r:id="rId462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наименьшее. Пусть оно называется наименьшим симплексным отношением и обозначается Q.</w:t>
      </w:r>
    </w:p>
    <w:p w:rsidR="00E05758" w:rsidRPr="00E05758" w:rsidRDefault="00E05758" w:rsidP="00E05758">
      <w:pPr>
        <w:shd w:val="clear" w:color="auto" w:fill="FFFFFF"/>
        <w:jc w:val="center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jo</w: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Pr="00E05758">
        <w:rPr>
          <w:rFonts w:ascii="Times New Roman" w:hAnsi="Times New Roman"/>
          <w:sz w:val="22"/>
          <w:szCs w:val="22"/>
          <w:lang w:val="en-US"/>
        </w:rPr>
        <w:t>min</w:t>
      </w:r>
      <w:r w:rsidRPr="00E05758">
        <w:rPr>
          <w:rFonts w:ascii="Times New Roman" w:hAnsi="Times New Roman"/>
          <w:sz w:val="22"/>
          <w:szCs w:val="22"/>
        </w:rPr>
        <w:t xml:space="preserve"> </w:t>
      </w:r>
      <w:r w:rsidR="00C83E51">
        <w:rPr>
          <w:rFonts w:ascii="Times New Roman" w:hAnsi="Times New Roman"/>
          <w:position w:val="-36"/>
          <w:sz w:val="22"/>
          <w:szCs w:val="22"/>
          <w:lang w:val="en-US"/>
        </w:rPr>
        <w:pict>
          <v:shape id="_x0000_i1389" type="#_x0000_t75" style="width:27.1pt;height:33.65pt">
            <v:imagedata r:id="rId463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="00C83E51">
        <w:rPr>
          <w:rFonts w:ascii="Times New Roman" w:hAnsi="Times New Roman"/>
          <w:position w:val="-34"/>
          <w:sz w:val="22"/>
          <w:szCs w:val="22"/>
        </w:rPr>
        <w:pict>
          <v:shape id="_x0000_i1390" type="#_x0000_t75" style="width:23.4pt;height:32.75pt">
            <v:imagedata r:id="rId464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= </w:t>
      </w:r>
      <w:r w:rsidRPr="00E05758">
        <w:rPr>
          <w:rFonts w:ascii="Times New Roman" w:hAnsi="Times New Roman"/>
          <w:sz w:val="22"/>
          <w:szCs w:val="22"/>
          <w:lang w:val="en-US"/>
        </w:rPr>
        <w:t>Q</w:t>
      </w:r>
      <w:r w:rsidRPr="00E05758">
        <w:rPr>
          <w:rFonts w:ascii="Times New Roman" w:hAnsi="Times New Roman"/>
          <w:sz w:val="22"/>
          <w:szCs w:val="22"/>
        </w:rPr>
        <w:t>,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(если это условие выполняется при нескольких </w:t>
      </w:r>
      <w:r w:rsidRPr="00E05758">
        <w:rPr>
          <w:rFonts w:ascii="Times New Roman" w:hAnsi="Times New Roman" w:cs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 w:cs="Times New Roman"/>
          <w:sz w:val="22"/>
          <w:szCs w:val="22"/>
        </w:rPr>
        <w:t xml:space="preserve">, то в качестве </w:t>
      </w:r>
      <w:r w:rsidRPr="00E05758">
        <w:rPr>
          <w:rFonts w:ascii="Times New Roman" w:hAnsi="Times New Roman" w:cs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 w:cs="Times New Roman"/>
          <w:sz w:val="22"/>
          <w:szCs w:val="22"/>
        </w:rPr>
        <w:t xml:space="preserve"> можно выбрать любое)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C</w:t>
      </w:r>
      <w:r w:rsidRPr="00E05758">
        <w:rPr>
          <w:rFonts w:ascii="Times New Roman" w:hAnsi="Times New Roman" w:cs="Times New Roman"/>
          <w:sz w:val="22"/>
          <w:szCs w:val="22"/>
        </w:rPr>
        <w:t xml:space="preserve">троку </w:t>
      </w:r>
      <w:r w:rsidR="00C83E51">
        <w:rPr>
          <w:rFonts w:ascii="Times New Roman" w:hAnsi="Times New Roman" w:cs="Times New Roman"/>
          <w:position w:val="-12"/>
          <w:sz w:val="22"/>
          <w:szCs w:val="22"/>
          <w:lang w:val="en-US"/>
        </w:rPr>
        <w:pict>
          <v:shape id="_x0000_i1391" type="#_x0000_t75" style="width:9.35pt;height:16.85pt">
            <v:imagedata r:id="rId465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 называют разрешающей, эл</w:t>
      </w:r>
      <w:r w:rsidRPr="00E05758">
        <w:rPr>
          <w:rFonts w:ascii="Times New Roman" w:hAnsi="Times New Roman" w:cs="Times New Roman"/>
          <w:sz w:val="22"/>
          <w:szCs w:val="22"/>
        </w:rPr>
        <w:t>е</w:t>
      </w:r>
      <w:r w:rsidRPr="00E05758">
        <w:rPr>
          <w:rFonts w:ascii="Times New Roman" w:hAnsi="Times New Roman" w:cs="Times New Roman"/>
          <w:sz w:val="22"/>
          <w:szCs w:val="22"/>
        </w:rPr>
        <w:t xml:space="preserve">мент </w:t>
      </w:r>
      <w:r w:rsidR="00C83E51">
        <w:rPr>
          <w:rFonts w:ascii="Times New Roman" w:hAnsi="Times New Roman" w:cs="Times New Roman"/>
          <w:position w:val="-16"/>
          <w:sz w:val="22"/>
          <w:szCs w:val="22"/>
        </w:rPr>
        <w:pict>
          <v:shape id="_x0000_i1392" type="#_x0000_t75" style="width:27.1pt;height:18.7pt">
            <v:imagedata r:id="rId466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" w:hAnsi="Times" w:cs="Times New Roman"/>
          <w:sz w:val="22"/>
          <w:szCs w:val="22"/>
        </w:rPr>
        <w:t>–</w:t>
      </w:r>
      <w:r w:rsidRPr="00E05758">
        <w:rPr>
          <w:rFonts w:ascii="Times New Roman" w:hAnsi="Times New Roman" w:cs="Times New Roman"/>
          <w:sz w:val="22"/>
          <w:szCs w:val="22"/>
        </w:rPr>
        <w:t xml:space="preserve"> разрешающим. Переменная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393" type="#_x0000_t75" style="width:16.85pt;height:17.75pt">
            <v:imagedata r:id="rId467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, присутствующая в базисе, является неперспективной и ее выводят из базиса: 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+1</w:t>
      </w:r>
      <w:r w:rsidRPr="00E05758">
        <w:rPr>
          <w:rFonts w:ascii="Times New Roman" w:hAnsi="Times New Roman" w:cs="Times New Roman"/>
          <w:sz w:val="22"/>
          <w:szCs w:val="22"/>
        </w:rPr>
        <w:t xml:space="preserve"> = 0, …,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394" type="#_x0000_t75" style="width:17.75pt;height:14.05pt">
            <v:imagedata r:id="rId468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= 0,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395" type="#_x0000_t75" style="width:16.85pt;height:17.75pt">
            <v:imagedata r:id="rId467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=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Q</w:t>
      </w:r>
      <w:r w:rsidRPr="00E05758">
        <w:rPr>
          <w:rFonts w:ascii="Times New Roman" w:hAnsi="Times New Roman" w:cs="Times New Roman"/>
          <w:sz w:val="22"/>
          <w:szCs w:val="22"/>
        </w:rPr>
        <w:t>,</w:t>
      </w:r>
    </w:p>
    <w:p w:rsidR="00E05758" w:rsidRPr="00E05758" w:rsidRDefault="00C83E51" w:rsidP="004B6D6E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>
        <w:rPr>
          <w:rFonts w:ascii="Times New Roman" w:hAnsi="Times New Roman" w:cs="Times New Roman"/>
          <w:spacing w:val="-4"/>
          <w:position w:val="-14"/>
          <w:sz w:val="22"/>
          <w:szCs w:val="22"/>
        </w:rPr>
        <w:pict>
          <v:shape id="_x0000_i1396" type="#_x0000_t75" style="width:19.65pt;height:15.9pt">
            <v:imagedata r:id="rId469" o:title=""/>
          </v:shape>
        </w:pic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</w:rPr>
        <w:t xml:space="preserve"> = 0, …, 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  <w:lang w:val="en-US"/>
        </w:rPr>
        <w:t>x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n</w:t>
      </w:r>
      <w:r w:rsidR="000D51EA">
        <w:rPr>
          <w:rFonts w:ascii="Times New Roman" w:hAnsi="Times New Roman" w:cs="Times New Roman"/>
          <w:spacing w:val="-4"/>
          <w:sz w:val="22"/>
          <w:szCs w:val="22"/>
        </w:rPr>
        <w:t xml:space="preserve"> = 0, а из равенства (</w:t>
      </w:r>
      <w:r w:rsidR="000D51EA" w:rsidRPr="007C7B24">
        <w:rPr>
          <w:rFonts w:ascii="Times New Roman" w:hAnsi="Times New Roman" w:cs="Times New Roman"/>
          <w:spacing w:val="-4"/>
          <w:sz w:val="22"/>
          <w:szCs w:val="22"/>
        </w:rPr>
        <w:t>6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</w:rPr>
        <w:t xml:space="preserve">) находим: 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  <w:lang w:val="en-US"/>
        </w:rPr>
        <w:t>x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</w:rPr>
        <w:t xml:space="preserve"> = 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  <w:lang w:val="en-US"/>
        </w:rPr>
        <w:t>B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EB327C" w:rsidRPr="00CF3756">
        <w:rPr>
          <w:rFonts w:ascii="Times New Roman" w:hAnsi="Times New Roman"/>
          <w:spacing w:val="-4"/>
          <w:sz w:val="22"/>
          <w:szCs w:val="22"/>
        </w:rPr>
        <w:t>–</w:t>
      </w:r>
      <w:r w:rsidR="00EB327C">
        <w:rPr>
          <w:rFonts w:ascii="Times New Roman" w:hAnsi="Times New Roman"/>
          <w:spacing w:val="-4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position w:val="-14"/>
          <w:sz w:val="22"/>
          <w:szCs w:val="22"/>
        </w:rPr>
        <w:pict>
          <v:shape id="_x0000_i1397" type="#_x0000_t75" style="width:21.5pt;height:19.65pt">
            <v:imagedata r:id="rId470" o:title=""/>
          </v:shape>
        </w:pic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  <w:lang w:val="en-US"/>
        </w:rPr>
        <w:t>Q</w:t>
      </w:r>
      <w:r w:rsidR="00E05758" w:rsidRPr="00E05758">
        <w:rPr>
          <w:rFonts w:ascii="Times New Roman" w:hAnsi="Times New Roman" w:cs="Times New Roman"/>
          <w:spacing w:val="-4"/>
          <w:sz w:val="22"/>
          <w:szCs w:val="22"/>
        </w:rPr>
        <w:t xml:space="preserve">, …, </w:t>
      </w:r>
    </w:p>
    <w:p w:rsidR="00E05758" w:rsidRPr="00E05758" w:rsidRDefault="00C83E51" w:rsidP="004B6D6E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14"/>
          <w:sz w:val="22"/>
          <w:szCs w:val="22"/>
        </w:rPr>
        <w:pict>
          <v:shape id="_x0000_i1398" type="#_x0000_t75" style="width:22.45pt;height:19.65pt">
            <v:imagedata r:id="rId471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>=</w:t>
      </w:r>
      <w:r>
        <w:rPr>
          <w:rFonts w:ascii="Times New Roman" w:hAnsi="Times New Roman" w:cs="Times New Roman"/>
          <w:position w:val="-12"/>
          <w:sz w:val="22"/>
          <w:szCs w:val="22"/>
          <w:lang w:val="en-US"/>
        </w:rPr>
        <w:pict>
          <v:shape id="_x0000_i1399" type="#_x0000_t75" style="width:19.65pt;height:14.95pt">
            <v:imagedata r:id="rId472" o:title=""/>
          </v:shape>
        </w:pict>
      </w:r>
      <w:r w:rsidR="004B6D6E" w:rsidRPr="00CF3756">
        <w:rPr>
          <w:rFonts w:ascii="Times New Roman" w:hAnsi="Times New Roman"/>
          <w:spacing w:val="-4"/>
          <w:sz w:val="22"/>
          <w:szCs w:val="22"/>
        </w:rPr>
        <w:t>–</w:t>
      </w:r>
      <w:r w:rsidR="00EB327C">
        <w:rPr>
          <w:rFonts w:ascii="Times New Roman" w:hAnsi="Times New Roman"/>
          <w:spacing w:val="-4"/>
          <w:sz w:val="22"/>
          <w:szCs w:val="22"/>
        </w:rPr>
        <w:t xml:space="preserve"> </w:t>
      </w:r>
      <w:r>
        <w:rPr>
          <w:rFonts w:ascii="Times New Roman" w:hAnsi="Times New Roman" w:cs="Times New Roman"/>
          <w:position w:val="-14"/>
          <w:sz w:val="22"/>
          <w:szCs w:val="22"/>
        </w:rPr>
        <w:pict>
          <v:shape id="_x0000_i1400" type="#_x0000_t75" style="width:25.25pt;height:17.75pt">
            <v:imagedata r:id="rId473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  <w:lang w:val="en-US"/>
        </w:rPr>
        <w:t>Q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position w:val="-14"/>
          <w:sz w:val="22"/>
          <w:szCs w:val="22"/>
        </w:rPr>
        <w:pict>
          <v:shape id="_x0000_i1401" type="#_x0000_t75" style="width:16.85pt;height:17.75pt">
            <v:imagedata r:id="rId467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= 0, </w:t>
      </w:r>
      <w:r>
        <w:rPr>
          <w:rFonts w:ascii="Times New Roman" w:hAnsi="Times New Roman" w:cs="Times New Roman"/>
          <w:position w:val="-14"/>
          <w:sz w:val="22"/>
          <w:szCs w:val="22"/>
        </w:rPr>
        <w:pict>
          <v:shape id="_x0000_i1402" type="#_x0000_t75" style="width:19.65pt;height:18.7pt">
            <v:imagedata r:id="rId474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>=</w:t>
      </w:r>
      <w:r>
        <w:rPr>
          <w:rFonts w:ascii="Times New Roman" w:hAnsi="Times New Roman" w:cs="Times New Roman"/>
          <w:position w:val="-14"/>
          <w:sz w:val="22"/>
          <w:szCs w:val="22"/>
          <w:lang w:val="en-US"/>
        </w:rPr>
        <w:pict>
          <v:shape id="_x0000_i1403" type="#_x0000_t75" style="width:18.7pt;height:17.75pt">
            <v:imagedata r:id="rId475" o:title=""/>
          </v:shape>
        </w:pict>
      </w:r>
      <w:r w:rsidR="00EB327C" w:rsidRPr="00CF3756">
        <w:rPr>
          <w:rFonts w:ascii="Times New Roman" w:hAnsi="Times New Roman"/>
          <w:spacing w:val="-4"/>
          <w:sz w:val="22"/>
          <w:szCs w:val="22"/>
        </w:rPr>
        <w:t>–</w:t>
      </w:r>
      <w:r w:rsidR="00EB327C">
        <w:rPr>
          <w:rFonts w:ascii="Times New Roman" w:hAnsi="Times New Roman"/>
          <w:spacing w:val="-4"/>
          <w:sz w:val="22"/>
          <w:szCs w:val="22"/>
        </w:rPr>
        <w:t xml:space="preserve"> </w:t>
      </w:r>
      <w:r>
        <w:rPr>
          <w:rFonts w:ascii="Times New Roman" w:hAnsi="Times New Roman" w:cs="Times New Roman"/>
          <w:position w:val="-14"/>
          <w:sz w:val="22"/>
          <w:szCs w:val="22"/>
        </w:rPr>
        <w:pict>
          <v:shape id="_x0000_i1404" type="#_x0000_t75" style="width:25.25pt;height:17.75pt">
            <v:imagedata r:id="rId476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  <w:lang w:val="en-US"/>
        </w:rPr>
        <w:t>Q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, …, 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 w:cs="Times New Roman"/>
          <w:sz w:val="22"/>
          <w:szCs w:val="22"/>
        </w:rPr>
        <w:t xml:space="preserve"> =</w:t>
      </w:r>
      <w:r w:rsidR="00C83E51">
        <w:rPr>
          <w:rFonts w:ascii="Times New Roman" w:hAnsi="Times New Roman" w:cs="Times New Roman"/>
          <w:position w:val="-14"/>
          <w:sz w:val="22"/>
          <w:szCs w:val="22"/>
          <w:lang w:val="en-US"/>
        </w:rPr>
        <w:pict>
          <v:shape id="_x0000_i1405" type="#_x0000_t75" style="width:41.15pt;height:16.85pt">
            <v:imagedata r:id="rId477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Q</w:t>
      </w:r>
      <w:r w:rsidRPr="00E05758">
        <w:rPr>
          <w:rFonts w:ascii="Times New Roman" w:hAnsi="Times New Roman" w:cs="Times New Roman"/>
          <w:sz w:val="22"/>
          <w:szCs w:val="22"/>
        </w:rPr>
        <w:t>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6"/>
          <w:sz w:val="22"/>
          <w:szCs w:val="22"/>
        </w:rPr>
      </w:pPr>
      <w:r w:rsidRPr="004B6D6E">
        <w:rPr>
          <w:rFonts w:ascii="Times New Roman" w:hAnsi="Times New Roman"/>
          <w:spacing w:val="-4"/>
          <w:sz w:val="22"/>
          <w:szCs w:val="22"/>
        </w:rPr>
        <w:t>Новый</w:t>
      </w:r>
      <w:r w:rsidRPr="00E05758">
        <w:rPr>
          <w:rFonts w:ascii="Times New Roman" w:hAnsi="Times New Roman" w:cs="Times New Roman"/>
          <w:sz w:val="22"/>
          <w:szCs w:val="22"/>
        </w:rPr>
        <w:t xml:space="preserve"> базис будет состоять из переменных х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z w:val="22"/>
          <w:szCs w:val="22"/>
        </w:rPr>
        <w:t xml:space="preserve">,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406" type="#_x0000_t75" style="width:22.45pt;height:19.65pt">
            <v:imagedata r:id="rId471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,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407" type="#_x0000_t75" style="width:16.85pt;height:17.75pt">
            <v:imagedata r:id="rId467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,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408" type="#_x0000_t75" style="width:19.65pt;height:18.7pt">
            <v:imagedata r:id="rId478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>, ..., x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</w:t>
      </w:r>
      <w:r w:rsidRPr="00E05758">
        <w:rPr>
          <w:rFonts w:ascii="Times New Roman" w:hAnsi="Times New Roman" w:cs="Times New Roman"/>
          <w:sz w:val="22"/>
          <w:szCs w:val="22"/>
        </w:rPr>
        <w:t xml:space="preserve">, а соответствующий ему опорный план примет вид,    </w:t>
      </w:r>
      <w:r w:rsidRPr="00E05758">
        <w:rPr>
          <w:rFonts w:ascii="Times New Roman" w:hAnsi="Times New Roman" w:cs="Times New Roman"/>
          <w:spacing w:val="-8"/>
          <w:sz w:val="22"/>
          <w:szCs w:val="22"/>
          <w:lang w:val="en-US"/>
        </w:rPr>
        <w:t>X</w:t>
      </w:r>
      <w:r w:rsidRPr="00E05758">
        <w:rPr>
          <w:rFonts w:ascii="Times New Roman" w:hAnsi="Times New Roman" w:cs="Times New Roman"/>
          <w:spacing w:val="-8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pacing w:val="-8"/>
          <w:sz w:val="22"/>
          <w:szCs w:val="22"/>
        </w:rPr>
        <w:t xml:space="preserve"> = (</w:t>
      </w:r>
      <w:r w:rsidRPr="00E05758">
        <w:rPr>
          <w:rFonts w:ascii="Times New Roman" w:hAnsi="Times New Roman" w:cs="Times New Roman"/>
          <w:spacing w:val="-8"/>
          <w:sz w:val="22"/>
          <w:szCs w:val="22"/>
          <w:lang w:val="en-US"/>
        </w:rPr>
        <w:t>B</w:t>
      </w:r>
      <w:r w:rsidRPr="00E05758">
        <w:rPr>
          <w:rFonts w:ascii="Times New Roman" w:hAnsi="Times New Roman" w:cs="Times New Roman"/>
          <w:spacing w:val="-8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A37D06" w:rsidRPr="00CF3756">
        <w:rPr>
          <w:rFonts w:ascii="Times New Roman" w:hAnsi="Times New Roman"/>
          <w:spacing w:val="-4"/>
          <w:sz w:val="22"/>
          <w:szCs w:val="22"/>
        </w:rPr>
        <w:t>–</w:t>
      </w:r>
      <w:r w:rsidRPr="00E05758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spacing w:val="-8"/>
          <w:position w:val="-14"/>
          <w:sz w:val="22"/>
          <w:szCs w:val="22"/>
        </w:rPr>
        <w:pict>
          <v:shape id="_x0000_i1409" type="#_x0000_t75" style="width:19.65pt;height:18.7pt">
            <v:imagedata r:id="rId470" o:title=""/>
          </v:shape>
        </w:pict>
      </w:r>
      <w:r w:rsidRPr="00E05758">
        <w:rPr>
          <w:rFonts w:ascii="Times New Roman" w:hAnsi="Times New Roman" w:cs="Times New Roman"/>
          <w:spacing w:val="-8"/>
          <w:sz w:val="22"/>
          <w:szCs w:val="22"/>
          <w:lang w:val="en-US"/>
        </w:rPr>
        <w:t>Q</w:t>
      </w:r>
      <w:r w:rsidRPr="00E05758">
        <w:rPr>
          <w:rFonts w:ascii="Times New Roman" w:hAnsi="Times New Roman" w:cs="Times New Roman"/>
          <w:spacing w:val="-8"/>
          <w:sz w:val="22"/>
          <w:szCs w:val="22"/>
        </w:rPr>
        <w:t xml:space="preserve">; </w:t>
      </w:r>
      <w:r w:rsidRPr="00E05758">
        <w:rPr>
          <w:rFonts w:ascii="Times New Roman" w:hAnsi="Times New Roman" w:cs="Times New Roman"/>
          <w:spacing w:val="-8"/>
          <w:sz w:val="22"/>
          <w:szCs w:val="22"/>
          <w:lang w:val="en-US"/>
        </w:rPr>
        <w:t>B</w:t>
      </w:r>
      <w:r w:rsidRPr="00E05758">
        <w:rPr>
          <w:rFonts w:ascii="Times New Roman" w:hAnsi="Times New Roman" w:cs="Times New Roman"/>
          <w:spacing w:val="-8"/>
          <w:sz w:val="22"/>
          <w:szCs w:val="22"/>
          <w:vertAlign w:val="subscript"/>
        </w:rPr>
        <w:t>2</w:t>
      </w:r>
      <w:r w:rsidRPr="00E05758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A37D06" w:rsidRPr="00CF3756">
        <w:rPr>
          <w:rFonts w:ascii="Times New Roman" w:hAnsi="Times New Roman"/>
          <w:spacing w:val="-4"/>
          <w:sz w:val="22"/>
          <w:szCs w:val="22"/>
        </w:rPr>
        <w:t>–</w:t>
      </w:r>
      <w:r w:rsidRPr="00E05758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spacing w:val="-8"/>
          <w:position w:val="-14"/>
          <w:sz w:val="22"/>
          <w:szCs w:val="22"/>
        </w:rPr>
        <w:pict>
          <v:shape id="_x0000_i1410" type="#_x0000_t75" style="width:22.45pt;height:19.65pt">
            <v:imagedata r:id="rId479" o:title=""/>
          </v:shape>
        </w:pict>
      </w:r>
      <w:r w:rsidRPr="00E05758">
        <w:rPr>
          <w:rFonts w:ascii="Times New Roman" w:hAnsi="Times New Roman" w:cs="Times New Roman"/>
          <w:spacing w:val="-8"/>
          <w:sz w:val="22"/>
          <w:szCs w:val="22"/>
          <w:lang w:val="en-US"/>
        </w:rPr>
        <w:t>Q</w:t>
      </w:r>
      <w:r w:rsidRPr="00E05758">
        <w:rPr>
          <w:rFonts w:ascii="Times New Roman" w:hAnsi="Times New Roman" w:cs="Times New Roman"/>
          <w:spacing w:val="-8"/>
          <w:sz w:val="22"/>
          <w:szCs w:val="22"/>
        </w:rPr>
        <w:t>;</w:t>
      </w:r>
      <w:r w:rsidRPr="00E05758">
        <w:rPr>
          <w:rFonts w:ascii="Times New Roman" w:hAnsi="Times New Roman" w:cs="Times New Roman"/>
          <w:spacing w:val="-6"/>
          <w:sz w:val="22"/>
          <w:szCs w:val="22"/>
        </w:rPr>
        <w:t xml:space="preserve"> …; </w:t>
      </w:r>
      <w:r w:rsidR="00C83E51">
        <w:rPr>
          <w:rFonts w:ascii="Times New Roman" w:hAnsi="Times New Roman" w:cs="Times New Roman"/>
          <w:position w:val="-14"/>
          <w:sz w:val="22"/>
          <w:szCs w:val="22"/>
          <w:lang w:val="en-US"/>
        </w:rPr>
        <w:pict>
          <v:shape id="_x0000_i1411" type="#_x0000_t75" style="width:16.85pt;height:15.9pt">
            <v:imagedata r:id="rId480" o:title=""/>
          </v:shape>
        </w:pict>
      </w:r>
      <w:r w:rsidR="00A37D06" w:rsidRPr="00CF3756">
        <w:rPr>
          <w:rFonts w:ascii="Times New Roman" w:hAnsi="Times New Roman"/>
          <w:spacing w:val="-4"/>
          <w:sz w:val="22"/>
          <w:szCs w:val="22"/>
        </w:rPr>
        <w:t>–</w:t>
      </w:r>
      <w:r w:rsidR="00A37D06">
        <w:rPr>
          <w:rFonts w:ascii="Times New Roman" w:hAnsi="Times New Roman"/>
          <w:spacing w:val="-4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412" type="#_x0000_t75" style="width:25.25pt;height:17.75pt">
            <v:imagedata r:id="rId473" o:title=""/>
          </v:shape>
        </w:pict>
      </w:r>
      <w:r w:rsidRPr="00E05758">
        <w:rPr>
          <w:rFonts w:ascii="Times New Roman" w:hAnsi="Times New Roman" w:cs="Times New Roman"/>
          <w:spacing w:val="-6"/>
          <w:sz w:val="22"/>
          <w:szCs w:val="22"/>
          <w:lang w:val="en-US"/>
        </w:rPr>
        <w:t>Q</w:t>
      </w:r>
      <w:r w:rsidRPr="00E05758">
        <w:rPr>
          <w:rFonts w:ascii="Times New Roman" w:hAnsi="Times New Roman" w:cs="Times New Roman"/>
          <w:spacing w:val="-6"/>
          <w:sz w:val="22"/>
          <w:szCs w:val="22"/>
        </w:rPr>
        <w:t xml:space="preserve">; 0; </w:t>
      </w:r>
      <w:r w:rsidR="00C83E51">
        <w:rPr>
          <w:rFonts w:ascii="Times New Roman" w:hAnsi="Times New Roman" w:cs="Times New Roman"/>
          <w:position w:val="-14"/>
          <w:sz w:val="22"/>
          <w:szCs w:val="22"/>
          <w:lang w:val="en-US"/>
        </w:rPr>
        <w:pict>
          <v:shape id="_x0000_i1413" type="#_x0000_t75" style="width:18.7pt;height:17.75pt">
            <v:imagedata r:id="rId481" o:title=""/>
          </v:shape>
        </w:pict>
      </w:r>
      <w:r w:rsidR="00A37D06" w:rsidRPr="00CF3756">
        <w:rPr>
          <w:rFonts w:ascii="Times New Roman" w:hAnsi="Times New Roman"/>
          <w:spacing w:val="-4"/>
          <w:sz w:val="22"/>
          <w:szCs w:val="22"/>
        </w:rPr>
        <w:t>–</w:t>
      </w:r>
      <w:r w:rsidR="00A37D06">
        <w:rPr>
          <w:rFonts w:ascii="Times New Roman" w:hAnsi="Times New Roman"/>
          <w:spacing w:val="-4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414" type="#_x0000_t75" style="width:25.25pt;height:17.75pt">
            <v:imagedata r:id="rId476" o:title=""/>
          </v:shape>
        </w:pict>
      </w:r>
      <w:r w:rsidRPr="00E05758">
        <w:rPr>
          <w:rFonts w:ascii="Times New Roman" w:hAnsi="Times New Roman" w:cs="Times New Roman"/>
          <w:spacing w:val="-6"/>
          <w:sz w:val="22"/>
          <w:szCs w:val="22"/>
          <w:lang w:val="en-US"/>
        </w:rPr>
        <w:t>Q</w:t>
      </w:r>
      <w:r w:rsidRPr="00E05758">
        <w:rPr>
          <w:rFonts w:ascii="Times New Roman" w:hAnsi="Times New Roman" w:cs="Times New Roman"/>
          <w:spacing w:val="-6"/>
          <w:sz w:val="22"/>
          <w:szCs w:val="22"/>
        </w:rPr>
        <w:t xml:space="preserve">; …; </w:t>
      </w:r>
      <w:r w:rsidR="00C83E51">
        <w:rPr>
          <w:rFonts w:ascii="Times New Roman" w:hAnsi="Times New Roman" w:cs="Times New Roman"/>
          <w:position w:val="-14"/>
          <w:sz w:val="22"/>
          <w:szCs w:val="22"/>
          <w:lang w:val="en-US"/>
        </w:rPr>
        <w:pict>
          <v:shape id="_x0000_i1415" type="#_x0000_t75" style="width:41.15pt;height:16.85pt">
            <v:imagedata r:id="rId477" o:title=""/>
          </v:shape>
        </w:pict>
      </w:r>
      <w:r w:rsidRPr="00E05758">
        <w:rPr>
          <w:rFonts w:ascii="Times New Roman" w:hAnsi="Times New Roman" w:cs="Times New Roman"/>
          <w:spacing w:val="-6"/>
          <w:sz w:val="22"/>
          <w:szCs w:val="22"/>
          <w:lang w:val="en-US"/>
        </w:rPr>
        <w:t>Q</w:t>
      </w:r>
      <w:r w:rsidRPr="00E05758">
        <w:rPr>
          <w:rFonts w:ascii="Times New Roman" w:hAnsi="Times New Roman" w:cs="Times New Roman"/>
          <w:spacing w:val="-6"/>
          <w:sz w:val="22"/>
          <w:szCs w:val="22"/>
        </w:rPr>
        <w:t xml:space="preserve">; 0; …; </w:t>
      </w:r>
      <w:r w:rsidRPr="00E05758">
        <w:rPr>
          <w:rFonts w:ascii="Times New Roman" w:hAnsi="Times New Roman" w:cs="Times New Roman"/>
          <w:spacing w:val="-6"/>
          <w:sz w:val="22"/>
          <w:szCs w:val="22"/>
          <w:lang w:val="en-US"/>
        </w:rPr>
        <w:t>Q</w:t>
      </w:r>
      <w:r w:rsidRPr="00E05758">
        <w:rPr>
          <w:rFonts w:ascii="Times New Roman" w:hAnsi="Times New Roman" w:cs="Times New Roman"/>
          <w:spacing w:val="-6"/>
          <w:sz w:val="22"/>
          <w:szCs w:val="22"/>
        </w:rPr>
        <w:t>; 0; …; 0).</w:t>
      </w:r>
    </w:p>
    <w:p w:rsidR="004B6D6E" w:rsidRPr="0023596C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pacing w:val="2"/>
          <w:sz w:val="22"/>
          <w:szCs w:val="22"/>
        </w:rPr>
        <w:t xml:space="preserve">В </w:t>
      </w:r>
      <w:r w:rsidRPr="004B6D6E">
        <w:rPr>
          <w:rFonts w:ascii="Times New Roman" w:hAnsi="Times New Roman"/>
          <w:spacing w:val="-4"/>
          <w:sz w:val="22"/>
          <w:szCs w:val="22"/>
        </w:rPr>
        <w:t>результате</w:t>
      </w:r>
      <w:r w:rsidRPr="00E05758">
        <w:rPr>
          <w:rFonts w:ascii="Times New Roman" w:hAnsi="Times New Roman" w:cs="Times New Roman"/>
          <w:spacing w:val="2"/>
          <w:sz w:val="22"/>
          <w:szCs w:val="22"/>
        </w:rPr>
        <w:t xml:space="preserve"> преобразований получен новый опорный план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416" type="#_x0000_t75" style="width:17.75pt;height:19.65pt">
            <v:imagedata r:id="rId482" o:title=""/>
          </v:shape>
        </w:pict>
      </w:r>
      <w:r w:rsidRPr="00E05758">
        <w:rPr>
          <w:rFonts w:ascii="Times New Roman" w:hAnsi="Times New Roman" w:cs="Times New Roman"/>
          <w:spacing w:val="2"/>
          <w:sz w:val="22"/>
          <w:szCs w:val="22"/>
        </w:rPr>
        <w:t xml:space="preserve">, в котором переменная </w:t>
      </w:r>
      <w:r w:rsidR="00C83E51">
        <w:rPr>
          <w:rFonts w:ascii="Times New Roman" w:hAnsi="Times New Roman" w:cs="Times New Roman"/>
          <w:spacing w:val="2"/>
          <w:position w:val="-12"/>
          <w:sz w:val="22"/>
          <w:szCs w:val="22"/>
        </w:rPr>
        <w:pict>
          <v:shape id="_x0000_i1417" type="#_x0000_t75" style="width:14.05pt;height:15.9pt">
            <v:imagedata r:id="rId483" o:title=""/>
          </v:shape>
        </w:pict>
      </w:r>
      <w:r w:rsidRPr="00E05758">
        <w:rPr>
          <w:rFonts w:ascii="Times New Roman" w:hAnsi="Times New Roman" w:cs="Times New Roman"/>
          <w:spacing w:val="2"/>
          <w:sz w:val="22"/>
          <w:szCs w:val="22"/>
        </w:rPr>
        <w:t xml:space="preserve"> заменена на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418" type="#_x0000_t75" style="width:16.85pt;height:17.75pt">
            <v:imagedata r:id="rId467" o:title=""/>
          </v:shape>
        </w:pict>
      </w:r>
      <w:r w:rsidRPr="00E05758">
        <w:rPr>
          <w:rFonts w:ascii="Times New Roman" w:hAnsi="Times New Roman" w:cs="Times New Roman"/>
          <w:spacing w:val="2"/>
          <w:sz w:val="22"/>
          <w:szCs w:val="22"/>
        </w:rPr>
        <w:t>, причем Z(X</w:t>
      </w:r>
      <w:r w:rsidRPr="00E05758">
        <w:rPr>
          <w:rFonts w:ascii="Times New Roman" w:hAnsi="Times New Roman" w:cs="Times New Roman"/>
          <w:spacing w:val="2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pacing w:val="2"/>
          <w:sz w:val="22"/>
          <w:szCs w:val="22"/>
        </w:rPr>
        <w:t>) = Δ</w:t>
      </w:r>
      <w:r w:rsidRPr="00E05758">
        <w:rPr>
          <w:rFonts w:ascii="Times New Roman" w:hAnsi="Times New Roman" w:cs="Times New Roman"/>
          <w:spacing w:val="2"/>
          <w:sz w:val="22"/>
          <w:szCs w:val="22"/>
          <w:vertAlign w:val="subscript"/>
        </w:rPr>
        <w:t>0</w:t>
      </w:r>
      <w:r w:rsidRPr="00E05758">
        <w:rPr>
          <w:rFonts w:ascii="Times New Roman" w:hAnsi="Times New Roman" w:cs="Times New Roman"/>
          <w:spacing w:val="2"/>
          <w:sz w:val="22"/>
          <w:szCs w:val="22"/>
        </w:rPr>
        <w:t xml:space="preserve"> – Δ</w:t>
      </w:r>
      <w:r w:rsidRPr="00E05758">
        <w:rPr>
          <w:rFonts w:ascii="Times New Roman" w:hAnsi="Times New Roman" w:cs="Times New Roman"/>
          <w:spacing w:val="2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 w:cs="Times New Roman"/>
          <w:spacing w:val="2"/>
          <w:sz w:val="22"/>
          <w:szCs w:val="22"/>
          <w:vertAlign w:val="subscript"/>
        </w:rPr>
        <w:t>0</w:t>
      </w:r>
      <w:r w:rsidRPr="00E05758">
        <w:rPr>
          <w:rFonts w:ascii="Times New Roman" w:hAnsi="Times New Roman" w:cs="Times New Roman"/>
          <w:spacing w:val="2"/>
          <w:sz w:val="22"/>
          <w:szCs w:val="22"/>
        </w:rPr>
        <w:t>Q =</w:t>
      </w:r>
      <w:r w:rsidRPr="00E05758">
        <w:rPr>
          <w:rFonts w:ascii="Times New Roman" w:hAnsi="Times New Roman" w:cs="Times New Roman"/>
          <w:sz w:val="22"/>
          <w:szCs w:val="22"/>
        </w:rPr>
        <w:t xml:space="preserve"> Z(X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Pr="00E05758">
        <w:rPr>
          <w:rFonts w:ascii="Times New Roman" w:hAnsi="Times New Roman" w:cs="Times New Roman"/>
          <w:sz w:val="22"/>
          <w:szCs w:val="22"/>
        </w:rPr>
        <w:t xml:space="preserve">) </w:t>
      </w:r>
      <w:r w:rsidR="004B6D6E" w:rsidRPr="00CF3756">
        <w:rPr>
          <w:rFonts w:ascii="Times New Roman" w:hAnsi="Times New Roman"/>
          <w:spacing w:val="-4"/>
          <w:sz w:val="22"/>
          <w:szCs w:val="22"/>
        </w:rPr>
        <w:t>–</w:t>
      </w:r>
      <w:r w:rsidRPr="00E05758">
        <w:rPr>
          <w:rFonts w:ascii="Times New Roman" w:hAnsi="Times New Roman" w:cs="Times New Roman"/>
          <w:sz w:val="22"/>
          <w:szCs w:val="22"/>
        </w:rPr>
        <w:t xml:space="preserve"> Δ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Pr="00E05758">
        <w:rPr>
          <w:rFonts w:ascii="Times New Roman" w:hAnsi="Times New Roman" w:cs="Times New Roman"/>
          <w:sz w:val="22"/>
          <w:szCs w:val="22"/>
        </w:rPr>
        <w:t>Q, но Δ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Pr="00E05758">
        <w:rPr>
          <w:rFonts w:ascii="Times New Roman" w:hAnsi="Times New Roman" w:cs="Times New Roman"/>
          <w:sz w:val="22"/>
          <w:szCs w:val="22"/>
        </w:rPr>
        <w:t xml:space="preserve"> &lt; 0, поэтому Z(X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z w:val="22"/>
          <w:szCs w:val="22"/>
        </w:rPr>
        <w:t xml:space="preserve">) </w:t>
      </w:r>
      <w:r w:rsidRPr="00E05758">
        <w:rPr>
          <w:rFonts w:ascii="Times New Roman" w:hAnsi="Times New Roman" w:cs="Times New Roman"/>
          <w:sz w:val="22"/>
          <w:szCs w:val="22"/>
        </w:rPr>
        <w:sym w:font="Symbol" w:char="F0B3"/>
      </w:r>
      <w:r w:rsidRPr="00E05758">
        <w:rPr>
          <w:rFonts w:ascii="Times New Roman" w:hAnsi="Times New Roman" w:cs="Times New Roman"/>
          <w:sz w:val="22"/>
          <w:szCs w:val="22"/>
        </w:rPr>
        <w:t xml:space="preserve"> Z(X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Pr="00E05758">
        <w:rPr>
          <w:rFonts w:ascii="Times New Roman" w:hAnsi="Times New Roman" w:cs="Times New Roman"/>
          <w:sz w:val="22"/>
          <w:szCs w:val="22"/>
        </w:rPr>
        <w:t>)</w:t>
      </w:r>
      <w:r w:rsidR="004B6D6E">
        <w:rPr>
          <w:rFonts w:ascii="Times New Roman" w:hAnsi="Times New Roman" w:cs="Times New Roman"/>
          <w:sz w:val="22"/>
          <w:szCs w:val="22"/>
        </w:rPr>
        <w:t>,</w:t>
      </w:r>
      <w:r w:rsidRPr="00E05758">
        <w:rPr>
          <w:rFonts w:ascii="Times New Roman" w:hAnsi="Times New Roman" w:cs="Times New Roman"/>
          <w:sz w:val="22"/>
          <w:szCs w:val="22"/>
        </w:rPr>
        <w:t xml:space="preserve"> то есть новый план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419" type="#_x0000_t75" style="width:17.75pt;height:19.65pt">
            <v:imagedata r:id="rId482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 не хуже начального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420" type="#_x0000_t75" style="width:18.7pt;height:19.65pt">
            <v:imagedata r:id="rId484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4B6D6E">
        <w:rPr>
          <w:rFonts w:ascii="Times New Roman" w:hAnsi="Times New Roman"/>
          <w:spacing w:val="-4"/>
          <w:sz w:val="22"/>
          <w:szCs w:val="22"/>
        </w:rPr>
        <w:t>Практика</w:t>
      </w:r>
      <w:r w:rsidRPr="00E05758">
        <w:rPr>
          <w:rFonts w:ascii="Times New Roman" w:hAnsi="Times New Roman" w:cs="Times New Roman"/>
          <w:sz w:val="22"/>
          <w:szCs w:val="22"/>
        </w:rPr>
        <w:t xml:space="preserve"> показывает, что в случае решения задачи на max число шагов уменьшается, если разрешающий столбец выбрать по </w:t>
      </w:r>
      <w:r w:rsidRPr="00E05758">
        <w:rPr>
          <w:rFonts w:ascii="Times New Roman" w:hAnsi="Times New Roman" w:cs="Times New Roman"/>
          <w:sz w:val="22"/>
          <w:szCs w:val="22"/>
        </w:rPr>
        <w:lastRenderedPageBreak/>
        <w:t xml:space="preserve">правилу max </w:t>
      </w:r>
      <w:r w:rsidR="00C83E51">
        <w:rPr>
          <w:rFonts w:ascii="Times New Roman" w:hAnsi="Times New Roman" w:cs="Times New Roman"/>
          <w:position w:val="-16"/>
          <w:sz w:val="22"/>
          <w:szCs w:val="22"/>
        </w:rPr>
        <w:pict>
          <v:shape id="_x0000_i1421" type="#_x0000_t75" style="width:20.55pt;height:17.75pt">
            <v:imagedata r:id="rId485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>(Δ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z w:val="22"/>
          <w:szCs w:val="22"/>
        </w:rPr>
        <w:sym w:font="Symbol" w:char="F0A3"/>
      </w:r>
      <w:r w:rsidRPr="00E05758">
        <w:rPr>
          <w:rFonts w:ascii="Times New Roman" w:hAnsi="Times New Roman" w:cs="Times New Roman"/>
          <w:sz w:val="22"/>
          <w:szCs w:val="22"/>
        </w:rPr>
        <w:t xml:space="preserve"> 0), т. е. в базис вводить переменную, кот</w:t>
      </w:r>
      <w:r w:rsidRPr="00E05758">
        <w:rPr>
          <w:rFonts w:ascii="Times New Roman" w:hAnsi="Times New Roman" w:cs="Times New Roman"/>
          <w:sz w:val="22"/>
          <w:szCs w:val="22"/>
        </w:rPr>
        <w:t>о</w:t>
      </w:r>
      <w:r w:rsidRPr="00E05758">
        <w:rPr>
          <w:rFonts w:ascii="Times New Roman" w:hAnsi="Times New Roman" w:cs="Times New Roman"/>
          <w:sz w:val="22"/>
          <w:szCs w:val="22"/>
        </w:rPr>
        <w:t>рой соответствует max по абсолютной величине оценки.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В </w:t>
      </w:r>
      <w:r w:rsidRPr="004B6D6E">
        <w:rPr>
          <w:rFonts w:ascii="Times New Roman" w:hAnsi="Times New Roman"/>
          <w:spacing w:val="-4"/>
          <w:sz w:val="22"/>
          <w:szCs w:val="22"/>
        </w:rPr>
        <w:t>случае</w:t>
      </w:r>
      <w:r w:rsidRPr="00E05758">
        <w:rPr>
          <w:rFonts w:ascii="Times New Roman" w:hAnsi="Times New Roman"/>
          <w:sz w:val="22"/>
          <w:szCs w:val="22"/>
        </w:rPr>
        <w:t xml:space="preserve"> задачи на min разрешающий столбец нужно выбирать по правилу </w:t>
      </w:r>
      <w:r w:rsidRPr="00E05758">
        <w:rPr>
          <w:rFonts w:ascii="Times New Roman" w:hAnsi="Times New Roman"/>
          <w:sz w:val="22"/>
          <w:szCs w:val="22"/>
          <w:lang w:val="en-US"/>
        </w:rPr>
        <w:t>m</w:t>
      </w:r>
      <w:r w:rsidRPr="00E05758">
        <w:rPr>
          <w:rFonts w:ascii="Times New Roman" w:hAnsi="Times New Roman"/>
          <w:sz w:val="22"/>
          <w:szCs w:val="22"/>
        </w:rPr>
        <w:t xml:space="preserve">ах </w:t>
      </w:r>
      <w:r w:rsidRPr="00E05758">
        <w:rPr>
          <w:rFonts w:ascii="Times New Roman" w:hAnsi="Times New Roman" w:cs="Times New Roman"/>
          <w:sz w:val="22"/>
          <w:szCs w:val="22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 (</w:t>
      </w:r>
      <w:r w:rsidRPr="00E05758">
        <w:rPr>
          <w:rFonts w:ascii="Times New Roman" w:hAnsi="Times New Roman" w:cs="Times New Roman"/>
          <w:sz w:val="22"/>
          <w:szCs w:val="22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 &gt; 0). 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Далее </w:t>
      </w:r>
      <w:r w:rsidRPr="004B6D6E">
        <w:rPr>
          <w:rFonts w:ascii="Times New Roman" w:hAnsi="Times New Roman"/>
          <w:spacing w:val="-4"/>
          <w:sz w:val="22"/>
          <w:szCs w:val="22"/>
        </w:rPr>
        <w:t>процесс</w:t>
      </w:r>
      <w:r w:rsidRPr="00E05758">
        <w:rPr>
          <w:rFonts w:ascii="Times New Roman" w:hAnsi="Times New Roman"/>
          <w:sz w:val="22"/>
          <w:szCs w:val="22"/>
        </w:rPr>
        <w:t xml:space="preserve"> повторяется. Проверяем, является ли план </w:t>
      </w:r>
      <w:r w:rsidR="00C83E51">
        <w:rPr>
          <w:rFonts w:ascii="Times New Roman" w:hAnsi="Times New Roman"/>
          <w:position w:val="-6"/>
          <w:sz w:val="22"/>
          <w:szCs w:val="22"/>
        </w:rPr>
        <w:pict>
          <v:shape id="_x0000_i1422" type="#_x0000_t75" style="width:17.75pt;height:19.65pt">
            <v:imagedata r:id="rId482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оптимальным, если да, то задача решена. Если нет, то перехо</w:t>
      </w:r>
      <w:r w:rsidRPr="00E05758">
        <w:rPr>
          <w:rFonts w:ascii="Times New Roman" w:hAnsi="Times New Roman"/>
          <w:sz w:val="22"/>
          <w:szCs w:val="22"/>
        </w:rPr>
        <w:softHyphen/>
        <w:t xml:space="preserve">дим к нехудшему опорному плану </w:t>
      </w:r>
      <w:r w:rsidR="00C83E51">
        <w:rPr>
          <w:rFonts w:ascii="Times New Roman" w:hAnsi="Times New Roman"/>
          <w:position w:val="-6"/>
          <w:sz w:val="22"/>
          <w:szCs w:val="22"/>
        </w:rPr>
        <w:pict>
          <v:shape id="_x0000_i1423" type="#_x0000_t75" style="width:17.75pt;height:16.85pt">
            <v:imagedata r:id="rId486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 и т. д. 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i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Шаг </w:t>
      </w:r>
      <w:r w:rsidRPr="004B6D6E">
        <w:rPr>
          <w:rFonts w:ascii="Times New Roman" w:hAnsi="Times New Roman"/>
          <w:spacing w:val="-4"/>
          <w:sz w:val="22"/>
          <w:szCs w:val="22"/>
        </w:rPr>
        <w:t>симплексного</w:t>
      </w:r>
      <w:r w:rsidRPr="00E05758">
        <w:rPr>
          <w:rFonts w:ascii="Times New Roman" w:hAnsi="Times New Roman"/>
          <w:sz w:val="22"/>
          <w:szCs w:val="22"/>
        </w:rPr>
        <w:t xml:space="preserve"> метода, позволяющий перейти от одного опорного плана к другому нехудшему, называется </w:t>
      </w:r>
      <w:r w:rsidRPr="00E05758">
        <w:rPr>
          <w:rFonts w:ascii="Times New Roman" w:hAnsi="Times New Roman"/>
          <w:b/>
          <w:sz w:val="22"/>
          <w:szCs w:val="22"/>
        </w:rPr>
        <w:t>итерацией</w:t>
      </w:r>
      <w:r w:rsidRPr="00E05758">
        <w:rPr>
          <w:rFonts w:ascii="Times New Roman" w:hAnsi="Times New Roman"/>
          <w:i/>
          <w:sz w:val="22"/>
          <w:szCs w:val="22"/>
        </w:rPr>
        <w:t>.</w:t>
      </w:r>
    </w:p>
    <w:p w:rsidR="00E05758" w:rsidRPr="004B6D6E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4B6D6E">
        <w:rPr>
          <w:rFonts w:ascii="Times New Roman" w:hAnsi="Times New Roman"/>
          <w:sz w:val="22"/>
          <w:szCs w:val="22"/>
        </w:rPr>
        <w:t>Симплексные преобразования нового базиса выполняются по правилу: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1. </w:t>
      </w:r>
      <w:r w:rsidRPr="004B6D6E">
        <w:rPr>
          <w:rFonts w:ascii="Times New Roman" w:hAnsi="Times New Roman"/>
          <w:sz w:val="22"/>
          <w:szCs w:val="22"/>
        </w:rPr>
        <w:t>Элементы</w:t>
      </w:r>
      <w:r w:rsidRPr="00E05758">
        <w:rPr>
          <w:rFonts w:ascii="Times New Roman" w:hAnsi="Times New Roman" w:cs="Times New Roman"/>
          <w:sz w:val="22"/>
          <w:szCs w:val="22"/>
        </w:rPr>
        <w:t xml:space="preserve"> строки </w:t>
      </w:r>
      <w:r w:rsidRPr="00E05758">
        <w:rPr>
          <w:rFonts w:ascii="Times New Roman" w:hAnsi="Times New Roman" w:cs="Times New Roman"/>
          <w:i/>
          <w:iCs/>
          <w:sz w:val="22"/>
          <w:szCs w:val="22"/>
          <w:lang w:val="en-US"/>
        </w:rPr>
        <w:t>i</w:t>
      </w:r>
      <w:r w:rsidRPr="00E05758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O</w:t>
      </w:r>
      <w:r w:rsidRPr="00E05758">
        <w:rPr>
          <w:rFonts w:ascii="Times New Roman" w:hAnsi="Times New Roman" w:cs="Times New Roman"/>
          <w:sz w:val="22"/>
          <w:szCs w:val="22"/>
        </w:rPr>
        <w:t xml:space="preserve"> новой таблицы равны соответствующим элементам разрешающей строки старой таблицы, деленным на разре</w:t>
      </w:r>
      <w:r w:rsidRPr="00E05758">
        <w:rPr>
          <w:rFonts w:ascii="Times New Roman" w:hAnsi="Times New Roman" w:cs="Times New Roman"/>
          <w:sz w:val="22"/>
          <w:szCs w:val="22"/>
        </w:rPr>
        <w:softHyphen/>
        <w:t xml:space="preserve">шающий элемент: </w:t>
      </w:r>
      <w:r w:rsidR="00C83E51">
        <w:rPr>
          <w:rFonts w:ascii="Times New Roman" w:hAnsi="Times New Roman" w:cs="Times New Roman"/>
          <w:position w:val="-34"/>
          <w:sz w:val="22"/>
          <w:szCs w:val="22"/>
        </w:rPr>
        <w:pict>
          <v:shape id="_x0000_i1424" type="#_x0000_t75" style="width:43.95pt;height:30.85pt">
            <v:imagedata r:id="rId487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, </w:t>
      </w:r>
      <w:r w:rsidR="00C83E51">
        <w:rPr>
          <w:rFonts w:ascii="Times New Roman" w:hAnsi="Times New Roman" w:cs="Times New Roman"/>
          <w:position w:val="-34"/>
          <w:sz w:val="22"/>
          <w:szCs w:val="22"/>
          <w:lang w:val="en-US"/>
        </w:rPr>
        <w:pict>
          <v:shape id="_x0000_i1425" type="#_x0000_t75" style="width:46.75pt;height:34.6pt">
            <v:imagedata r:id="rId488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>, (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j</w:t>
      </w:r>
      <w:r w:rsidRPr="00E05758">
        <w:rPr>
          <w:rFonts w:ascii="Times New Roman" w:hAnsi="Times New Roman" w:cs="Times New Roman"/>
          <w:sz w:val="22"/>
          <w:szCs w:val="22"/>
        </w:rPr>
        <w:t xml:space="preserve"> =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426" type="#_x0000_t75" style="width:17.75pt;height:18.7pt" o:ole="">
            <v:imagedata r:id="rId489" o:title=""/>
          </v:shape>
          <o:OLEObject Type="Embed" ProgID="Equation.3" ShapeID="_x0000_i1426" DrawAspect="Content" ObjectID="_1698740736" r:id="rId490"/>
        </w:object>
      </w:r>
      <w:r w:rsidRPr="00E05758">
        <w:rPr>
          <w:rFonts w:ascii="Times New Roman" w:hAnsi="Times New Roman" w:cs="Times New Roman"/>
          <w:sz w:val="22"/>
          <w:szCs w:val="22"/>
        </w:rPr>
        <w:t>).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2. </w:t>
      </w:r>
      <w:r w:rsidRPr="004B6D6E">
        <w:rPr>
          <w:rFonts w:ascii="Times New Roman" w:hAnsi="Times New Roman"/>
          <w:sz w:val="22"/>
          <w:szCs w:val="22"/>
        </w:rPr>
        <w:t>Элементы</w:t>
      </w:r>
      <w:r w:rsidRPr="00E05758">
        <w:rPr>
          <w:rFonts w:ascii="Times New Roman" w:hAnsi="Times New Roman" w:cs="Times New Roman"/>
          <w:sz w:val="22"/>
          <w:szCs w:val="22"/>
        </w:rPr>
        <w:t xml:space="preserve"> разрешающего столбца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j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Pr="00E05758">
        <w:rPr>
          <w:rFonts w:ascii="Times New Roman" w:hAnsi="Times New Roman" w:cs="Times New Roman"/>
          <w:sz w:val="22"/>
          <w:szCs w:val="22"/>
        </w:rPr>
        <w:t xml:space="preserve"> новой таблицы равны 0, за исключением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427" type="#_x0000_t75" style="width:23.4pt;height:18.7pt">
            <v:imagedata r:id="rId491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>=</w:t>
      </w:r>
      <w:r w:rsidR="00EB327C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z w:val="22"/>
          <w:szCs w:val="22"/>
        </w:rPr>
        <w:t>1.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3. Чтобы найти любой другой элемент новой симплексной таблицы, нужно воспользоваться правилом прямоугольника и п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>лученное число разделить на разрешающий элемент.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4. По 3 пункту вычисляются и элементы индексной строки.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 xml:space="preserve">Для контроля вычислений они могут быть рассчитаны по формулам </w:t>
      </w:r>
      <w:r w:rsidR="00C83E51">
        <w:rPr>
          <w:rFonts w:ascii="Times New Roman" w:hAnsi="Times New Roman"/>
          <w:position w:val="-12"/>
          <w:sz w:val="22"/>
          <w:szCs w:val="22"/>
          <w:lang w:val="en-US"/>
        </w:rPr>
        <w:pict>
          <v:shape id="_x0000_i1428" type="#_x0000_t75" style="width:47.7pt;height:19.65pt">
            <v:imagedata r:id="rId429" o:title=""/>
          </v:shape>
        </w:pict>
      </w:r>
      <w:r w:rsidRPr="00E05758">
        <w:rPr>
          <w:rFonts w:ascii="Times New Roman" w:hAnsi="Times New Roman"/>
          <w:sz w:val="22"/>
          <w:szCs w:val="22"/>
        </w:rPr>
        <w:t xml:space="preserve">, </w:t>
      </w:r>
      <w:r w:rsidR="00C83E51">
        <w:rPr>
          <w:rFonts w:ascii="Times New Roman" w:hAnsi="Times New Roman"/>
          <w:position w:val="-14"/>
          <w:sz w:val="22"/>
          <w:szCs w:val="22"/>
          <w:lang w:val="en-US"/>
        </w:rPr>
        <w:pict>
          <v:shape id="_x0000_i1429" type="#_x0000_t75" style="width:69.2pt;height:20.55pt">
            <v:imagedata r:id="rId492" o:title=""/>
          </v:shape>
        </w:pict>
      </w:r>
    </w:p>
    <w:p w:rsid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i/>
          <w:sz w:val="22"/>
          <w:szCs w:val="22"/>
        </w:rPr>
        <w:t>Пример</w:t>
      </w:r>
      <w:r w:rsidR="000D51EA" w:rsidRPr="007C7B24">
        <w:rPr>
          <w:rFonts w:ascii="Times New Roman" w:hAnsi="Times New Roman"/>
          <w:i/>
          <w:sz w:val="22"/>
          <w:szCs w:val="22"/>
        </w:rPr>
        <w:t xml:space="preserve"> </w:t>
      </w:r>
      <w:r w:rsidR="00117CAF">
        <w:rPr>
          <w:rFonts w:ascii="Times New Roman" w:hAnsi="Times New Roman"/>
          <w:i/>
          <w:sz w:val="22"/>
          <w:szCs w:val="22"/>
        </w:rPr>
        <w:t>10</w:t>
      </w:r>
      <w:r w:rsidRPr="00E05758">
        <w:rPr>
          <w:rFonts w:ascii="Times New Roman" w:hAnsi="Times New Roman"/>
          <w:sz w:val="22"/>
          <w:szCs w:val="22"/>
        </w:rPr>
        <w:t>.</w:t>
      </w:r>
      <w:r w:rsidRPr="00E05758">
        <w:rPr>
          <w:rFonts w:ascii="Times New Roman" w:hAnsi="Times New Roman"/>
        </w:rPr>
        <w:t xml:space="preserve"> </w:t>
      </w:r>
      <w:r w:rsidRPr="004B6D6E">
        <w:rPr>
          <w:rFonts w:ascii="Times New Roman" w:hAnsi="Times New Roman"/>
          <w:sz w:val="22"/>
          <w:szCs w:val="22"/>
        </w:rPr>
        <w:t>Найти</w:t>
      </w:r>
      <w:r w:rsidRPr="00E05758">
        <w:rPr>
          <w:rFonts w:ascii="Times New Roman" w:hAnsi="Times New Roman"/>
        </w:rPr>
        <w:t xml:space="preserve"> </w:t>
      </w:r>
      <w:r w:rsidRPr="004B6D6E">
        <w:rPr>
          <w:rFonts w:ascii="Times New Roman" w:hAnsi="Times New Roman"/>
          <w:sz w:val="22"/>
          <w:szCs w:val="22"/>
        </w:rPr>
        <w:t xml:space="preserve">max </w:t>
      </w:r>
      <w:r w:rsidRPr="004B6D6E">
        <w:rPr>
          <w:rFonts w:ascii="Times New Roman" w:hAnsi="Times New Roman"/>
          <w:sz w:val="22"/>
          <w:szCs w:val="22"/>
          <w:lang w:val="en-US"/>
        </w:rPr>
        <w:t>Z</w:t>
      </w:r>
      <w:r w:rsidRPr="004B6D6E">
        <w:rPr>
          <w:rFonts w:ascii="Times New Roman" w:hAnsi="Times New Roman"/>
          <w:sz w:val="22"/>
          <w:szCs w:val="22"/>
        </w:rPr>
        <w:t xml:space="preserve"> = 14х</w:t>
      </w:r>
      <w:r w:rsidRPr="004B6D6E">
        <w:rPr>
          <w:rFonts w:ascii="Times New Roman" w:hAnsi="Times New Roman"/>
          <w:sz w:val="22"/>
          <w:szCs w:val="22"/>
          <w:vertAlign w:val="subscript"/>
        </w:rPr>
        <w:t>1</w:t>
      </w:r>
      <w:r w:rsidRPr="004B6D6E">
        <w:rPr>
          <w:rFonts w:ascii="Times New Roman" w:hAnsi="Times New Roman"/>
          <w:sz w:val="22"/>
          <w:szCs w:val="22"/>
        </w:rPr>
        <w:t xml:space="preserve"> </w:t>
      </w:r>
      <w:r w:rsidR="004B6D6E" w:rsidRPr="00CF3756">
        <w:rPr>
          <w:rFonts w:ascii="Times New Roman" w:hAnsi="Times New Roman"/>
          <w:spacing w:val="-4"/>
          <w:sz w:val="22"/>
          <w:szCs w:val="22"/>
        </w:rPr>
        <w:t>–</w:t>
      </w:r>
      <w:r w:rsidR="004B6D6E" w:rsidRPr="0023596C">
        <w:rPr>
          <w:rFonts w:ascii="Times New Roman" w:hAnsi="Times New Roman"/>
          <w:spacing w:val="-4"/>
          <w:sz w:val="22"/>
          <w:szCs w:val="22"/>
        </w:rPr>
        <w:t xml:space="preserve"> </w:t>
      </w:r>
      <w:r w:rsidRPr="004B6D6E">
        <w:rPr>
          <w:rFonts w:ascii="Times New Roman" w:hAnsi="Times New Roman"/>
          <w:sz w:val="22"/>
          <w:szCs w:val="22"/>
        </w:rPr>
        <w:t>5х</w:t>
      </w:r>
      <w:r w:rsidRPr="004B6D6E">
        <w:rPr>
          <w:rFonts w:ascii="Times New Roman" w:hAnsi="Times New Roman"/>
          <w:sz w:val="22"/>
          <w:szCs w:val="22"/>
          <w:vertAlign w:val="subscript"/>
        </w:rPr>
        <w:t xml:space="preserve">2 </w:t>
      </w:r>
      <w:r w:rsidRPr="004B6D6E">
        <w:rPr>
          <w:rFonts w:ascii="Times New Roman" w:hAnsi="Times New Roman"/>
          <w:sz w:val="22"/>
          <w:szCs w:val="22"/>
        </w:rPr>
        <w:t>+ 2х</w:t>
      </w:r>
      <w:r w:rsidRPr="004B6D6E">
        <w:rPr>
          <w:rFonts w:ascii="Times New Roman" w:hAnsi="Times New Roman"/>
          <w:sz w:val="22"/>
          <w:szCs w:val="22"/>
          <w:vertAlign w:val="subscript"/>
        </w:rPr>
        <w:t xml:space="preserve">3 </w:t>
      </w:r>
      <w:r w:rsidRPr="004B6D6E">
        <w:rPr>
          <w:rFonts w:ascii="Times New Roman" w:hAnsi="Times New Roman"/>
          <w:sz w:val="22"/>
          <w:szCs w:val="22"/>
        </w:rPr>
        <w:t>– х</w:t>
      </w:r>
      <w:r w:rsidRPr="004B6D6E">
        <w:rPr>
          <w:rFonts w:ascii="Times New Roman" w:hAnsi="Times New Roman"/>
          <w:sz w:val="22"/>
          <w:szCs w:val="22"/>
          <w:vertAlign w:val="subscript"/>
        </w:rPr>
        <w:t>4</w:t>
      </w:r>
      <w:r w:rsidRPr="004B6D6E">
        <w:rPr>
          <w:rFonts w:ascii="Times New Roman" w:hAnsi="Times New Roman"/>
          <w:sz w:val="22"/>
          <w:szCs w:val="22"/>
        </w:rPr>
        <w:t xml:space="preserve"> + 8х</w:t>
      </w:r>
      <w:r w:rsidRPr="004B6D6E">
        <w:rPr>
          <w:rFonts w:ascii="Times New Roman" w:hAnsi="Times New Roman"/>
          <w:sz w:val="22"/>
          <w:szCs w:val="22"/>
          <w:vertAlign w:val="subscript"/>
        </w:rPr>
        <w:t>5</w:t>
      </w:r>
      <w:r w:rsidRPr="004B6D6E">
        <w:rPr>
          <w:rFonts w:ascii="Times New Roman" w:hAnsi="Times New Roman"/>
          <w:sz w:val="22"/>
          <w:szCs w:val="22"/>
        </w:rPr>
        <w:t>, если</w:t>
      </w:r>
    </w:p>
    <w:p w:rsidR="004B6D6E" w:rsidRPr="004B6D6E" w:rsidRDefault="00C83E51" w:rsidP="004B6D6E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position w:val="-70"/>
          <w:sz w:val="22"/>
          <w:szCs w:val="22"/>
        </w:rPr>
        <w:pict>
          <v:shape id="_x0000_i1430" type="#_x0000_t75" style="width:158.95pt;height:62.65pt">
            <v:imagedata r:id="rId493" o:title=""/>
          </v:shape>
        </w:pict>
      </w:r>
    </w:p>
    <w:p w:rsidR="00E05758" w:rsidRPr="002A6FEE" w:rsidRDefault="00E05758" w:rsidP="004B6D6E">
      <w:pPr>
        <w:shd w:val="clear" w:color="auto" w:fill="FFFFFF"/>
        <w:jc w:val="center"/>
        <w:rPr>
          <w:rFonts w:ascii="Times New Roman" w:hAnsi="Times New Roman"/>
          <w:i/>
          <w:sz w:val="22"/>
          <w:szCs w:val="22"/>
        </w:rPr>
      </w:pPr>
      <w:r w:rsidRPr="002A6FEE">
        <w:rPr>
          <w:rFonts w:ascii="Times New Roman" w:hAnsi="Times New Roman"/>
          <w:i/>
          <w:sz w:val="22"/>
          <w:szCs w:val="22"/>
        </w:rPr>
        <w:t>Решение.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Так как задача имеет предпочтительный вид, то занесем ее условия в симплексную табл</w:t>
      </w:r>
      <w:r w:rsidR="004B6D6E">
        <w:rPr>
          <w:rFonts w:ascii="Times New Roman" w:hAnsi="Times New Roman"/>
          <w:sz w:val="22"/>
          <w:szCs w:val="22"/>
        </w:rPr>
        <w:t>.</w:t>
      </w:r>
      <w:r w:rsidR="000D51EA">
        <w:rPr>
          <w:rFonts w:ascii="Times New Roman" w:hAnsi="Times New Roman"/>
          <w:sz w:val="22"/>
          <w:szCs w:val="22"/>
        </w:rPr>
        <w:t xml:space="preserve"> </w:t>
      </w:r>
      <w:r w:rsidR="00117CAF">
        <w:rPr>
          <w:rFonts w:ascii="Times New Roman" w:hAnsi="Times New Roman"/>
          <w:sz w:val="22"/>
          <w:szCs w:val="22"/>
        </w:rPr>
        <w:t>19</w:t>
      </w:r>
      <w:r w:rsidRPr="00E05758">
        <w:rPr>
          <w:rFonts w:ascii="Times New Roman" w:hAnsi="Times New Roman"/>
          <w:sz w:val="22"/>
          <w:szCs w:val="22"/>
        </w:rPr>
        <w:t xml:space="preserve"> (итерация 0)</w:t>
      </w:r>
      <w:r w:rsidR="004B6D6E">
        <w:rPr>
          <w:rFonts w:ascii="Times New Roman" w:hAnsi="Times New Roman"/>
          <w:sz w:val="22"/>
          <w:szCs w:val="22"/>
        </w:rPr>
        <w:t>.</w:t>
      </w:r>
    </w:p>
    <w:p w:rsidR="00E05758" w:rsidRPr="00117CAF" w:rsidRDefault="000D51EA" w:rsidP="00E05758">
      <w:pPr>
        <w:shd w:val="clear" w:color="auto" w:fill="FFFFFF"/>
        <w:spacing w:line="264" w:lineRule="auto"/>
        <w:jc w:val="righ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Таблица </w:t>
      </w:r>
      <w:r w:rsidR="00117CAF">
        <w:rPr>
          <w:rFonts w:ascii="Times New Roman" w:hAnsi="Times New Roman"/>
          <w:sz w:val="22"/>
          <w:szCs w:val="22"/>
        </w:rPr>
        <w:t>19</w:t>
      </w:r>
    </w:p>
    <w:tbl>
      <w:tblPr>
        <w:tblW w:w="63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930"/>
        <w:gridCol w:w="450"/>
        <w:gridCol w:w="422"/>
        <w:gridCol w:w="425"/>
        <w:gridCol w:w="486"/>
        <w:gridCol w:w="537"/>
        <w:gridCol w:w="478"/>
        <w:gridCol w:w="529"/>
        <w:gridCol w:w="538"/>
        <w:gridCol w:w="1517"/>
      </w:tblGrid>
      <w:tr w:rsidR="00E05758" w:rsidRPr="00E05758">
        <w:trPr>
          <w:cantSplit/>
          <w:trHeight w:val="452"/>
        </w:trPr>
        <w:tc>
          <w:tcPr>
            <w:tcW w:w="9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итерации</w:t>
            </w:r>
          </w:p>
        </w:tc>
        <w:tc>
          <w:tcPr>
            <w:tcW w:w="4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БП</w:t>
            </w:r>
          </w:p>
        </w:tc>
        <w:tc>
          <w:tcPr>
            <w:tcW w:w="4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Б</w:t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Симплексные </w: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отношения</w:t>
            </w:r>
          </w:p>
        </w:tc>
      </w:tr>
      <w:tr w:rsidR="00E05758" w:rsidRPr="00E05758">
        <w:trPr>
          <w:cantSplit/>
          <w:trHeight w:val="1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22"/>
                <w:szCs w:val="22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216"/>
        </w:trPr>
        <w:tc>
          <w:tcPr>
            <w:tcW w:w="9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0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[1]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C83E51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431" type="#_x0000_t75" style="width:37.4pt;height:12.15pt">
                  <v:imagedata r:id="rId494" o:title=""/>
                </v:shape>
              </w:pict>
            </w:r>
          </w:p>
          <w:p w:rsidR="00E05758" w:rsidRPr="00E05758" w:rsidRDefault="00C83E51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432" type="#_x0000_t75" style="width:43.95pt;height:12.15pt">
                  <v:imagedata r:id="rId495" o:title=""/>
                </v:shape>
              </w:pic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12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41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1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E05758" w:rsidRPr="00E05758">
        <w:trPr>
          <w:cantSplit/>
          <w:trHeight w:val="6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B327C"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42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ind w:right="-89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</w:t>
            </w:r>
            <w:r w:rsidR="00EB327C"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 w:rsidR="00EB327C"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4]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E05758" w:rsidRPr="00E05758">
        <w:trPr>
          <w:cantSplit/>
          <w:trHeight w:val="199"/>
        </w:trPr>
        <w:tc>
          <w:tcPr>
            <w:tcW w:w="9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C83E51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433" type="#_x0000_t75" style="width:40.2pt;height:13.1pt">
                  <v:imagedata r:id="rId496" o:title=""/>
                </v:shape>
              </w:pict>
            </w:r>
          </w:p>
          <w:p w:rsidR="00E05758" w:rsidRPr="00E05758" w:rsidRDefault="00E05758" w:rsidP="00E05758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[8]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7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2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EB327C"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62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ind w:right="-89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[</w:t>
            </w:r>
            <w:r w:rsidR="00EB327C"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 w:rsidR="00EB327C"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5]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61"/>
        </w:trPr>
        <w:tc>
          <w:tcPr>
            <w:tcW w:w="9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3/8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1/8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7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5/8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1/8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1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B327C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42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35/8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1/8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2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EB327C"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</w:t>
            </w:r>
            <w:r w:rsidRPr="00E0575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72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7/8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5/8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05758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widowControl/>
              <w:autoSpaceDE/>
              <w:autoSpaceDN/>
              <w:adjustRightInd/>
              <w:spacing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196761" w:rsidRDefault="00196761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b/>
          <w:sz w:val="22"/>
          <w:szCs w:val="22"/>
        </w:rPr>
      </w:pPr>
    </w:p>
    <w:p w:rsidR="00E05758" w:rsidRPr="004B6D6E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b/>
          <w:sz w:val="22"/>
          <w:szCs w:val="22"/>
        </w:rPr>
        <w:t xml:space="preserve">0 итерация: </w:t>
      </w:r>
      <w:r w:rsidRPr="00E05758">
        <w:rPr>
          <w:rFonts w:ascii="Times New Roman" w:hAnsi="Times New Roman"/>
          <w:sz w:val="22"/>
          <w:szCs w:val="22"/>
        </w:rPr>
        <w:t xml:space="preserve">исходная задача на </w:t>
      </w:r>
      <w:r w:rsidRPr="00E05758">
        <w:rPr>
          <w:rFonts w:ascii="Times New Roman" w:hAnsi="Times New Roman"/>
          <w:sz w:val="22"/>
          <w:szCs w:val="22"/>
          <w:lang w:val="en-US"/>
        </w:rPr>
        <w:t>max</w:t>
      </w:r>
      <w:r w:rsidRPr="00E05758">
        <w:rPr>
          <w:rFonts w:ascii="Times New Roman" w:hAnsi="Times New Roman"/>
          <w:sz w:val="22"/>
          <w:szCs w:val="22"/>
        </w:rPr>
        <w:t xml:space="preserve">, поэтому начальный опорный план </w:t>
      </w:r>
      <w:r w:rsidR="00C83E51">
        <w:rPr>
          <w:rFonts w:ascii="Times New Roman" w:hAnsi="Times New Roman"/>
          <w:position w:val="-14"/>
          <w:sz w:val="22"/>
          <w:szCs w:val="22"/>
        </w:rPr>
        <w:pict>
          <v:shape id="_x0000_i1434" type="#_x0000_t75" style="width:152.4pt;height:19.65pt">
            <v:imagedata r:id="rId497" o:title=""/>
          </v:shape>
        </w:pict>
      </w:r>
      <w:r w:rsidR="004B6D6E">
        <w:rPr>
          <w:rFonts w:ascii="Times New Roman" w:hAnsi="Times New Roman"/>
          <w:sz w:val="22"/>
          <w:szCs w:val="22"/>
        </w:rPr>
        <w:t xml:space="preserve">. </w:t>
      </w:r>
      <w:r w:rsidRPr="00E05758">
        <w:rPr>
          <w:rFonts w:ascii="Times New Roman" w:hAnsi="Times New Roman"/>
          <w:sz w:val="22"/>
          <w:szCs w:val="22"/>
        </w:rPr>
        <w:t>Он неоптимал</w:t>
      </w:r>
      <w:r w:rsidRPr="00E05758">
        <w:rPr>
          <w:rFonts w:ascii="Times New Roman" w:hAnsi="Times New Roman"/>
          <w:sz w:val="22"/>
          <w:szCs w:val="22"/>
        </w:rPr>
        <w:t>ь</w:t>
      </w:r>
      <w:r w:rsidRPr="00E05758">
        <w:rPr>
          <w:rFonts w:ascii="Times New Roman" w:hAnsi="Times New Roman"/>
          <w:sz w:val="22"/>
          <w:szCs w:val="22"/>
        </w:rPr>
        <w:t xml:space="preserve">ный, так как </w:t>
      </w:r>
      <w:r w:rsidRPr="00E05758">
        <w:rPr>
          <w:rFonts w:ascii="Times New Roman" w:hAnsi="Times New Roman" w:cs="Times New Roman"/>
          <w:sz w:val="22"/>
          <w:szCs w:val="22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/>
          <w:sz w:val="22"/>
          <w:szCs w:val="22"/>
        </w:rPr>
        <w:t xml:space="preserve"> &lt; 0,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Δ</w:t>
      </w:r>
      <w:r w:rsidRPr="00E05758">
        <w:rPr>
          <w:rFonts w:ascii="Times New Roman" w:hAnsi="Times New Roman"/>
          <w:sz w:val="22"/>
          <w:szCs w:val="22"/>
          <w:vertAlign w:val="subscript"/>
        </w:rPr>
        <w:t>5</w:t>
      </w:r>
      <w:r w:rsidRPr="00E05758">
        <w:rPr>
          <w:rFonts w:ascii="Times New Roman" w:hAnsi="Times New Roman"/>
          <w:sz w:val="22"/>
          <w:szCs w:val="22"/>
        </w:rPr>
        <w:t xml:space="preserve"> &lt; 0.</w:t>
      </w:r>
    </w:p>
    <w:p w:rsidR="00E05758" w:rsidRPr="00E05758" w:rsidRDefault="00C83E51" w:rsidP="00E05758">
      <w:pPr>
        <w:shd w:val="clear" w:color="auto" w:fill="FFFFFF"/>
        <w:spacing w:line="264" w:lineRule="auto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b/>
          <w:noProof/>
          <w:sz w:val="22"/>
          <w:szCs w:val="22"/>
        </w:rPr>
        <w:pict>
          <v:group id="_x0000_s1158" style="position:absolute;left:0;text-align:left;margin-left:194.8pt;margin-top:.75pt;width:7.15pt;height:61.5pt;z-index:251640320" coordorigin="2960,7400" coordsize="143,1230">
            <v:rect id="_x0000_s1159" style="position:absolute;left:2960;top:7400;width:143;height:1230" stroked="f"/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160" type="#_x0000_t88" style="position:absolute;left:2960;top:7450;width:143;height:1080"/>
          </v:group>
        </w:pict>
      </w:r>
      <w:r w:rsidR="00E05758" w:rsidRPr="00E05758">
        <w:rPr>
          <w:rFonts w:ascii="Times New Roman" w:hAnsi="Times New Roman"/>
          <w:position w:val="-68"/>
          <w:sz w:val="22"/>
          <w:szCs w:val="22"/>
        </w:rPr>
        <w:t xml:space="preserve">                              </w:t>
      </w:r>
      <w:r>
        <w:rPr>
          <w:rFonts w:ascii="Times New Roman" w:hAnsi="Times New Roman"/>
          <w:position w:val="-70"/>
          <w:sz w:val="22"/>
          <w:szCs w:val="22"/>
        </w:rPr>
        <w:pict>
          <v:shape id="_x0000_i1435" type="#_x0000_t75" style="width:112.2pt;height:63.6pt">
            <v:imagedata r:id="rId498" o:title=""/>
          </v:shape>
        </w:pict>
      </w:r>
      <w:r w:rsidR="00E05758" w:rsidRPr="00E05758">
        <w:rPr>
          <w:rFonts w:ascii="Times New Roman" w:hAnsi="Times New Roman"/>
          <w:sz w:val="22"/>
          <w:szCs w:val="22"/>
        </w:rPr>
        <w:t xml:space="preserve">  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b/>
          <w:sz w:val="22"/>
          <w:szCs w:val="22"/>
        </w:rPr>
        <w:t xml:space="preserve">1 </w:t>
      </w:r>
      <w:r w:rsidRPr="004B6D6E">
        <w:rPr>
          <w:rFonts w:ascii="Times New Roman" w:hAnsi="Times New Roman"/>
          <w:b/>
          <w:sz w:val="22"/>
          <w:szCs w:val="22"/>
        </w:rPr>
        <w:t>итерация</w:t>
      </w:r>
      <w:r w:rsidRPr="00E05758">
        <w:rPr>
          <w:rFonts w:ascii="Times New Roman" w:hAnsi="Times New Roman" w:cs="Times New Roman"/>
          <w:b/>
          <w:sz w:val="22"/>
          <w:szCs w:val="22"/>
        </w:rPr>
        <w:t>: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1) </w:t>
      </w:r>
      <w:r w:rsidRPr="004B6D6E">
        <w:rPr>
          <w:rFonts w:ascii="Times New Roman" w:hAnsi="Times New Roman"/>
          <w:sz w:val="22"/>
          <w:szCs w:val="22"/>
        </w:rPr>
        <w:t>выбираем</w:t>
      </w:r>
      <w:r w:rsidRPr="00E05758">
        <w:rPr>
          <w:rFonts w:ascii="Times New Roman" w:hAnsi="Times New Roman" w:cs="Times New Roman"/>
          <w:sz w:val="22"/>
          <w:szCs w:val="22"/>
        </w:rPr>
        <w:t xml:space="preserve"> разрешающий элемент из условия: max {|Δ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z w:val="22"/>
          <w:szCs w:val="22"/>
        </w:rPr>
        <w:t>|, |Δ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E05758">
        <w:rPr>
          <w:rFonts w:ascii="Times New Roman" w:hAnsi="Times New Roman" w:cs="Times New Roman"/>
          <w:sz w:val="22"/>
          <w:szCs w:val="22"/>
        </w:rPr>
        <w:t xml:space="preserve">|} = </w:t>
      </w:r>
      <w:r w:rsidRPr="00E05758">
        <w:rPr>
          <w:rFonts w:ascii="Times New Roman" w:hAnsi="Times New Roman" w:cs="Times New Roman"/>
          <w:i/>
          <w:iCs/>
          <w:sz w:val="22"/>
          <w:szCs w:val="22"/>
        </w:rPr>
        <w:t>m</w:t>
      </w:r>
      <w:r w:rsidRPr="00E05758">
        <w:rPr>
          <w:rFonts w:ascii="Times New Roman" w:hAnsi="Times New Roman" w:cs="Times New Roman"/>
          <w:i/>
          <w:iCs/>
          <w:sz w:val="22"/>
          <w:szCs w:val="22"/>
          <w:lang w:val="en-US"/>
        </w:rPr>
        <w:t>a</w:t>
      </w:r>
      <w:r w:rsidRPr="00E05758">
        <w:rPr>
          <w:rFonts w:ascii="Times New Roman" w:hAnsi="Times New Roman" w:cs="Times New Roman"/>
          <w:i/>
          <w:iCs/>
          <w:sz w:val="22"/>
          <w:szCs w:val="22"/>
        </w:rPr>
        <w:t>x</w:t>
      </w:r>
      <w:r w:rsidRPr="00E05758">
        <w:rPr>
          <w:rFonts w:ascii="Times New Roman" w:hAnsi="Times New Roman" w:cs="Times New Roman"/>
          <w:sz w:val="22"/>
          <w:szCs w:val="22"/>
        </w:rPr>
        <w:t xml:space="preserve"> (4; 1) = 4 </w:t>
      </w:r>
      <w:r w:rsidRPr="00E05758">
        <w:rPr>
          <w:rFonts w:ascii="Times" w:hAnsi="Times" w:cs="Times New Roman"/>
          <w:sz w:val="22"/>
          <w:szCs w:val="22"/>
        </w:rPr>
        <w:t>–</w: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pacing w:val="4"/>
          <w:sz w:val="22"/>
          <w:szCs w:val="22"/>
        </w:rPr>
        <w:t>это соответствует 1 столбцу, поэтому его в</w:t>
      </w:r>
      <w:r w:rsidRPr="00E05758">
        <w:rPr>
          <w:rFonts w:ascii="Times New Roman" w:hAnsi="Times New Roman" w:cs="Times New Roman"/>
          <w:spacing w:val="4"/>
          <w:sz w:val="22"/>
          <w:szCs w:val="22"/>
        </w:rPr>
        <w:t>ы</w:t>
      </w:r>
      <w:r w:rsidRPr="00E05758">
        <w:rPr>
          <w:rFonts w:ascii="Times New Roman" w:hAnsi="Times New Roman" w:cs="Times New Roman"/>
          <w:spacing w:val="4"/>
          <w:sz w:val="22"/>
          <w:szCs w:val="22"/>
        </w:rPr>
        <w:t xml:space="preserve">бираем за разрешающий то есть </w:t>
      </w:r>
      <w:r w:rsidRPr="00E05758">
        <w:rPr>
          <w:rFonts w:ascii="Times New Roman" w:hAnsi="Times New Roman" w:cs="Times New Roman"/>
          <w:sz w:val="22"/>
          <w:szCs w:val="22"/>
        </w:rPr>
        <w:t>X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z w:val="22"/>
          <w:szCs w:val="22"/>
        </w:rPr>
        <w:t xml:space="preserve"> будем вводить в базис. Для определения разрешающей строки находим минимальное си</w:t>
      </w:r>
      <w:r w:rsidRPr="00E05758">
        <w:rPr>
          <w:rFonts w:ascii="Times New Roman" w:hAnsi="Times New Roman" w:cs="Times New Roman"/>
          <w:sz w:val="22"/>
          <w:szCs w:val="22"/>
        </w:rPr>
        <w:t>м</w:t>
      </w:r>
      <w:r w:rsidRPr="00E05758">
        <w:rPr>
          <w:rFonts w:ascii="Times New Roman" w:hAnsi="Times New Roman" w:cs="Times New Roman"/>
          <w:sz w:val="22"/>
          <w:szCs w:val="22"/>
        </w:rPr>
        <w:t>плексное отношение:</w:t>
      </w:r>
    </w:p>
    <w:p w:rsidR="00E05758" w:rsidRPr="00E05758" w:rsidRDefault="00C83E51" w:rsidP="00E05758">
      <w:pPr>
        <w:widowControl/>
        <w:shd w:val="clear" w:color="auto" w:fill="FFFFFF"/>
        <w:autoSpaceDE/>
        <w:autoSpaceDN/>
        <w:adjustRightInd/>
        <w:spacing w:line="264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0"/>
          <w:sz w:val="22"/>
          <w:szCs w:val="22"/>
        </w:rPr>
        <w:pict>
          <v:shape id="_x0000_i1436" type="#_x0000_t75" style="width:32.75pt;height:32.75pt">
            <v:imagedata r:id="rId499" o:title=""/>
          </v:shape>
        </w:pict>
      </w:r>
      <w:r>
        <w:rPr>
          <w:rFonts w:ascii="Times New Roman" w:hAnsi="Times New Roman" w:cs="Times New Roman"/>
          <w:position w:val="-34"/>
          <w:sz w:val="22"/>
          <w:szCs w:val="22"/>
        </w:rPr>
        <w:pict>
          <v:shape id="_x0000_i1437" type="#_x0000_t75" style="width:26.2pt;height:29.9pt">
            <v:imagedata r:id="rId500" o:title=""/>
          </v:shape>
        </w:pict>
      </w:r>
      <w:r w:rsidR="00E05758" w:rsidRPr="00E05758">
        <w:rPr>
          <w:rFonts w:ascii="Times New Roman" w:hAnsi="Times New Roman" w:cs="Times New Roman"/>
          <w:position w:val="-8"/>
          <w:sz w:val="22"/>
          <w:szCs w:val="22"/>
        </w:rPr>
        <w:t xml:space="preserve">= </w:t>
      </w:r>
      <w:r>
        <w:rPr>
          <w:rFonts w:ascii="Times New Roman" w:hAnsi="Times New Roman" w:cs="Times New Roman"/>
          <w:position w:val="-30"/>
          <w:sz w:val="22"/>
          <w:szCs w:val="22"/>
        </w:rPr>
        <w:pict>
          <v:shape id="_x0000_i1438" type="#_x0000_t75" style="width:32.75pt;height:32.75pt">
            <v:imagedata r:id="rId499" o:title=""/>
          </v:shape>
        </w:pict>
      </w:r>
      <w:r>
        <w:rPr>
          <w:rFonts w:ascii="Times New Roman" w:hAnsi="Times New Roman" w:cs="Times New Roman"/>
          <w:position w:val="-32"/>
          <w:sz w:val="22"/>
          <w:szCs w:val="22"/>
        </w:rPr>
        <w:pict>
          <v:shape id="_x0000_i1439" type="#_x0000_t75" style="width:26.2pt;height:33.65pt">
            <v:imagedata r:id="rId501" o:title=""/>
          </v:shape>
        </w:pict>
      </w:r>
      <w:r w:rsidR="00E05758" w:rsidRPr="00E05758">
        <w:rPr>
          <w:rFonts w:ascii="Times New Roman" w:hAnsi="Times New Roman" w:cs="Times New Roman"/>
          <w:position w:val="-8"/>
          <w:sz w:val="22"/>
          <w:szCs w:val="22"/>
        </w:rPr>
        <w:t>=</w:t>
      </w:r>
      <w:r>
        <w:rPr>
          <w:rFonts w:ascii="Times New Roman" w:hAnsi="Times New Roman" w:cs="Times New Roman"/>
          <w:position w:val="-28"/>
          <w:sz w:val="22"/>
          <w:szCs w:val="22"/>
        </w:rPr>
        <w:pict>
          <v:shape id="_x0000_i1440" type="#_x0000_t75" style="width:109.4pt;height:29.9pt">
            <v:imagedata r:id="rId502" o:title=""/>
          </v:shape>
        </w:pic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64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итак, 1 </w:t>
      </w:r>
      <w:r w:rsidRPr="00E05758">
        <w:rPr>
          <w:rFonts w:ascii="Times" w:hAnsi="Times" w:cs="Times New Roman"/>
          <w:sz w:val="22"/>
          <w:szCs w:val="22"/>
        </w:rPr>
        <w:t>–</w:t>
      </w:r>
      <w:r w:rsidRPr="00E05758">
        <w:rPr>
          <w:rFonts w:ascii="Times New Roman" w:hAnsi="Times New Roman" w:cs="Times New Roman"/>
          <w:sz w:val="22"/>
          <w:szCs w:val="22"/>
        </w:rPr>
        <w:t xml:space="preserve"> строка разрешающая =&gt;элемент а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11</w:t>
      </w:r>
      <w:r w:rsidRPr="00E05758">
        <w:rPr>
          <w:rFonts w:ascii="Times New Roman" w:hAnsi="Times New Roman" w:cs="Times New Roman"/>
          <w:sz w:val="22"/>
          <w:szCs w:val="22"/>
        </w:rPr>
        <w:t xml:space="preserve"> = 1 </w:t>
      </w:r>
      <w:r w:rsidRPr="00E05758">
        <w:rPr>
          <w:rFonts w:ascii="Times" w:hAnsi="Times" w:cs="Times New Roman"/>
          <w:sz w:val="22"/>
          <w:szCs w:val="22"/>
        </w:rPr>
        <w:t>–</w:t>
      </w:r>
      <w:r w:rsidRPr="00E05758">
        <w:rPr>
          <w:rFonts w:ascii="Times New Roman" w:hAnsi="Times New Roman" w:cs="Times New Roman"/>
          <w:sz w:val="22"/>
          <w:szCs w:val="22"/>
        </w:rPr>
        <w:t xml:space="preserve"> разрешающий;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2) </w:t>
      </w:r>
      <w:r w:rsidRPr="004B6D6E">
        <w:rPr>
          <w:rFonts w:ascii="Times New Roman" w:hAnsi="Times New Roman"/>
          <w:sz w:val="22"/>
          <w:szCs w:val="22"/>
        </w:rPr>
        <w:t>переменную</w:t>
      </w:r>
      <w:r w:rsidRPr="00E05758">
        <w:rPr>
          <w:rFonts w:ascii="Times New Roman" w:hAnsi="Times New Roman" w:cs="Times New Roman"/>
          <w:sz w:val="22"/>
          <w:szCs w:val="22"/>
        </w:rPr>
        <w:t xml:space="preserve"> х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E05758">
        <w:rPr>
          <w:rFonts w:ascii="Times New Roman" w:hAnsi="Times New Roman" w:cs="Times New Roman"/>
          <w:sz w:val="22"/>
          <w:szCs w:val="22"/>
        </w:rPr>
        <w:t xml:space="preserve"> выведем из базиса, а х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z w:val="22"/>
          <w:szCs w:val="22"/>
        </w:rPr>
        <w:t xml:space="preserve"> введем в базис;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3) </w:t>
      </w:r>
      <w:r w:rsidRPr="004B6D6E">
        <w:rPr>
          <w:rFonts w:ascii="Times New Roman" w:hAnsi="Times New Roman"/>
          <w:sz w:val="22"/>
          <w:szCs w:val="22"/>
        </w:rPr>
        <w:t>разрешающую</w:t>
      </w:r>
      <w:r w:rsidRPr="00E05758">
        <w:rPr>
          <w:rFonts w:ascii="Times New Roman" w:hAnsi="Times New Roman" w:cs="Times New Roman"/>
          <w:sz w:val="22"/>
          <w:szCs w:val="22"/>
        </w:rPr>
        <w:t xml:space="preserve"> строку делим на разрешающий элемент;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4) </w:t>
      </w:r>
      <w:r w:rsidRPr="004B6D6E">
        <w:rPr>
          <w:rFonts w:ascii="Times New Roman" w:hAnsi="Times New Roman"/>
          <w:sz w:val="22"/>
          <w:szCs w:val="22"/>
        </w:rPr>
        <w:t>элементы</w:t>
      </w:r>
      <w:r w:rsidRPr="00E05758">
        <w:rPr>
          <w:rFonts w:ascii="Times New Roman" w:hAnsi="Times New Roman" w:cs="Times New Roman"/>
          <w:sz w:val="22"/>
          <w:szCs w:val="22"/>
        </w:rPr>
        <w:t xml:space="preserve"> разрешающего столбца заполняем нулями;</w:t>
      </w:r>
    </w:p>
    <w:p w:rsidR="00907DB4" w:rsidRDefault="00E05758" w:rsidP="00907DB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5) остальные элементы пересчитываем по правилу прям</w:t>
      </w:r>
      <w:r w:rsidRPr="00E05758">
        <w:rPr>
          <w:rFonts w:ascii="Times New Roman" w:hAnsi="Times New Roman"/>
          <w:sz w:val="22"/>
          <w:szCs w:val="22"/>
        </w:rPr>
        <w:t>о</w:t>
      </w:r>
      <w:r w:rsidRPr="00E05758">
        <w:rPr>
          <w:rFonts w:ascii="Times New Roman" w:hAnsi="Times New Roman"/>
          <w:sz w:val="22"/>
          <w:szCs w:val="22"/>
        </w:rPr>
        <w:t>угольника и делим на разрешающий элемент.</w:t>
      </w:r>
    </w:p>
    <w:p w:rsidR="00E05758" w:rsidRPr="00E05758" w:rsidRDefault="00E05758" w:rsidP="00907DB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Делаем контрольные проверки:</w:t>
      </w:r>
    </w:p>
    <w:p w:rsidR="00E05758" w:rsidRPr="00E05758" w:rsidRDefault="00C83E51" w:rsidP="00E05758">
      <w:pPr>
        <w:widowControl/>
        <w:shd w:val="clear" w:color="auto" w:fill="FFFFFF"/>
        <w:autoSpaceDE/>
        <w:autoSpaceDN/>
        <w:adjustRightInd/>
        <w:spacing w:line="264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12"/>
          <w:sz w:val="22"/>
          <w:szCs w:val="22"/>
        </w:rPr>
        <w:lastRenderedPageBreak/>
        <w:pict>
          <v:shape id="_x0000_i1441" type="#_x0000_t75" style="width:23.4pt;height:15.9pt">
            <v:imagedata r:id="rId503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>14</w:t>
      </w:r>
      <w:r w:rsidR="004B6D6E">
        <w:rPr>
          <w:rFonts w:ascii="Times New Roman" w:hAnsi="Times New Roman" w:cs="Times New Roman"/>
          <w:sz w:val="22"/>
          <w:szCs w:val="22"/>
        </w:rPr>
        <w:t xml:space="preserve">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4B6D6E">
        <w:rPr>
          <w:rFonts w:ascii="Calibri" w:hAnsi="Calibri" w:cs="Times New Roman"/>
          <w:sz w:val="22"/>
          <w:szCs w:val="22"/>
        </w:rPr>
        <w:t xml:space="preserve"> </w:t>
      </w:r>
      <w:r w:rsidR="00E05758" w:rsidRPr="00E05758">
        <w:rPr>
          <w:rFonts w:ascii="Times New Roman" w:hAnsi="Times New Roman" w:cs="Times New Roman"/>
          <w:sz w:val="22"/>
          <w:szCs w:val="22"/>
        </w:rPr>
        <w:t>5 + 2</w:t>
      </w:r>
      <w:r w:rsidR="00E05758" w:rsidRPr="00E05758">
        <w:rPr>
          <w:rFonts w:ascii="Times New Roman" w:hAnsi="Times New Roman" w:cs="Times New Roman"/>
          <w:sz w:val="22"/>
          <w:szCs w:val="22"/>
        </w:rPr>
        <w:sym w:font="Symbol" w:char="F0D7"/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16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1</w:t>
      </w:r>
      <w:r w:rsidR="00E05758" w:rsidRPr="00E05758">
        <w:rPr>
          <w:rFonts w:ascii="Times New Roman" w:hAnsi="Times New Roman" w:cs="Times New Roman"/>
          <w:sz w:val="22"/>
          <w:szCs w:val="22"/>
        </w:rPr>
        <w:sym w:font="Symbol" w:char="F0D7"/>
      </w:r>
      <w:r w:rsidR="00907DB4">
        <w:rPr>
          <w:rFonts w:ascii="Times New Roman" w:hAnsi="Times New Roman" w:cs="Times New Roman"/>
          <w:sz w:val="22"/>
          <w:szCs w:val="22"/>
        </w:rPr>
        <w:t xml:space="preserve"> 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40 = 62;  </w:t>
      </w:r>
      <w:r>
        <w:rPr>
          <w:rFonts w:ascii="Times New Roman" w:hAnsi="Times New Roman" w:cs="Times New Roman"/>
          <w:position w:val="-10"/>
          <w:sz w:val="22"/>
          <w:szCs w:val="22"/>
        </w:rPr>
        <w:pict>
          <v:shape id="_x0000_i1442" type="#_x0000_t75" style="width:24.3pt;height:16.85pt">
            <v:imagedata r:id="rId504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14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10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5 + 5 = 4;</w:t>
      </w:r>
    </w:p>
    <w:p w:rsidR="00E05758" w:rsidRPr="00E05758" w:rsidRDefault="00C83E51" w:rsidP="00E05758">
      <w:pPr>
        <w:widowControl/>
        <w:shd w:val="clear" w:color="auto" w:fill="FFFFFF"/>
        <w:autoSpaceDE/>
        <w:autoSpaceDN/>
        <w:adjustRightInd/>
        <w:spacing w:line="264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10"/>
          <w:sz w:val="22"/>
          <w:szCs w:val="22"/>
        </w:rPr>
        <w:pict>
          <v:shape id="_x0000_i1443" type="#_x0000_t75" style="width:19.65pt;height:14.05pt">
            <v:imagedata r:id="rId505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14 + 0 + 0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14 = 0;   </w:t>
      </w:r>
      <w:r w:rsidR="00D476BB" w:rsidRPr="007C7B24">
        <w:rPr>
          <w:rFonts w:ascii="Times New Roman" w:hAnsi="Times New Roman" w:cs="Times New Roman"/>
          <w:sz w:val="22"/>
          <w:szCs w:val="22"/>
        </w:rPr>
        <w:t xml:space="preserve">  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      </w:t>
      </w:r>
      <w:r>
        <w:rPr>
          <w:rFonts w:ascii="Times New Roman" w:hAnsi="Times New Roman" w:cs="Times New Roman"/>
          <w:position w:val="-12"/>
          <w:sz w:val="22"/>
          <w:szCs w:val="22"/>
        </w:rPr>
        <w:pict>
          <v:shape id="_x0000_i1444" type="#_x0000_t75" style="width:23.4pt;height:16.85pt">
            <v:imagedata r:id="rId506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0 + 2 + 0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2 = 0;</w:t>
      </w:r>
    </w:p>
    <w:p w:rsidR="00E05758" w:rsidRPr="00E05758" w:rsidRDefault="00C83E51" w:rsidP="00E05758">
      <w:pPr>
        <w:widowControl/>
        <w:shd w:val="clear" w:color="auto" w:fill="FFFFFF"/>
        <w:autoSpaceDE/>
        <w:autoSpaceDN/>
        <w:adjustRightInd/>
        <w:spacing w:line="264" w:lineRule="auto"/>
        <w:jc w:val="both"/>
        <w:rPr>
          <w:rFonts w:ascii="Times New Roman" w:hAnsi="Times New Roman" w:cs="Times New Roman"/>
          <w:sz w:val="22"/>
          <w:szCs w:val="22"/>
          <w:vertAlign w:val="subscript"/>
        </w:rPr>
      </w:pPr>
      <w:r>
        <w:rPr>
          <w:rFonts w:ascii="Times New Roman" w:hAnsi="Times New Roman" w:cs="Times New Roman"/>
          <w:position w:val="-10"/>
          <w:sz w:val="22"/>
          <w:szCs w:val="22"/>
        </w:rPr>
        <w:pict>
          <v:shape id="_x0000_i1445" type="#_x0000_t75" style="width:22.45pt;height:14.95pt">
            <v:imagedata r:id="rId507" o:title=""/>
          </v:shape>
        </w:pic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0 + 0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1 + 1 = 0;           </w:t>
      </w:r>
      <w:r w:rsidR="00D476BB" w:rsidRPr="007C7B24">
        <w:rPr>
          <w:rFonts w:ascii="Times New Roman" w:hAnsi="Times New Roman" w:cs="Times New Roman"/>
          <w:sz w:val="22"/>
          <w:szCs w:val="22"/>
        </w:rPr>
        <w:t xml:space="preserve">  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position w:val="-12"/>
          <w:sz w:val="22"/>
          <w:szCs w:val="22"/>
        </w:rPr>
        <w:pict>
          <v:shape id="_x0000_i1446" type="#_x0000_t75" style="width:23.4pt;height:16.85pt">
            <v:imagedata r:id="rId508" o:title=""/>
          </v:shape>
        </w:pic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4B6D6E">
        <w:rPr>
          <w:rFonts w:ascii="Calibri" w:hAnsi="Calibri" w:cs="Times New Roman"/>
          <w:sz w:val="22"/>
          <w:szCs w:val="22"/>
        </w:rPr>
        <w:t xml:space="preserve"> 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14 + 16 + 1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E05758" w:rsidRPr="00E05758">
        <w:rPr>
          <w:rFonts w:ascii="Times New Roman" w:hAnsi="Times New Roman" w:cs="Times New Roman"/>
          <w:sz w:val="22"/>
          <w:szCs w:val="22"/>
        </w:rPr>
        <w:t xml:space="preserve"> 8 = </w:t>
      </w:r>
      <w:r w:rsidR="004B6D6E" w:rsidRPr="00E05758">
        <w:rPr>
          <w:rFonts w:ascii="Times" w:hAnsi="Times" w:cs="Times New Roman"/>
          <w:sz w:val="22"/>
          <w:szCs w:val="22"/>
        </w:rPr>
        <w:t>–</w:t>
      </w:r>
      <w:r w:rsidR="004B6D6E">
        <w:rPr>
          <w:rFonts w:ascii="Calibri" w:hAnsi="Calibri" w:cs="Times New Roman"/>
          <w:sz w:val="22"/>
          <w:szCs w:val="22"/>
        </w:rPr>
        <w:t xml:space="preserve"> </w:t>
      </w:r>
      <w:r w:rsidR="00E05758" w:rsidRPr="00E05758">
        <w:rPr>
          <w:rFonts w:ascii="Times New Roman" w:hAnsi="Times New Roman" w:cs="Times New Roman"/>
          <w:sz w:val="22"/>
          <w:szCs w:val="22"/>
        </w:rPr>
        <w:t>5 &lt; 0.</w:t>
      </w:r>
    </w:p>
    <w:p w:rsidR="00E05758" w:rsidRPr="00E05758" w:rsidRDefault="00E05758" w:rsidP="00E05758">
      <w:pPr>
        <w:widowControl/>
        <w:shd w:val="clear" w:color="auto" w:fill="FFFFFF"/>
        <w:autoSpaceDE/>
        <w:autoSpaceDN/>
        <w:adjustRightInd/>
        <w:spacing w:line="264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Так как существует отрицательная оценка </w:t>
      </w:r>
      <w:r w:rsidRPr="00E05758">
        <w:rPr>
          <w:rFonts w:ascii="Times" w:hAnsi="Times" w:cs="Times New Roman"/>
          <w:spacing w:val="-2"/>
          <w:sz w:val="22"/>
          <w:szCs w:val="22"/>
        </w:rPr>
        <w:t>∆</w:t>
      </w:r>
      <w:r w:rsidRPr="00E05758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5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= </w:t>
      </w:r>
      <w:r w:rsidR="00D476BB" w:rsidRPr="00E05758">
        <w:rPr>
          <w:rFonts w:ascii="Times" w:hAnsi="Times" w:cs="Times New Roman"/>
          <w:sz w:val="22"/>
          <w:szCs w:val="22"/>
        </w:rPr>
        <w:t>–</w:t>
      </w:r>
      <w:r w:rsidR="00D476BB" w:rsidRPr="007C7B24">
        <w:rPr>
          <w:rFonts w:ascii="Times" w:hAnsi="Times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5, план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447" type="#_x0000_t75" style="width:15.9pt;height:16.85pt">
            <v:imagedata r:id="rId509" o:title=""/>
          </v:shape>
        </w:pic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= (5; 0; 16; 40; 0)</w:t>
      </w:r>
      <w:r w:rsidRPr="00E05758">
        <w:rPr>
          <w:rFonts w:ascii="Times New Roman" w:hAnsi="Times New Roman" w:cs="Times New Roman"/>
          <w:sz w:val="22"/>
          <w:szCs w:val="22"/>
        </w:rPr>
        <w:t xml:space="preserve"> не оптимальный, Z(x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E05758">
        <w:rPr>
          <w:rFonts w:ascii="Times New Roman" w:hAnsi="Times New Roman" w:cs="Times New Roman"/>
          <w:sz w:val="22"/>
          <w:szCs w:val="22"/>
        </w:rPr>
        <w:t xml:space="preserve">) = 62 &gt; </w:t>
      </w:r>
      <w:r w:rsidRPr="00E05758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E05758">
        <w:rPr>
          <w:rFonts w:ascii="Times New Roman" w:hAnsi="Times New Roman" w:cs="Times New Roman"/>
          <w:sz w:val="22"/>
          <w:szCs w:val="22"/>
        </w:rPr>
        <w:t xml:space="preserve"> (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448" type="#_x0000_t75" style="width:12.15pt;height:16.85pt">
            <v:imagedata r:id="rId510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>)</w:t>
      </w:r>
      <w:r w:rsidR="00D476BB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z w:val="22"/>
          <w:szCs w:val="22"/>
        </w:rPr>
        <w:t>=</w:t>
      </w:r>
      <w:r w:rsidR="00D476BB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z w:val="22"/>
          <w:szCs w:val="22"/>
        </w:rPr>
        <w:t>42.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b/>
          <w:sz w:val="22"/>
          <w:szCs w:val="22"/>
        </w:rPr>
        <w:t xml:space="preserve">2 </w:t>
      </w:r>
      <w:r w:rsidRPr="004B6D6E">
        <w:rPr>
          <w:rFonts w:ascii="Times New Roman" w:hAnsi="Times New Roman"/>
          <w:b/>
          <w:sz w:val="22"/>
          <w:szCs w:val="22"/>
        </w:rPr>
        <w:t>итерация</w:t>
      </w:r>
      <w:r w:rsidRPr="00E05758">
        <w:rPr>
          <w:rFonts w:ascii="Times New Roman" w:hAnsi="Times New Roman" w:cs="Times New Roman"/>
          <w:sz w:val="22"/>
          <w:szCs w:val="22"/>
        </w:rPr>
        <w:t xml:space="preserve">: 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1) </w:t>
      </w:r>
      <w:r w:rsidRPr="004B6D6E">
        <w:rPr>
          <w:rFonts w:ascii="Times New Roman" w:hAnsi="Times New Roman"/>
          <w:sz w:val="22"/>
          <w:szCs w:val="22"/>
        </w:rPr>
        <w:t>разрешающий</w:t>
      </w:r>
      <w:r w:rsidRPr="00E05758">
        <w:rPr>
          <w:rFonts w:ascii="Times New Roman" w:hAnsi="Times New Roman" w:cs="Times New Roman"/>
          <w:sz w:val="22"/>
          <w:szCs w:val="22"/>
        </w:rPr>
        <w:t xml:space="preserve"> столбец 5</w:t>
      </w:r>
      <w:r w:rsidR="004B6D6E">
        <w:rPr>
          <w:rFonts w:ascii="Times New Roman" w:hAnsi="Times New Roman" w:cs="Times New Roman"/>
          <w:sz w:val="22"/>
          <w:szCs w:val="22"/>
        </w:rPr>
        <w:t>,</w:t>
      </w:r>
      <w:r w:rsidRPr="00E05758">
        <w:rPr>
          <w:rFonts w:ascii="Times New Roman" w:hAnsi="Times New Roman" w:cs="Times New Roman"/>
          <w:sz w:val="22"/>
          <w:szCs w:val="22"/>
        </w:rPr>
        <w:t xml:space="preserve"> переменн</w:t>
      </w:r>
      <w:r w:rsidR="004B6D6E">
        <w:rPr>
          <w:rFonts w:ascii="Times New Roman" w:hAnsi="Times New Roman" w:cs="Times New Roman"/>
          <w:sz w:val="22"/>
          <w:szCs w:val="22"/>
        </w:rPr>
        <w:t>ую</w:t>
      </w:r>
      <w:r w:rsidRPr="00E05758">
        <w:rPr>
          <w:rFonts w:ascii="Times New Roman" w:hAnsi="Times New Roman" w:cs="Times New Roman"/>
          <w:sz w:val="22"/>
          <w:szCs w:val="22"/>
        </w:rPr>
        <w:t>. х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E05758">
        <w:rPr>
          <w:rFonts w:ascii="Times New Roman" w:hAnsi="Times New Roman" w:cs="Times New Roman"/>
          <w:sz w:val="22"/>
          <w:szCs w:val="22"/>
        </w:rPr>
        <w:t xml:space="preserve"> ,будем вводить в базис.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2) </w:t>
      </w:r>
      <w:r w:rsidRPr="004B6D6E">
        <w:rPr>
          <w:rFonts w:ascii="Times New Roman" w:hAnsi="Times New Roman"/>
          <w:sz w:val="22"/>
          <w:szCs w:val="22"/>
        </w:rPr>
        <w:t>определяем</w:t>
      </w:r>
      <w:r w:rsidRPr="00E05758">
        <w:rPr>
          <w:rFonts w:ascii="Times New Roman" w:hAnsi="Times New Roman" w:cs="Times New Roman"/>
          <w:sz w:val="22"/>
          <w:szCs w:val="22"/>
        </w:rPr>
        <w:t xml:space="preserve"> разрешающую строку: min симплексное отн</w:t>
      </w:r>
      <w:r w:rsidRPr="00E05758">
        <w:rPr>
          <w:rFonts w:ascii="Times New Roman" w:hAnsi="Times New Roman" w:cs="Times New Roman"/>
          <w:sz w:val="22"/>
          <w:szCs w:val="22"/>
        </w:rPr>
        <w:t>о</w:t>
      </w:r>
      <w:r w:rsidRPr="00E05758">
        <w:rPr>
          <w:rFonts w:ascii="Times New Roman" w:hAnsi="Times New Roman" w:cs="Times New Roman"/>
          <w:sz w:val="22"/>
          <w:szCs w:val="22"/>
        </w:rPr>
        <w:t xml:space="preserve">шение </w:t>
      </w:r>
      <w:r w:rsidR="00C83E51">
        <w:rPr>
          <w:rFonts w:ascii="Times New Roman" w:hAnsi="Times New Roman" w:cs="Times New Roman"/>
          <w:position w:val="-30"/>
          <w:sz w:val="22"/>
          <w:szCs w:val="22"/>
        </w:rPr>
        <w:pict>
          <v:shape id="_x0000_i1449" type="#_x0000_t75" style="width:29.9pt;height:29pt">
            <v:imagedata r:id="rId511" o:title=""/>
          </v:shape>
        </w:pict>
      </w:r>
      <w:r w:rsidR="00C83E51">
        <w:rPr>
          <w:rFonts w:ascii="Times New Roman" w:hAnsi="Times New Roman" w:cs="Times New Roman"/>
          <w:position w:val="-32"/>
          <w:sz w:val="22"/>
          <w:szCs w:val="22"/>
        </w:rPr>
        <w:pict>
          <v:shape id="_x0000_i1450" type="#_x0000_t75" style="width:26.2pt;height:29.9pt">
            <v:imagedata r:id="rId512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position w:val="-8"/>
          <w:sz w:val="22"/>
          <w:szCs w:val="22"/>
        </w:rPr>
        <w:t>=</w: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24"/>
          <w:sz w:val="22"/>
          <w:szCs w:val="22"/>
        </w:rPr>
        <w:pict>
          <v:shape id="_x0000_i1451" type="#_x0000_t75" style="width:13.1pt;height:25.25pt">
            <v:imagedata r:id="rId513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position w:val="-8"/>
          <w:sz w:val="22"/>
          <w:szCs w:val="22"/>
        </w:rPr>
        <w:t>= 2 соответствует 2-ой строке, значит п</w:t>
      </w:r>
      <w:r w:rsidRPr="00E05758">
        <w:rPr>
          <w:rFonts w:ascii="Times New Roman" w:hAnsi="Times New Roman" w:cs="Times New Roman"/>
          <w:position w:val="-8"/>
          <w:sz w:val="22"/>
          <w:szCs w:val="22"/>
        </w:rPr>
        <w:t>е</w:t>
      </w:r>
      <w:r w:rsidRPr="00E05758">
        <w:rPr>
          <w:rFonts w:ascii="Times New Roman" w:hAnsi="Times New Roman" w:cs="Times New Roman"/>
          <w:position w:val="-8"/>
          <w:sz w:val="22"/>
          <w:szCs w:val="22"/>
        </w:rPr>
        <w:t>ременную х</w:t>
      </w:r>
      <w:r w:rsidRPr="00E05758">
        <w:rPr>
          <w:rFonts w:ascii="Times New Roman" w:hAnsi="Times New Roman" w:cs="Times New Roman"/>
          <w:position w:val="-8"/>
          <w:sz w:val="22"/>
          <w:szCs w:val="22"/>
          <w:vertAlign w:val="subscript"/>
        </w:rPr>
        <w:t>3</w:t>
      </w:r>
      <w:r w:rsidRPr="00E05758">
        <w:rPr>
          <w:rFonts w:ascii="Times New Roman" w:hAnsi="Times New Roman" w:cs="Times New Roman"/>
          <w:position w:val="-8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z w:val="22"/>
          <w:szCs w:val="22"/>
        </w:rPr>
        <w:t>выводим из базиса. Разрешающий элемент а</w:t>
      </w:r>
      <w:r w:rsidRPr="00E05758">
        <w:rPr>
          <w:rFonts w:ascii="Times New Roman" w:hAnsi="Times New Roman" w:cs="Times New Roman"/>
          <w:sz w:val="22"/>
          <w:szCs w:val="22"/>
          <w:vertAlign w:val="subscript"/>
        </w:rPr>
        <w:t>25</w:t>
      </w:r>
      <w:r w:rsidRPr="00E05758">
        <w:rPr>
          <w:rFonts w:ascii="Times New Roman" w:hAnsi="Times New Roman" w:cs="Times New Roman"/>
          <w:sz w:val="22"/>
          <w:szCs w:val="22"/>
        </w:rPr>
        <w:t xml:space="preserve"> = 8;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3) </w:t>
      </w:r>
      <w:r w:rsidRPr="004B6D6E">
        <w:rPr>
          <w:rFonts w:ascii="Times New Roman" w:hAnsi="Times New Roman"/>
          <w:sz w:val="22"/>
          <w:szCs w:val="22"/>
        </w:rPr>
        <w:t>разрешающую</w:t>
      </w:r>
      <w:r w:rsidRPr="00E05758">
        <w:rPr>
          <w:rFonts w:ascii="Times New Roman" w:hAnsi="Times New Roman" w:cs="Times New Roman"/>
          <w:sz w:val="22"/>
          <w:szCs w:val="22"/>
        </w:rPr>
        <w:t xml:space="preserve"> строку делим на 8;</w:t>
      </w:r>
    </w:p>
    <w:p w:rsidR="00E05758" w:rsidRPr="00E05758" w:rsidRDefault="00E05758" w:rsidP="004B6D6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4) в </w:t>
      </w:r>
      <w:r w:rsidRPr="004B6D6E">
        <w:rPr>
          <w:rFonts w:ascii="Times New Roman" w:hAnsi="Times New Roman"/>
          <w:sz w:val="22"/>
          <w:szCs w:val="22"/>
        </w:rPr>
        <w:t>разрешающем</w:t>
      </w:r>
      <w:r w:rsidRPr="00E05758">
        <w:rPr>
          <w:rFonts w:ascii="Times New Roman" w:hAnsi="Times New Roman" w:cs="Times New Roman"/>
          <w:sz w:val="22"/>
          <w:szCs w:val="22"/>
        </w:rPr>
        <w:t xml:space="preserve"> столбце проставляем нули;</w:t>
      </w:r>
    </w:p>
    <w:p w:rsidR="00E05758" w:rsidRPr="00E05758" w:rsidRDefault="00E05758" w:rsidP="00EB327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5) </w:t>
      </w:r>
      <w:r w:rsidRPr="00103444">
        <w:rPr>
          <w:rFonts w:ascii="Times New Roman" w:hAnsi="Times New Roman"/>
          <w:sz w:val="22"/>
          <w:szCs w:val="22"/>
        </w:rPr>
        <w:t>остальные</w:t>
      </w:r>
      <w:r w:rsidRPr="00E05758">
        <w:rPr>
          <w:rFonts w:ascii="Times New Roman" w:hAnsi="Times New Roman" w:cs="Times New Roman"/>
          <w:sz w:val="22"/>
          <w:szCs w:val="22"/>
        </w:rPr>
        <w:t xml:space="preserve"> элементы пересчитываем;</w:t>
      </w:r>
    </w:p>
    <w:p w:rsidR="00E05758" w:rsidRPr="00E05758" w:rsidRDefault="00E05758" w:rsidP="00EB327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E05758">
        <w:rPr>
          <w:rFonts w:ascii="Times New Roman" w:hAnsi="Times New Roman" w:cs="Times New Roman"/>
          <w:spacing w:val="-6"/>
          <w:sz w:val="22"/>
          <w:szCs w:val="22"/>
        </w:rPr>
        <w:t xml:space="preserve">6) </w:t>
      </w:r>
      <w:r w:rsidRPr="00103444">
        <w:rPr>
          <w:rFonts w:ascii="Times New Roman" w:hAnsi="Times New Roman"/>
          <w:sz w:val="22"/>
          <w:szCs w:val="22"/>
        </w:rPr>
        <w:t>делаем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контрольные проверки, так же как и в итерации 1, так как  все 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sym w:font="Symbol" w:char="F044"/>
      </w:r>
      <w:r w:rsidRPr="00E05758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sym w:font="Symbol" w:char="F0B3"/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0, опорный план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452" type="#_x0000_t75" style="width:17.75pt;height:16.85pt">
            <v:imagedata r:id="rId486" o:title=""/>
          </v:shape>
        </w:pic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E05758">
        <w:rPr>
          <w:rFonts w:ascii="Times" w:hAnsi="Times" w:cs="Times New Roman"/>
          <w:spacing w:val="-2"/>
          <w:sz w:val="22"/>
          <w:szCs w:val="22"/>
        </w:rPr>
        <w:t>–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оптимален</w:t>
      </w:r>
    </w:p>
    <w:p w:rsidR="00E05758" w:rsidRPr="00E05758" w:rsidRDefault="00E05758" w:rsidP="00EB327C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E05758">
        <w:rPr>
          <w:rFonts w:ascii="Times New Roman" w:hAnsi="Times New Roman" w:cs="Times New Roman"/>
          <w:spacing w:val="-2"/>
          <w:sz w:val="22"/>
          <w:szCs w:val="22"/>
        </w:rPr>
        <w:t>Ответ:</w:t>
      </w:r>
      <w:r w:rsidRPr="00E05758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4"/>
          <w:sz w:val="22"/>
          <w:szCs w:val="22"/>
        </w:rPr>
        <w:pict>
          <v:shape id="_x0000_i1453" type="#_x0000_t75" style="width:20.55pt;height:15.9pt">
            <v:imagedata r:id="rId514" o:title=""/>
          </v:shape>
        </w:pic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= (7; 0; 0; 42; 2), </w:t>
      </w:r>
      <w:r w:rsidRPr="00E05758">
        <w:rPr>
          <w:rFonts w:ascii="Times New Roman" w:hAnsi="Times New Roman" w:cs="Times New Roman"/>
          <w:spacing w:val="-2"/>
          <w:sz w:val="22"/>
          <w:szCs w:val="22"/>
          <w:lang w:val="en-US"/>
        </w:rPr>
        <w:t>Z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(</w:t>
      </w:r>
      <w:r w:rsidR="00C83E51">
        <w:rPr>
          <w:rFonts w:ascii="Times New Roman" w:hAnsi="Times New Roman" w:cs="Times New Roman"/>
          <w:position w:val="-4"/>
          <w:sz w:val="22"/>
          <w:szCs w:val="22"/>
        </w:rPr>
        <w:pict>
          <v:shape id="_x0000_i1454" type="#_x0000_t75" style="width:20.55pt;height:15.9pt">
            <v:imagedata r:id="rId515" o:title=""/>
          </v:shape>
        </w:pic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) = 72.</w:t>
      </w:r>
    </w:p>
    <w:p w:rsidR="00E05758" w:rsidRPr="00E05758" w:rsidRDefault="00E05758" w:rsidP="00EB327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i/>
          <w:sz w:val="22"/>
          <w:szCs w:val="22"/>
        </w:rPr>
        <w:t>Пример</w:t>
      </w:r>
      <w:r w:rsidR="000D51EA" w:rsidRPr="007C7B24">
        <w:rPr>
          <w:rFonts w:ascii="Times New Roman" w:hAnsi="Times New Roman" w:cs="Times New Roman"/>
          <w:i/>
          <w:sz w:val="22"/>
          <w:szCs w:val="22"/>
        </w:rPr>
        <w:t xml:space="preserve"> 1</w:t>
      </w:r>
      <w:r w:rsidR="00117CAF">
        <w:rPr>
          <w:rFonts w:ascii="Times New Roman" w:hAnsi="Times New Roman" w:cs="Times New Roman"/>
          <w:i/>
          <w:sz w:val="22"/>
          <w:szCs w:val="22"/>
        </w:rPr>
        <w:t>1</w:t>
      </w:r>
      <w:r w:rsidRPr="00E05758">
        <w:rPr>
          <w:rFonts w:ascii="Times New Roman" w:hAnsi="Times New Roman" w:cs="Times New Roman"/>
          <w:sz w:val="22"/>
          <w:szCs w:val="22"/>
        </w:rPr>
        <w:t xml:space="preserve">. </w:t>
      </w:r>
      <w:r w:rsidRPr="00103444">
        <w:rPr>
          <w:rFonts w:ascii="Times New Roman" w:hAnsi="Times New Roman"/>
          <w:sz w:val="22"/>
          <w:szCs w:val="22"/>
        </w:rPr>
        <w:t>Решить</w:t>
      </w:r>
      <w:r w:rsidRPr="00E05758">
        <w:rPr>
          <w:rFonts w:ascii="Times New Roman" w:hAnsi="Times New Roman" w:cs="Times New Roman"/>
          <w:sz w:val="22"/>
          <w:szCs w:val="22"/>
        </w:rPr>
        <w:t xml:space="preserve"> М-задачу линейного программирования:</w:t>
      </w:r>
    </w:p>
    <w:p w:rsidR="00E05758" w:rsidRPr="00E05758" w:rsidRDefault="00E05758" w:rsidP="00EB327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103444">
        <w:rPr>
          <w:rFonts w:ascii="Times New Roman" w:hAnsi="Times New Roman"/>
          <w:sz w:val="22"/>
          <w:szCs w:val="22"/>
        </w:rPr>
        <w:t>Найти</w:t>
      </w:r>
      <w:r w:rsidRPr="00103444">
        <w:rPr>
          <w:rFonts w:ascii="Times New Roman" w:hAnsi="Times New Roman" w:cs="Times New Roman"/>
          <w:sz w:val="22"/>
          <w:szCs w:val="22"/>
        </w:rPr>
        <w:t xml:space="preserve">: </w:t>
      </w:r>
      <w:r w:rsidRPr="00103444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103444">
        <w:rPr>
          <w:rFonts w:ascii="Times New Roman" w:hAnsi="Times New Roman" w:cs="Times New Roman"/>
          <w:sz w:val="22"/>
          <w:szCs w:val="22"/>
        </w:rPr>
        <w:t xml:space="preserve"> </w:t>
      </w:r>
      <w:r w:rsidRPr="00103444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103444">
        <w:rPr>
          <w:rFonts w:ascii="Times New Roman" w:hAnsi="Times New Roman" w:cs="Times New Roman"/>
          <w:sz w:val="22"/>
          <w:szCs w:val="22"/>
        </w:rPr>
        <w:t xml:space="preserve"> = 3</w:t>
      </w:r>
      <w:r w:rsidRPr="00103444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103444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103444">
        <w:rPr>
          <w:rFonts w:ascii="Times New Roman" w:hAnsi="Times New Roman" w:cs="Times New Roman"/>
          <w:sz w:val="22"/>
          <w:szCs w:val="22"/>
        </w:rPr>
        <w:t xml:space="preserve"> + 2х</w:t>
      </w:r>
      <w:r w:rsidRPr="00103444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103444">
        <w:rPr>
          <w:rFonts w:ascii="Times New Roman" w:hAnsi="Times New Roman" w:cs="Times New Roman"/>
          <w:sz w:val="22"/>
          <w:szCs w:val="22"/>
        </w:rPr>
        <w:t xml:space="preserve"> + 3х</w:t>
      </w:r>
      <w:r w:rsidRPr="00103444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103444">
        <w:rPr>
          <w:rFonts w:ascii="Times New Roman" w:hAnsi="Times New Roman" w:cs="Times New Roman"/>
          <w:sz w:val="22"/>
          <w:szCs w:val="22"/>
        </w:rPr>
        <w:t xml:space="preserve">, если </w:t>
      </w:r>
      <w:r w:rsidR="00C83E51">
        <w:rPr>
          <w:rFonts w:ascii="Times New Roman" w:hAnsi="Times New Roman" w:cs="Times New Roman"/>
          <w:position w:val="-68"/>
          <w:sz w:val="22"/>
          <w:szCs w:val="22"/>
        </w:rPr>
        <w:pict>
          <v:shape id="_x0000_i1455" type="#_x0000_t75" style="width:91.65pt;height:62.65pt">
            <v:imagedata r:id="rId516" o:title=""/>
          </v:shape>
        </w:pict>
      </w:r>
    </w:p>
    <w:p w:rsidR="00E05758" w:rsidRPr="002764D4" w:rsidRDefault="002764D4" w:rsidP="00EB327C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>Решение:</w:t>
      </w:r>
    </w:p>
    <w:p w:rsidR="00E05758" w:rsidRPr="007C7B24" w:rsidRDefault="00E05758" w:rsidP="00EB327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103444">
        <w:rPr>
          <w:rFonts w:ascii="Times New Roman" w:hAnsi="Times New Roman"/>
          <w:sz w:val="22"/>
          <w:szCs w:val="22"/>
        </w:rPr>
        <w:t>Сведем</w:t>
      </w:r>
      <w:r w:rsidRPr="00E05758">
        <w:rPr>
          <w:rFonts w:ascii="Times New Roman" w:hAnsi="Times New Roman" w:cs="Times New Roman"/>
          <w:sz w:val="22"/>
          <w:szCs w:val="22"/>
        </w:rPr>
        <w:t xml:space="preserve"> задачу к каноническому виду и введем искусственные переменные </w:t>
      </w:r>
      <w:r w:rsidR="00C83E51">
        <w:rPr>
          <w:rFonts w:ascii="Times New Roman" w:hAnsi="Times New Roman" w:cs="Times New Roman"/>
          <w:position w:val="-10"/>
          <w:sz w:val="24"/>
          <w:szCs w:val="24"/>
        </w:rPr>
        <w:pict>
          <v:shape id="_x0000_i1456" type="#_x0000_t75" style="width:14.05pt;height:16.85pt">
            <v:imagedata r:id="rId517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 xml:space="preserve"> и </w:t>
      </w:r>
      <w:r w:rsidR="00C83E51">
        <w:rPr>
          <w:rFonts w:ascii="Times New Roman" w:hAnsi="Times New Roman" w:cs="Times New Roman"/>
          <w:position w:val="-10"/>
          <w:sz w:val="24"/>
          <w:szCs w:val="24"/>
        </w:rPr>
        <w:pict>
          <v:shape id="_x0000_i1457" type="#_x0000_t75" style="width:14.95pt;height:16.85pt">
            <v:imagedata r:id="rId518" o:title=""/>
          </v:shape>
        </w:pict>
      </w:r>
      <w:r w:rsidRPr="00E05758">
        <w:rPr>
          <w:rFonts w:ascii="Times New Roman" w:hAnsi="Times New Roman" w:cs="Times New Roman"/>
          <w:sz w:val="22"/>
          <w:szCs w:val="22"/>
        </w:rPr>
        <w:t>:</w:t>
      </w:r>
    </w:p>
    <w:p w:rsidR="00D476BB" w:rsidRPr="00D476BB" w:rsidRDefault="00D476BB" w:rsidP="00EB327C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D476BB">
        <w:rPr>
          <w:rFonts w:ascii="Times New Roman" w:hAnsi="Times New Roman"/>
          <w:position w:val="-10"/>
          <w:sz w:val="22"/>
          <w:szCs w:val="22"/>
        </w:rPr>
        <w:object w:dxaOrig="180" w:dyaOrig="340">
          <v:shape id="_x0000_i1458" type="#_x0000_t75" style="width:8.4pt;height:15.9pt" o:ole="">
            <v:imagedata r:id="rId519" o:title=""/>
          </v:shape>
          <o:OLEObject Type="Embed" ProgID="Equation.3" ShapeID="_x0000_i1458" DrawAspect="Content" ObjectID="_1698740737" r:id="rId520"/>
        </w:object>
      </w:r>
      <w:r w:rsidR="00103444" w:rsidRPr="00103444">
        <w:rPr>
          <w:rFonts w:ascii="Times New Roman" w:hAnsi="Times New Roman"/>
          <w:position w:val="-54"/>
          <w:sz w:val="22"/>
          <w:szCs w:val="22"/>
        </w:rPr>
        <w:object w:dxaOrig="7140" w:dyaOrig="1200">
          <v:shape id="_x0000_i1459" type="#_x0000_t75" style="width:301.1pt;height:57.95pt" o:ole="">
            <v:imagedata r:id="rId521" o:title=""/>
          </v:shape>
          <o:OLEObject Type="Embed" ProgID="Equation.3" ShapeID="_x0000_i1459" DrawAspect="Content" ObjectID="_1698740738" r:id="rId522"/>
        </w:object>
      </w:r>
    </w:p>
    <w:p w:rsidR="00E05758" w:rsidRPr="00E05758" w:rsidRDefault="00E05758" w:rsidP="00EB327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lastRenderedPageBreak/>
        <w:t>Занесем условие М-задачи в симплексную таблицу (индек</w:t>
      </w:r>
      <w:r w:rsidRPr="00E05758">
        <w:rPr>
          <w:rFonts w:ascii="Times New Roman" w:hAnsi="Times New Roman"/>
          <w:sz w:val="22"/>
          <w:szCs w:val="22"/>
        </w:rPr>
        <w:t>с</w:t>
      </w:r>
      <w:r w:rsidRPr="00E05758">
        <w:rPr>
          <w:rFonts w:ascii="Times New Roman" w:hAnsi="Times New Roman"/>
          <w:sz w:val="22"/>
          <w:szCs w:val="22"/>
        </w:rPr>
        <w:t xml:space="preserve">ную строку записываем в две строки: в первой </w:t>
      </w:r>
      <w:r w:rsidRPr="00E05758">
        <w:rPr>
          <w:rFonts w:ascii="Times" w:hAnsi="Times"/>
          <w:sz w:val="22"/>
          <w:szCs w:val="22"/>
        </w:rPr>
        <w:t>–</w:t>
      </w:r>
      <w:r w:rsidRPr="00E05758">
        <w:rPr>
          <w:rFonts w:ascii="Times New Roman" w:hAnsi="Times New Roman"/>
          <w:sz w:val="22"/>
          <w:szCs w:val="22"/>
        </w:rPr>
        <w:t xml:space="preserve"> слагаемые без М, во второй </w:t>
      </w:r>
      <w:r w:rsidRPr="00E05758">
        <w:rPr>
          <w:rFonts w:ascii="Times" w:hAnsi="Times"/>
          <w:sz w:val="22"/>
          <w:szCs w:val="22"/>
        </w:rPr>
        <w:t>–</w:t>
      </w:r>
      <w:r w:rsidR="000D51EA">
        <w:rPr>
          <w:rFonts w:ascii="Times New Roman" w:hAnsi="Times New Roman"/>
          <w:sz w:val="22"/>
          <w:szCs w:val="22"/>
        </w:rPr>
        <w:t xml:space="preserve"> слагаемые с М) (табл. </w:t>
      </w:r>
      <w:r w:rsidR="00117CAF">
        <w:rPr>
          <w:rFonts w:ascii="Times New Roman" w:hAnsi="Times New Roman"/>
          <w:sz w:val="22"/>
          <w:szCs w:val="22"/>
        </w:rPr>
        <w:t>20</w:t>
      </w:r>
      <w:r w:rsidRPr="00E05758">
        <w:rPr>
          <w:rFonts w:ascii="Times New Roman" w:hAnsi="Times New Roman"/>
          <w:sz w:val="22"/>
          <w:szCs w:val="22"/>
        </w:rPr>
        <w:t>).</w:t>
      </w:r>
    </w:p>
    <w:p w:rsidR="00E05758" w:rsidRPr="000D51EA" w:rsidRDefault="000D51EA" w:rsidP="00103444">
      <w:pPr>
        <w:shd w:val="clear" w:color="auto" w:fill="FFFFFF"/>
        <w:spacing w:line="230" w:lineRule="auto"/>
        <w:jc w:val="right"/>
        <w:rPr>
          <w:rFonts w:ascii="Times New Roman" w:hAnsi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 xml:space="preserve">Таблица </w:t>
      </w:r>
      <w:r w:rsidR="00117CAF">
        <w:rPr>
          <w:rFonts w:ascii="Times New Roman" w:hAnsi="Times New Roman"/>
          <w:sz w:val="22"/>
          <w:szCs w:val="22"/>
        </w:rPr>
        <w:t>20</w:t>
      </w:r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"/>
        <w:gridCol w:w="22"/>
        <w:gridCol w:w="454"/>
        <w:gridCol w:w="67"/>
        <w:gridCol w:w="302"/>
        <w:gridCol w:w="476"/>
        <w:gridCol w:w="495"/>
        <w:gridCol w:w="636"/>
        <w:gridCol w:w="471"/>
        <w:gridCol w:w="434"/>
        <w:gridCol w:w="519"/>
        <w:gridCol w:w="510"/>
        <w:gridCol w:w="340"/>
        <w:gridCol w:w="453"/>
        <w:gridCol w:w="887"/>
      </w:tblGrid>
      <w:tr w:rsidR="00E05758" w:rsidRPr="00E05758">
        <w:trPr>
          <w:cantSplit/>
          <w:trHeight w:val="270"/>
        </w:trPr>
        <w:tc>
          <w:tcPr>
            <w:tcW w:w="222" w:type="pct"/>
            <w:gridSpan w:val="2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№</w:t>
            </w:r>
          </w:p>
        </w:tc>
        <w:tc>
          <w:tcPr>
            <w:tcW w:w="359" w:type="pct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БП</w:t>
            </w:r>
          </w:p>
        </w:tc>
        <w:tc>
          <w:tcPr>
            <w:tcW w:w="292" w:type="pct"/>
            <w:gridSpan w:val="2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С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Б</w:t>
            </w:r>
          </w:p>
        </w:tc>
        <w:tc>
          <w:tcPr>
            <w:tcW w:w="376" w:type="pct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6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sym w:font="Symbol" w:char="F077"/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sym w:font="Symbol" w:char="F077"/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1" w:type="pct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   Q</w:t>
            </w:r>
          </w:p>
        </w:tc>
      </w:tr>
      <w:tr w:rsidR="00E05758" w:rsidRPr="00E05758">
        <w:trPr>
          <w:cantSplit/>
          <w:trHeight w:val="172"/>
        </w:trPr>
        <w:tc>
          <w:tcPr>
            <w:tcW w:w="222" w:type="pct"/>
            <w:gridSpan w:val="2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59" w:type="pct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92" w:type="pct"/>
            <w:gridSpan w:val="2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76" w:type="pct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M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M</w:t>
            </w:r>
          </w:p>
        </w:tc>
        <w:tc>
          <w:tcPr>
            <w:tcW w:w="701" w:type="pct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727"/>
        </w:trPr>
        <w:tc>
          <w:tcPr>
            <w:tcW w:w="222" w:type="pct"/>
            <w:gridSpan w:val="2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5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4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sym w:font="Symbol" w:char="F077"/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sym w:font="Symbol" w:char="F077"/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292" w:type="pct"/>
            <w:gridSpan w:val="2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М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М</w:t>
            </w:r>
          </w:p>
        </w:tc>
        <w:tc>
          <w:tcPr>
            <w:tcW w:w="376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2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8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2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3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[8]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2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  <w:p w:rsidR="00E05758" w:rsidRPr="00E05758" w:rsidRDefault="00EB327C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  <w:p w:rsidR="00E05758" w:rsidRPr="00E05758" w:rsidRDefault="00EB327C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70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2/1</w:t>
            </w:r>
            <w:r w:rsidRPr="00E05758"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=</w:t>
            </w:r>
            <w:r w:rsidRPr="00E05758"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2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8/8</w:t>
            </w:r>
            <w:r w:rsidRPr="00E05758"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=</w:t>
            </w:r>
            <w:r w:rsidRPr="00E05758"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[1]</w: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E05758" w:rsidRPr="00E05758">
        <w:trPr>
          <w:cantSplit/>
          <w:trHeight w:val="266"/>
        </w:trPr>
        <w:tc>
          <w:tcPr>
            <w:tcW w:w="222" w:type="pct"/>
            <w:gridSpan w:val="2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51" w:type="pct"/>
            <w:gridSpan w:val="3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C83E51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position w:val="-16"/>
                <w:sz w:val="18"/>
                <w:szCs w:val="18"/>
              </w:rPr>
              <w:pict>
                <v:shape id="_x0000_i1460" type="#_x0000_t75" style="width:25.25pt;height:12.15pt">
                  <v:imagedata r:id="rId523" o:title=""/>
                </v:shape>
              </w:pict>
            </w:r>
          </w:p>
        </w:tc>
        <w:tc>
          <w:tcPr>
            <w:tcW w:w="376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B327C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B327C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B327C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701" w:type="pct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283"/>
        </w:trPr>
        <w:tc>
          <w:tcPr>
            <w:tcW w:w="222" w:type="pct"/>
            <w:gridSpan w:val="2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51" w:type="pct"/>
            <w:gridSpan w:val="3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76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9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M</w:t>
            </w: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M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[</w:t>
            </w:r>
            <w:r w:rsidRPr="00E05758">
              <w:rPr>
                <w:rFonts w:ascii="Times New Roman" w:hAnsi="Times New Roman"/>
                <w:sz w:val="18"/>
                <w:szCs w:val="18"/>
              </w:rPr>
              <w:t>8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M</w:t>
            </w:r>
            <w:r w:rsidR="00103444" w:rsidRPr="00E05758">
              <w:rPr>
                <w:rFonts w:ascii="Times New Roman" w:hAnsi="Times New Roman"/>
                <w:sz w:val="18"/>
                <w:szCs w:val="18"/>
                <w:lang w:val="en-US"/>
              </w:rPr>
              <w:t>]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M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B327C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  <w:lang w:val="en-US"/>
              </w:rPr>
              <w:t>M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B327C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  <w:lang w:val="en-US"/>
              </w:rPr>
              <w:t>M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before="60" w:after="60"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701" w:type="pct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849"/>
        </w:trPr>
        <w:tc>
          <w:tcPr>
            <w:tcW w:w="205" w:type="pct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429" w:type="pct"/>
            <w:gridSpan w:val="3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4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2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sym w:font="Symbol" w:char="F077"/>
            </w:r>
            <w:r w:rsidRPr="00E05758"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23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2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М</w:t>
            </w:r>
          </w:p>
        </w:tc>
        <w:tc>
          <w:tcPr>
            <w:tcW w:w="376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13/8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3/8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3/4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1/4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[1]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1/8</w:t>
            </w:r>
          </w:p>
          <w:p w:rsidR="00E05758" w:rsidRPr="00E05758" w:rsidRDefault="00EB327C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</w:rPr>
              <w:t>1/8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E05758" w:rsidRPr="00E05758" w:rsidRDefault="00EB327C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701" w:type="pct"/>
            <w:tcMar>
              <w:left w:w="28" w:type="dxa"/>
              <w:right w:w="28" w:type="dxa"/>
            </w:tcMar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position w:val="-10"/>
                <w:sz w:val="18"/>
                <w:szCs w:val="18"/>
              </w:rPr>
              <w:t>1/</w:t>
            </w:r>
            <w:r w:rsidR="00C83E51">
              <w:rPr>
                <w:rFonts w:ascii="Times New Roman" w:hAnsi="Times New Roman"/>
                <w:position w:val="-24"/>
                <w:sz w:val="18"/>
                <w:szCs w:val="18"/>
              </w:rPr>
              <w:pict>
                <v:shape id="_x0000_i1461" type="#_x0000_t75" style="width:20.55pt;height:19.65pt">
                  <v:imagedata r:id="rId524" o:title=""/>
                </v:shape>
              </w:pict>
            </w:r>
          </w:p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position w:val="-6"/>
                <w:sz w:val="18"/>
                <w:szCs w:val="18"/>
              </w:rPr>
              <w:t>1/</w:t>
            </w:r>
            <w:r w:rsidR="00C83E51">
              <w:rPr>
                <w:rFonts w:ascii="Times New Roman" w:hAnsi="Times New Roman"/>
                <w:position w:val="-20"/>
                <w:sz w:val="18"/>
                <w:szCs w:val="18"/>
              </w:rPr>
              <w:pict>
                <v:shape id="_x0000_i1462" type="#_x0000_t75" style="width:19.65pt;height:19.65pt">
                  <v:imagedata r:id="rId525" o:title=""/>
                </v:shape>
              </w:pict>
            </w:r>
          </w:p>
          <w:p w:rsidR="00E05758" w:rsidRPr="00E05758" w:rsidRDefault="00E05758" w:rsidP="00E05758">
            <w:pPr>
              <w:spacing w:line="226" w:lineRule="auto"/>
              <w:ind w:right="-146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1/1=</w:t>
            </w: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[1]</w:t>
            </w:r>
          </w:p>
        </w:tc>
      </w:tr>
      <w:tr w:rsidR="00E05758" w:rsidRPr="00E05758">
        <w:trPr>
          <w:cantSplit/>
          <w:trHeight w:val="320"/>
        </w:trPr>
        <w:tc>
          <w:tcPr>
            <w:tcW w:w="205" w:type="pct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68" w:type="pct"/>
            <w:gridSpan w:val="4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C83E51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position w:val="-16"/>
                <w:sz w:val="18"/>
                <w:szCs w:val="18"/>
              </w:rPr>
              <w:pict>
                <v:shape id="_x0000_i1463" type="#_x0000_t75" style="width:27.1pt;height:13.1pt">
                  <v:imagedata r:id="rId526" o:title=""/>
                </v:shape>
              </w:pict>
            </w:r>
          </w:p>
        </w:tc>
        <w:tc>
          <w:tcPr>
            <w:tcW w:w="376" w:type="pct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B327C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</w:rPr>
              <w:t>9/4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B327C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</w:rPr>
              <w:t>7/2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B327C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E05758" w:rsidRPr="00E05758">
              <w:rPr>
                <w:rFonts w:ascii="Times New Roman" w:hAnsi="Times New Roman"/>
                <w:sz w:val="18"/>
                <w:szCs w:val="18"/>
              </w:rPr>
              <w:t>1/4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701" w:type="pct"/>
            <w:vMerge w:val="restar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E05758" w:rsidRPr="00E05758">
        <w:trPr>
          <w:cantSplit/>
          <w:trHeight w:val="326"/>
        </w:trPr>
        <w:tc>
          <w:tcPr>
            <w:tcW w:w="205" w:type="pct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68" w:type="pct"/>
            <w:gridSpan w:val="4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76" w:type="pct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М</w:t>
            </w: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  <w:lang w:val="en-US"/>
              </w:rPr>
              <w:t>[M]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-М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" w:hAnsi="Times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hd w:val="clear" w:color="auto" w:fill="FFFFFF"/>
              <w:spacing w:line="226" w:lineRule="auto"/>
              <w:ind w:right="-4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701" w:type="pct"/>
            <w:vMerge/>
            <w:tcMar>
              <w:left w:w="28" w:type="dxa"/>
              <w:right w:w="28" w:type="dxa"/>
            </w:tcMar>
            <w:vAlign w:val="center"/>
          </w:tcPr>
          <w:p w:rsidR="00E05758" w:rsidRPr="00E05758" w:rsidRDefault="00E05758" w:rsidP="00E05758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:rsidR="00103444" w:rsidRDefault="00103444" w:rsidP="00E05758">
      <w:pPr>
        <w:shd w:val="clear" w:color="auto" w:fill="FFFFFF"/>
        <w:spacing w:before="40" w:line="226" w:lineRule="auto"/>
        <w:jc w:val="both"/>
        <w:rPr>
          <w:rFonts w:ascii="Times New Roman" w:hAnsi="Times New Roman"/>
          <w:i/>
          <w:sz w:val="22"/>
          <w:szCs w:val="22"/>
        </w:rPr>
      </w:pPr>
    </w:p>
    <w:p w:rsidR="00103444" w:rsidRPr="000D51EA" w:rsidRDefault="000D51EA" w:rsidP="00103444">
      <w:pPr>
        <w:shd w:val="clear" w:color="auto" w:fill="FFFFFF"/>
        <w:spacing w:before="40" w:line="226" w:lineRule="auto"/>
        <w:jc w:val="right"/>
        <w:rPr>
          <w:rFonts w:ascii="Times New Roman" w:hAnsi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 xml:space="preserve">Окончание табл. </w:t>
      </w:r>
      <w:r w:rsidR="00117CAF">
        <w:rPr>
          <w:rFonts w:ascii="Times New Roman" w:hAnsi="Times New Roman"/>
          <w:sz w:val="22"/>
          <w:szCs w:val="22"/>
        </w:rPr>
        <w:t>20</w:t>
      </w:r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0"/>
        <w:gridCol w:w="542"/>
        <w:gridCol w:w="302"/>
        <w:gridCol w:w="476"/>
        <w:gridCol w:w="495"/>
        <w:gridCol w:w="636"/>
        <w:gridCol w:w="471"/>
        <w:gridCol w:w="434"/>
        <w:gridCol w:w="519"/>
        <w:gridCol w:w="510"/>
        <w:gridCol w:w="340"/>
        <w:gridCol w:w="453"/>
        <w:gridCol w:w="887"/>
      </w:tblGrid>
      <w:tr w:rsidR="00103444" w:rsidRPr="00E05758">
        <w:trPr>
          <w:cantSplit/>
          <w:trHeight w:val="838"/>
        </w:trPr>
        <w:tc>
          <w:tcPr>
            <w:tcW w:w="206" w:type="pct"/>
            <w:vMerge w:val="restart"/>
            <w:tcBorders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4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  <w:vertAlign w:val="subscript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2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х</w:t>
            </w:r>
            <w:r w:rsidRPr="00E05758">
              <w:rPr>
                <w:rFonts w:ascii="Times New Roman" w:hAnsi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2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1/4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3/4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91" w:type="pct"/>
            <w:tcBorders>
              <w:lef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13/8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3/8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1/8</w:t>
            </w:r>
          </w:p>
          <w:p w:rsidR="00103444" w:rsidRPr="00E05758" w:rsidRDefault="00EB327C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103444" w:rsidRPr="00E05758">
              <w:rPr>
                <w:rFonts w:ascii="Times New Roman" w:hAnsi="Times New Roman"/>
                <w:sz w:val="18"/>
                <w:szCs w:val="18"/>
              </w:rPr>
              <w:t>1/8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3/4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1/4</w:t>
            </w:r>
          </w:p>
          <w:p w:rsidR="00103444" w:rsidRPr="00E05758" w:rsidRDefault="00EB327C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103444" w:rsidRPr="00E05758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" w:hAnsi="Times"/>
                <w:sz w:val="18"/>
                <w:szCs w:val="18"/>
              </w:rPr>
              <w:t>–</w:t>
            </w:r>
          </w:p>
        </w:tc>
        <w:tc>
          <w:tcPr>
            <w:tcW w:w="701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103444" w:rsidRPr="00E05758">
        <w:trPr>
          <w:cantSplit/>
          <w:trHeight w:val="145"/>
        </w:trPr>
        <w:tc>
          <w:tcPr>
            <w:tcW w:w="206" w:type="pct"/>
            <w:vMerge/>
            <w:tcBorders>
              <w:top w:val="nil"/>
            </w:tcBorders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68" w:type="pct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103444" w:rsidRPr="00E05758" w:rsidRDefault="00C83E51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position w:val="-16"/>
                <w:sz w:val="18"/>
                <w:szCs w:val="18"/>
              </w:rPr>
              <w:pict>
                <v:shape id="_x0000_i1464" type="#_x0000_t75" style="width:27.1pt;height:13.1pt">
                  <v:imagedata r:id="rId526" o:title=""/>
                </v:shape>
              </w:pict>
            </w:r>
          </w:p>
        </w:tc>
        <w:tc>
          <w:tcPr>
            <w:tcW w:w="376" w:type="pc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9/2</w:t>
            </w:r>
          </w:p>
        </w:tc>
        <w:tc>
          <w:tcPr>
            <w:tcW w:w="391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EB327C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103444" w:rsidRPr="00E05758">
              <w:rPr>
                <w:rFonts w:ascii="Times New Roman" w:hAnsi="Times New Roman"/>
                <w:sz w:val="18"/>
                <w:szCs w:val="18"/>
              </w:rPr>
              <w:t>9/4</w:t>
            </w:r>
          </w:p>
        </w:tc>
        <w:tc>
          <w:tcPr>
            <w:tcW w:w="503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72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343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05758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410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EB327C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103444" w:rsidRPr="00E05758">
              <w:rPr>
                <w:rFonts w:ascii="Times New Roman" w:hAnsi="Times New Roman"/>
                <w:sz w:val="18"/>
                <w:szCs w:val="18"/>
              </w:rPr>
              <w:t>1/4</w:t>
            </w:r>
          </w:p>
        </w:tc>
        <w:tc>
          <w:tcPr>
            <w:tcW w:w="403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EB327C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B327C">
              <w:rPr>
                <w:rFonts w:ascii="Times New Roman" w:hAnsi="Times New Roman"/>
                <w:spacing w:val="-4"/>
                <w:sz w:val="18"/>
                <w:szCs w:val="18"/>
              </w:rPr>
              <w:t>–</w:t>
            </w:r>
            <w:r>
              <w:rPr>
                <w:rFonts w:ascii="Times New Roman" w:hAnsi="Times New Roman"/>
                <w:spacing w:val="-4"/>
                <w:sz w:val="18"/>
                <w:szCs w:val="18"/>
              </w:rPr>
              <w:t xml:space="preserve"> </w:t>
            </w:r>
            <w:r w:rsidR="00103444" w:rsidRPr="00E05758">
              <w:rPr>
                <w:rFonts w:ascii="Times New Roman" w:hAnsi="Times New Roman"/>
                <w:sz w:val="18"/>
                <w:szCs w:val="18"/>
              </w:rPr>
              <w:t>5/2</w:t>
            </w:r>
          </w:p>
        </w:tc>
        <w:tc>
          <w:tcPr>
            <w:tcW w:w="269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58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ind w:right="-41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1" w:type="pct"/>
            <w:tcMar>
              <w:left w:w="28" w:type="dxa"/>
              <w:right w:w="28" w:type="dxa"/>
            </w:tcMar>
            <w:vAlign w:val="center"/>
          </w:tcPr>
          <w:p w:rsidR="00103444" w:rsidRPr="00E05758" w:rsidRDefault="00103444" w:rsidP="006902C7">
            <w:pPr>
              <w:spacing w:line="226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:rsidR="00E05758" w:rsidRPr="00103444" w:rsidRDefault="00E05758" w:rsidP="00196761">
      <w:pPr>
        <w:shd w:val="clear" w:color="auto" w:fill="FFFFFF"/>
        <w:spacing w:before="40" w:line="247" w:lineRule="auto"/>
        <w:ind w:firstLine="426"/>
        <w:jc w:val="both"/>
        <w:rPr>
          <w:rFonts w:ascii="Times New Roman" w:hAnsi="Times New Roman"/>
          <w:sz w:val="18"/>
          <w:szCs w:val="18"/>
        </w:rPr>
      </w:pPr>
      <w:r w:rsidRPr="00103444">
        <w:rPr>
          <w:rFonts w:ascii="Times New Roman" w:hAnsi="Times New Roman"/>
          <w:b/>
          <w:i/>
          <w:sz w:val="18"/>
          <w:szCs w:val="18"/>
        </w:rPr>
        <w:t>Примечание:</w:t>
      </w:r>
      <w:r w:rsidRPr="00103444">
        <w:rPr>
          <w:rFonts w:ascii="Times New Roman" w:hAnsi="Times New Roman"/>
          <w:sz w:val="18"/>
          <w:szCs w:val="18"/>
        </w:rPr>
        <w:t xml:space="preserve"> по мере вывода из базиса искусственных переменных соо</w:t>
      </w:r>
      <w:r w:rsidRPr="00103444">
        <w:rPr>
          <w:rFonts w:ascii="Times New Roman" w:hAnsi="Times New Roman"/>
          <w:sz w:val="18"/>
          <w:szCs w:val="18"/>
        </w:rPr>
        <w:t>т</w:t>
      </w:r>
      <w:r w:rsidRPr="00103444">
        <w:rPr>
          <w:rFonts w:ascii="Times New Roman" w:hAnsi="Times New Roman"/>
          <w:sz w:val="18"/>
          <w:szCs w:val="18"/>
        </w:rPr>
        <w:t>ветствующие им столбцы можно опускать.</w:t>
      </w:r>
    </w:p>
    <w:p w:rsidR="00EB327C" w:rsidRDefault="00EB327C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/>
          <w:spacing w:val="-4"/>
          <w:sz w:val="22"/>
          <w:szCs w:val="22"/>
        </w:rPr>
      </w:pPr>
    </w:p>
    <w:p w:rsidR="00E05758" w:rsidRPr="00E05758" w:rsidRDefault="00E05758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/>
          <w:spacing w:val="-4"/>
          <w:sz w:val="22"/>
          <w:szCs w:val="22"/>
        </w:rPr>
      </w:pPr>
      <w:r w:rsidRPr="00E05758">
        <w:rPr>
          <w:rFonts w:ascii="Times New Roman" w:hAnsi="Times New Roman"/>
          <w:spacing w:val="-4"/>
          <w:sz w:val="22"/>
          <w:szCs w:val="22"/>
        </w:rPr>
        <w:t xml:space="preserve">Так как все </w:t>
      </w:r>
      <w:r w:rsidRPr="00E05758">
        <w:rPr>
          <w:rFonts w:ascii="Times New Roman" w:hAnsi="Times New Roman"/>
          <w:spacing w:val="-4"/>
          <w:sz w:val="22"/>
          <w:szCs w:val="22"/>
        </w:rPr>
        <w:sym w:font="Symbol" w:char="F044"/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pacing w:val="-4"/>
          <w:sz w:val="22"/>
          <w:szCs w:val="22"/>
          <w:vertAlign w:val="subscript"/>
        </w:rPr>
        <w:t xml:space="preserve"> </w:t>
      </w:r>
      <w:r w:rsidRPr="00E05758">
        <w:rPr>
          <w:rFonts w:ascii="Times New Roman" w:hAnsi="Times New Roman" w:cs="Times New Roman"/>
          <w:spacing w:val="-4"/>
          <w:sz w:val="22"/>
          <w:szCs w:val="22"/>
        </w:rPr>
        <w:t xml:space="preserve">≤ </w: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0, то план оптимален, </w:t>
      </w:r>
    </w:p>
    <w:p w:rsidR="00E05758" w:rsidRPr="00E05758" w:rsidRDefault="00E05758" w:rsidP="00196761">
      <w:pPr>
        <w:shd w:val="clear" w:color="auto" w:fill="FFFFFF"/>
        <w:spacing w:line="247" w:lineRule="auto"/>
        <w:jc w:val="center"/>
        <w:rPr>
          <w:rFonts w:ascii="Times New Roman" w:hAnsi="Times New Roman"/>
          <w:spacing w:val="-4"/>
          <w:sz w:val="22"/>
          <w:szCs w:val="22"/>
        </w:rPr>
      </w:pPr>
      <w:r w:rsidRPr="00E05758">
        <w:rPr>
          <w:rFonts w:ascii="Times New Roman" w:hAnsi="Times New Roman"/>
          <w:spacing w:val="-4"/>
          <w:sz w:val="22"/>
          <w:szCs w:val="22"/>
        </w:rPr>
        <w:t xml:space="preserve">Ответ: </w:t>
      </w:r>
      <w:r w:rsidR="00C83E51">
        <w:rPr>
          <w:rFonts w:ascii="Times New Roman" w:hAnsi="Times New Roman"/>
          <w:position w:val="-4"/>
          <w:sz w:val="24"/>
          <w:szCs w:val="24"/>
        </w:rPr>
        <w:pict>
          <v:shape id="_x0000_i1465" type="#_x0000_t75" style="width:20.55pt;height:15.9pt">
            <v:imagedata r:id="rId527" o:title=""/>
          </v:shape>
        </w:pict>
      </w:r>
      <w:r w:rsidRPr="00E05758">
        <w:rPr>
          <w:rFonts w:ascii="Times New Roman" w:hAnsi="Times New Roman"/>
          <w:spacing w:val="-4"/>
          <w:sz w:val="22"/>
          <w:szCs w:val="22"/>
        </w:rPr>
        <w:t xml:space="preserve"> = (0; 3/4; 1; 1/4; 0; 0), Z(</w:t>
      </w:r>
      <w:r w:rsidR="00C83E51">
        <w:rPr>
          <w:rFonts w:ascii="Times New Roman" w:hAnsi="Times New Roman"/>
          <w:position w:val="-4"/>
          <w:sz w:val="24"/>
          <w:szCs w:val="24"/>
        </w:rPr>
        <w:pict>
          <v:shape id="_x0000_i1466" type="#_x0000_t75" style="width:20.55pt;height:15.9pt">
            <v:imagedata r:id="rId528" o:title=""/>
          </v:shape>
        </w:pict>
      </w:r>
      <w:r w:rsidRPr="00E05758">
        <w:rPr>
          <w:rFonts w:ascii="Times New Roman" w:hAnsi="Times New Roman"/>
          <w:spacing w:val="-4"/>
          <w:sz w:val="22"/>
          <w:szCs w:val="22"/>
        </w:rPr>
        <w:t>) = 9/2.</w:t>
      </w:r>
    </w:p>
    <w:p w:rsidR="00E05758" w:rsidRPr="00117CAF" w:rsidRDefault="00E05758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/>
          <w:b/>
          <w:i/>
          <w:sz w:val="22"/>
          <w:szCs w:val="22"/>
        </w:rPr>
      </w:pPr>
      <w:r w:rsidRPr="00117CAF">
        <w:rPr>
          <w:rFonts w:ascii="Times New Roman" w:hAnsi="Times New Roman"/>
          <w:b/>
          <w:i/>
          <w:spacing w:val="-4"/>
          <w:sz w:val="22"/>
          <w:szCs w:val="22"/>
        </w:rPr>
        <w:t>Замечания</w:t>
      </w:r>
      <w:r w:rsidRPr="00117CAF">
        <w:rPr>
          <w:rFonts w:ascii="Times New Roman" w:hAnsi="Times New Roman"/>
          <w:b/>
          <w:i/>
          <w:sz w:val="22"/>
          <w:szCs w:val="22"/>
        </w:rPr>
        <w:t>:</w:t>
      </w:r>
    </w:p>
    <w:p w:rsidR="00E05758" w:rsidRPr="00E05758" w:rsidRDefault="00E05758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1. Если в индексной строке последней симплексной таблицы, содержащей оптимальный план, имеется хотя бы одна нулевая оценка, соответствующая свободной переменной, то задача лине</w:t>
      </w:r>
      <w:r w:rsidRPr="00E05758">
        <w:rPr>
          <w:rFonts w:ascii="Times New Roman" w:hAnsi="Times New Roman"/>
          <w:sz w:val="22"/>
          <w:szCs w:val="22"/>
        </w:rPr>
        <w:t>й</w:t>
      </w:r>
      <w:r w:rsidRPr="00E05758">
        <w:rPr>
          <w:rFonts w:ascii="Times New Roman" w:hAnsi="Times New Roman"/>
          <w:sz w:val="22"/>
          <w:szCs w:val="22"/>
        </w:rPr>
        <w:t>ного программирования имеет бесконечное множество оптимал</w:t>
      </w:r>
      <w:r w:rsidRPr="00E05758">
        <w:rPr>
          <w:rFonts w:ascii="Times New Roman" w:hAnsi="Times New Roman"/>
          <w:sz w:val="22"/>
          <w:szCs w:val="22"/>
        </w:rPr>
        <w:t>ь</w:t>
      </w:r>
      <w:r w:rsidRPr="00E05758">
        <w:rPr>
          <w:rFonts w:ascii="Times New Roman" w:hAnsi="Times New Roman"/>
          <w:sz w:val="22"/>
          <w:szCs w:val="22"/>
        </w:rPr>
        <w:t>ных планов.</w:t>
      </w:r>
    </w:p>
    <w:p w:rsidR="00E05758" w:rsidRPr="00E05758" w:rsidRDefault="00E05758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/>
          <w:sz w:val="22"/>
          <w:szCs w:val="22"/>
        </w:rPr>
      </w:pPr>
      <w:r w:rsidRPr="00E05758">
        <w:rPr>
          <w:rFonts w:ascii="Times New Roman" w:hAnsi="Times New Roman"/>
          <w:sz w:val="22"/>
          <w:szCs w:val="22"/>
        </w:rPr>
        <w:t>2. Если в индексной строке симплексной таблицы задачи л</w:t>
      </w:r>
      <w:r w:rsidRPr="00E05758">
        <w:rPr>
          <w:rFonts w:ascii="Times New Roman" w:hAnsi="Times New Roman"/>
          <w:sz w:val="22"/>
          <w:szCs w:val="22"/>
        </w:rPr>
        <w:t>и</w:t>
      </w:r>
      <w:r w:rsidRPr="00E05758">
        <w:rPr>
          <w:rFonts w:ascii="Times New Roman" w:hAnsi="Times New Roman"/>
          <w:sz w:val="22"/>
          <w:szCs w:val="22"/>
        </w:rPr>
        <w:t xml:space="preserve">нейного программирования на max содержится отрицательная </w:t>
      </w:r>
      <w:r w:rsidRPr="00E05758">
        <w:rPr>
          <w:rFonts w:ascii="Times New Roman" w:hAnsi="Times New Roman"/>
          <w:sz w:val="22"/>
          <w:szCs w:val="22"/>
        </w:rPr>
        <w:lastRenderedPageBreak/>
        <w:t xml:space="preserve">оценка </w:t>
      </w:r>
      <w:r w:rsidRPr="00E05758">
        <w:rPr>
          <w:rFonts w:ascii="Times New Roman" w:hAnsi="Times New Roman"/>
          <w:sz w:val="22"/>
          <w:szCs w:val="22"/>
        </w:rPr>
        <w:sym w:font="Symbol" w:char="F044"/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 xml:space="preserve"> &lt; 0, а в соответствующем столбце переменной х</w:t>
      </w:r>
      <w:r w:rsidRPr="00E05758">
        <w:rPr>
          <w:rFonts w:ascii="Times New Roman" w:hAnsi="Times New Roman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z w:val="22"/>
          <w:szCs w:val="22"/>
        </w:rPr>
        <w:t>. нет ни одного положительного элемента, то целевая функция на множ</w:t>
      </w:r>
      <w:r w:rsidRPr="00E05758">
        <w:rPr>
          <w:rFonts w:ascii="Times New Roman" w:hAnsi="Times New Roman"/>
          <w:sz w:val="22"/>
          <w:szCs w:val="22"/>
        </w:rPr>
        <w:t>е</w:t>
      </w:r>
      <w:r w:rsidRPr="00E05758">
        <w:rPr>
          <w:rFonts w:ascii="Times New Roman" w:hAnsi="Times New Roman"/>
          <w:sz w:val="22"/>
          <w:szCs w:val="22"/>
        </w:rPr>
        <w:t>стве допустимых планов задачи не ограничена сверху.</w:t>
      </w:r>
    </w:p>
    <w:p w:rsidR="00E05758" w:rsidRPr="00E05758" w:rsidRDefault="00E05758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/>
          <w:spacing w:val="-3"/>
          <w:sz w:val="22"/>
          <w:szCs w:val="22"/>
        </w:rPr>
      </w:pPr>
      <w:r w:rsidRPr="00E05758">
        <w:rPr>
          <w:rFonts w:ascii="Times New Roman" w:hAnsi="Times New Roman"/>
          <w:spacing w:val="-3"/>
          <w:sz w:val="22"/>
          <w:szCs w:val="22"/>
        </w:rPr>
        <w:t xml:space="preserve">Если же </w:t>
      </w:r>
      <w:r w:rsidRPr="00103444">
        <w:rPr>
          <w:rFonts w:ascii="Times New Roman" w:hAnsi="Times New Roman"/>
          <w:sz w:val="22"/>
          <w:szCs w:val="22"/>
        </w:rPr>
        <w:t>задача</w:t>
      </w:r>
      <w:r w:rsidRPr="00E05758">
        <w:rPr>
          <w:rFonts w:ascii="Times New Roman" w:hAnsi="Times New Roman"/>
          <w:spacing w:val="-3"/>
          <w:sz w:val="22"/>
          <w:szCs w:val="22"/>
        </w:rPr>
        <w:t xml:space="preserve"> линейного программирования на min и в и</w:t>
      </w:r>
      <w:r w:rsidRPr="00E05758">
        <w:rPr>
          <w:rFonts w:ascii="Times New Roman" w:hAnsi="Times New Roman"/>
          <w:spacing w:val="-3"/>
          <w:sz w:val="22"/>
          <w:szCs w:val="22"/>
        </w:rPr>
        <w:t>н</w:t>
      </w:r>
      <w:r w:rsidRPr="00E05758">
        <w:rPr>
          <w:rFonts w:ascii="Times New Roman" w:hAnsi="Times New Roman"/>
          <w:spacing w:val="-3"/>
          <w:sz w:val="22"/>
          <w:szCs w:val="22"/>
        </w:rPr>
        <w:t xml:space="preserve">дексной строке содержится положительная оценка </w:t>
      </w:r>
      <w:r w:rsidRPr="00E05758">
        <w:rPr>
          <w:rFonts w:ascii="Times New Roman" w:hAnsi="Times New Roman"/>
          <w:spacing w:val="-3"/>
          <w:sz w:val="22"/>
          <w:szCs w:val="22"/>
        </w:rPr>
        <w:sym w:font="Symbol" w:char="F044"/>
      </w:r>
      <w:r w:rsidRPr="00E05758">
        <w:rPr>
          <w:rFonts w:ascii="Times New Roman" w:hAnsi="Times New Roman"/>
          <w:spacing w:val="-3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pacing w:val="-3"/>
          <w:sz w:val="22"/>
          <w:szCs w:val="22"/>
        </w:rPr>
        <w:t xml:space="preserve"> &gt; 0, а в столбце переменной х</w:t>
      </w:r>
      <w:r w:rsidRPr="00E05758">
        <w:rPr>
          <w:rFonts w:ascii="Times New Roman" w:hAnsi="Times New Roman"/>
          <w:spacing w:val="-3"/>
          <w:sz w:val="22"/>
          <w:szCs w:val="22"/>
          <w:vertAlign w:val="subscript"/>
          <w:lang w:val="en-US"/>
        </w:rPr>
        <w:t>j</w:t>
      </w:r>
      <w:r w:rsidRPr="00E05758">
        <w:rPr>
          <w:rFonts w:ascii="Times New Roman" w:hAnsi="Times New Roman"/>
          <w:spacing w:val="-3"/>
          <w:sz w:val="22"/>
          <w:szCs w:val="22"/>
        </w:rPr>
        <w:t xml:space="preserve"> нет ни одного положительного элемента, то на мн</w:t>
      </w:r>
      <w:r w:rsidRPr="00E05758">
        <w:rPr>
          <w:rFonts w:ascii="Times New Roman" w:hAnsi="Times New Roman"/>
          <w:spacing w:val="-3"/>
          <w:sz w:val="22"/>
          <w:szCs w:val="22"/>
        </w:rPr>
        <w:t>о</w:t>
      </w:r>
      <w:r w:rsidRPr="00E05758">
        <w:rPr>
          <w:rFonts w:ascii="Times New Roman" w:hAnsi="Times New Roman"/>
          <w:spacing w:val="-3"/>
          <w:sz w:val="22"/>
          <w:szCs w:val="22"/>
        </w:rPr>
        <w:t xml:space="preserve">жестве допустимых планов целевая функция не ограничена снизу. </w:t>
      </w:r>
    </w:p>
    <w:p w:rsidR="00E05758" w:rsidRPr="00E05758" w:rsidRDefault="00E05758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/>
          <w:spacing w:val="-2"/>
          <w:sz w:val="22"/>
          <w:szCs w:val="22"/>
        </w:rPr>
      </w:pPr>
      <w:r w:rsidRPr="00E05758">
        <w:rPr>
          <w:rFonts w:ascii="Times New Roman" w:hAnsi="Times New Roman"/>
          <w:spacing w:val="-2"/>
          <w:sz w:val="22"/>
          <w:szCs w:val="22"/>
        </w:rPr>
        <w:t xml:space="preserve">С </w:t>
      </w:r>
      <w:r w:rsidRPr="00103444">
        <w:rPr>
          <w:rFonts w:ascii="Times New Roman" w:hAnsi="Times New Roman"/>
          <w:sz w:val="22"/>
          <w:szCs w:val="22"/>
        </w:rPr>
        <w:t>экономической</w:t>
      </w:r>
      <w:r w:rsidRPr="00E05758">
        <w:rPr>
          <w:rFonts w:ascii="Times New Roman" w:hAnsi="Times New Roman"/>
          <w:spacing w:val="-2"/>
          <w:sz w:val="22"/>
          <w:szCs w:val="22"/>
        </w:rPr>
        <w:t xml:space="preserve"> точки зрения неограниченность целевой функции задачи линейного програм</w:t>
      </w:r>
      <w:r w:rsidRPr="00E05758">
        <w:rPr>
          <w:rFonts w:ascii="Times New Roman" w:hAnsi="Times New Roman"/>
          <w:spacing w:val="-2"/>
          <w:sz w:val="22"/>
          <w:szCs w:val="22"/>
        </w:rPr>
        <w:softHyphen/>
        <w:t>мирования говорит только об одном; разработанная модель недоста</w:t>
      </w:r>
      <w:r w:rsidRPr="00E05758">
        <w:rPr>
          <w:rFonts w:ascii="Times New Roman" w:hAnsi="Times New Roman"/>
          <w:spacing w:val="-2"/>
          <w:sz w:val="22"/>
          <w:szCs w:val="22"/>
        </w:rPr>
        <w:softHyphen/>
        <w:t>точно точна (бессмысленно говорить о бесконечной прибыли). Типичными ошибками, прив</w:t>
      </w:r>
      <w:r w:rsidRPr="00E05758">
        <w:rPr>
          <w:rFonts w:ascii="Times New Roman" w:hAnsi="Times New Roman"/>
          <w:spacing w:val="-2"/>
          <w:sz w:val="22"/>
          <w:szCs w:val="22"/>
        </w:rPr>
        <w:t>о</w:t>
      </w:r>
      <w:r w:rsidRPr="00E05758">
        <w:rPr>
          <w:rFonts w:ascii="Times New Roman" w:hAnsi="Times New Roman"/>
          <w:spacing w:val="-2"/>
          <w:sz w:val="22"/>
          <w:szCs w:val="22"/>
        </w:rPr>
        <w:t>дящими к построению моделей такого рода, являются:</w:t>
      </w:r>
    </w:p>
    <w:p w:rsidR="00E05758" w:rsidRPr="00E05758" w:rsidRDefault="00E05758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05758">
        <w:rPr>
          <w:rFonts w:ascii="Times New Roman" w:hAnsi="Times New Roman" w:cs="Times New Roman"/>
          <w:sz w:val="22"/>
          <w:szCs w:val="22"/>
        </w:rPr>
        <w:t xml:space="preserve">а) </w:t>
      </w:r>
      <w:r w:rsidRPr="00103444">
        <w:rPr>
          <w:rFonts w:ascii="Times New Roman" w:hAnsi="Times New Roman"/>
          <w:sz w:val="22"/>
          <w:szCs w:val="22"/>
        </w:rPr>
        <w:t>неполный</w:t>
      </w:r>
      <w:r w:rsidRPr="00E05758">
        <w:rPr>
          <w:rFonts w:ascii="Times New Roman" w:hAnsi="Times New Roman" w:cs="Times New Roman"/>
          <w:sz w:val="22"/>
          <w:szCs w:val="22"/>
        </w:rPr>
        <w:t xml:space="preserve"> учет ограничений, которые являются существе</w:t>
      </w:r>
      <w:r w:rsidRPr="00E05758">
        <w:rPr>
          <w:rFonts w:ascii="Times New Roman" w:hAnsi="Times New Roman" w:cs="Times New Roman"/>
          <w:sz w:val="22"/>
          <w:szCs w:val="22"/>
        </w:rPr>
        <w:t>н</w:t>
      </w:r>
      <w:r w:rsidRPr="00E05758">
        <w:rPr>
          <w:rFonts w:ascii="Times New Roman" w:hAnsi="Times New Roman" w:cs="Times New Roman"/>
          <w:sz w:val="22"/>
          <w:szCs w:val="22"/>
        </w:rPr>
        <w:t>ными в данной задаче;</w:t>
      </w:r>
    </w:p>
    <w:p w:rsidR="00E05758" w:rsidRDefault="00E05758" w:rsidP="00196761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</w:pP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б) </w:t>
      </w:r>
      <w:r w:rsidRPr="00103444">
        <w:rPr>
          <w:rFonts w:ascii="Times New Roman" w:hAnsi="Times New Roman"/>
          <w:sz w:val="22"/>
          <w:szCs w:val="22"/>
        </w:rPr>
        <w:t>небрежные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 xml:space="preserve"> оценки параметров, которые участвуют в огран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и</w:t>
      </w:r>
      <w:r w:rsidRPr="00E05758">
        <w:rPr>
          <w:rFonts w:ascii="Times New Roman" w:hAnsi="Times New Roman" w:cs="Times New Roman"/>
          <w:spacing w:val="-2"/>
          <w:sz w:val="22"/>
          <w:szCs w:val="22"/>
        </w:rPr>
        <w:t>чениях.</w:t>
      </w:r>
    </w:p>
    <w:p w:rsidR="00E05758" w:rsidRDefault="00E05758" w:rsidP="00196761">
      <w:pPr>
        <w:pStyle w:val="FR1"/>
        <w:spacing w:line="247" w:lineRule="auto"/>
        <w:ind w:firstLine="0"/>
        <w:rPr>
          <w:sz w:val="20"/>
        </w:rPr>
      </w:pPr>
    </w:p>
    <w:p w:rsidR="00EB327C" w:rsidRDefault="00EB327C" w:rsidP="00196761">
      <w:pPr>
        <w:widowControl/>
        <w:autoSpaceDE/>
        <w:autoSpaceDN/>
        <w:adjustRightInd/>
        <w:spacing w:line="247" w:lineRule="auto"/>
        <w:jc w:val="center"/>
        <w:rPr>
          <w:rFonts w:ascii="Times New Roman" w:hAnsi="Times New Roman" w:cs="Times New Roman"/>
          <w:b/>
          <w:sz w:val="22"/>
          <w:szCs w:val="22"/>
        </w:rPr>
      </w:pPr>
    </w:p>
    <w:p w:rsidR="006C3103" w:rsidRPr="006C3103" w:rsidRDefault="006C3103" w:rsidP="00EB327C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Задания для самостоятельной работы</w:t>
      </w:r>
    </w:p>
    <w:p w:rsidR="006C3103" w:rsidRPr="006C3103" w:rsidRDefault="006C3103" w:rsidP="00EB327C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b/>
          <w:i/>
          <w:sz w:val="22"/>
          <w:szCs w:val="22"/>
        </w:rPr>
      </w:pPr>
    </w:p>
    <w:p w:rsidR="006C3103" w:rsidRPr="006C3103" w:rsidRDefault="007521D0" w:rsidP="00EB327C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>Задание</w:t>
      </w:r>
      <w:r w:rsidR="006C3103" w:rsidRPr="00215943">
        <w:rPr>
          <w:rFonts w:ascii="Times New Roman" w:hAnsi="Times New Roman" w:cs="Times New Roman"/>
          <w:i/>
          <w:sz w:val="22"/>
          <w:szCs w:val="22"/>
        </w:rPr>
        <w:t xml:space="preserve"> 1</w:t>
      </w:r>
      <w:r w:rsidR="006C3103" w:rsidRPr="00215943">
        <w:rPr>
          <w:rFonts w:ascii="Times New Roman" w:hAnsi="Times New Roman" w:cs="Times New Roman"/>
          <w:sz w:val="22"/>
          <w:szCs w:val="22"/>
        </w:rPr>
        <w:t>.</w:t>
      </w:r>
      <w:r w:rsidR="006C3103" w:rsidRPr="006C3103">
        <w:rPr>
          <w:rFonts w:ascii="Times New Roman" w:hAnsi="Times New Roman" w:cs="Times New Roman"/>
          <w:sz w:val="22"/>
          <w:szCs w:val="22"/>
        </w:rPr>
        <w:t xml:space="preserve"> Для изготовления двух видов продукции </w:t>
      </w:r>
      <w:r w:rsidR="006C3103" w:rsidRPr="006C3103">
        <w:rPr>
          <w:rFonts w:ascii="Times New Roman" w:hAnsi="Times New Roman" w:cs="Times New Roman"/>
          <w:b/>
          <w:sz w:val="22"/>
          <w:szCs w:val="22"/>
        </w:rPr>
        <w:t>P</w:t>
      </w:r>
      <w:r w:rsidR="006C3103"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="006C3103" w:rsidRPr="006C3103">
        <w:rPr>
          <w:rFonts w:ascii="Times New Roman" w:hAnsi="Times New Roman" w:cs="Times New Roman"/>
          <w:sz w:val="22"/>
          <w:szCs w:val="22"/>
        </w:rPr>
        <w:t xml:space="preserve"> и </w:t>
      </w:r>
      <w:r w:rsidR="006C3103" w:rsidRPr="006C3103">
        <w:rPr>
          <w:rFonts w:ascii="Times New Roman" w:hAnsi="Times New Roman" w:cs="Times New Roman"/>
          <w:b/>
          <w:sz w:val="22"/>
          <w:szCs w:val="22"/>
        </w:rPr>
        <w:t>P</w:t>
      </w:r>
      <w:r w:rsidR="006C3103"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="006C3103" w:rsidRPr="006C3103">
        <w:rPr>
          <w:rFonts w:ascii="Times New Roman" w:hAnsi="Times New Roman" w:cs="Times New Roman"/>
          <w:sz w:val="22"/>
          <w:szCs w:val="22"/>
        </w:rPr>
        <w:t xml:space="preserve"> используют три вида сырья </w:t>
      </w:r>
      <w:r w:rsidR="006C3103" w:rsidRPr="006C3103">
        <w:rPr>
          <w:rFonts w:ascii="Times New Roman" w:hAnsi="Times New Roman" w:cs="Times New Roman"/>
          <w:b/>
          <w:sz w:val="22"/>
          <w:szCs w:val="22"/>
        </w:rPr>
        <w:t>(S</w:t>
      </w:r>
      <w:r w:rsidR="006C3103"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="006C3103" w:rsidRPr="006C3103">
        <w:rPr>
          <w:rFonts w:ascii="Times New Roman" w:hAnsi="Times New Roman" w:cs="Times New Roman"/>
          <w:b/>
          <w:sz w:val="22"/>
          <w:szCs w:val="22"/>
        </w:rPr>
        <w:t>, S</w:t>
      </w:r>
      <w:r w:rsidR="006C3103"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="006C3103" w:rsidRPr="006C3103">
        <w:rPr>
          <w:rFonts w:ascii="Times New Roman" w:hAnsi="Times New Roman" w:cs="Times New Roman"/>
          <w:b/>
          <w:sz w:val="22"/>
          <w:szCs w:val="22"/>
        </w:rPr>
        <w:t>, S</w:t>
      </w:r>
      <w:r w:rsidR="006C3103"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3</w:t>
      </w:r>
      <w:r w:rsidR="006C3103" w:rsidRPr="006C3103">
        <w:rPr>
          <w:rFonts w:ascii="Times New Roman" w:hAnsi="Times New Roman" w:cs="Times New Roman"/>
          <w:b/>
          <w:sz w:val="22"/>
          <w:szCs w:val="22"/>
        </w:rPr>
        <w:t>).</w: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C3103">
        <w:rPr>
          <w:rFonts w:ascii="Times New Roman" w:hAnsi="Times New Roman" w:cs="Times New Roman"/>
          <w:sz w:val="22"/>
          <w:szCs w:val="22"/>
        </w:rPr>
        <w:t xml:space="preserve">На изготовление единицы продукции </w:t>
      </w:r>
      <w:r w:rsidRPr="006C3103">
        <w:rPr>
          <w:rFonts w:ascii="Times New Roman" w:hAnsi="Times New Roman" w:cs="Times New Roman"/>
          <w:b/>
          <w:sz w:val="22"/>
          <w:szCs w:val="22"/>
        </w:rPr>
        <w:t>P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Pr="006C3103">
        <w:rPr>
          <w:rFonts w:ascii="Times New Roman" w:hAnsi="Times New Roman" w:cs="Times New Roman"/>
          <w:sz w:val="22"/>
          <w:szCs w:val="22"/>
        </w:rPr>
        <w:t xml:space="preserve"> используют сырье </w:t>
      </w:r>
      <w:r w:rsidR="00907DB4">
        <w:rPr>
          <w:rFonts w:ascii="Times New Roman" w:hAnsi="Times New Roman" w:cs="Times New Roman"/>
          <w:sz w:val="22"/>
          <w:szCs w:val="22"/>
        </w:rPr>
        <w:t xml:space="preserve">    </w:t>
      </w:r>
      <w:r w:rsidRPr="006C3103">
        <w:rPr>
          <w:rFonts w:ascii="Times New Roman" w:hAnsi="Times New Roman" w:cs="Times New Roman"/>
          <w:b/>
          <w:sz w:val="22"/>
          <w:szCs w:val="22"/>
        </w:rPr>
        <w:t>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E05758">
        <w:rPr>
          <w:rFonts w:ascii="Times" w:hAnsi="Times" w:cs="Times New Roman"/>
          <w:spacing w:val="-2"/>
          <w:sz w:val="22"/>
          <w:szCs w:val="22"/>
        </w:rPr>
        <w:t>–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a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Pr="006C3103">
        <w:rPr>
          <w:rFonts w:ascii="Times New Roman" w:hAnsi="Times New Roman" w:cs="Times New Roman"/>
          <w:sz w:val="22"/>
          <w:szCs w:val="22"/>
        </w:rPr>
        <w:t xml:space="preserve"> </w:t>
      </w:r>
      <w:r w:rsidRPr="006C3103">
        <w:rPr>
          <w:rFonts w:ascii="Times New Roman" w:hAnsi="Times New Roman" w:cs="Times New Roman"/>
          <w:b/>
          <w:sz w:val="22"/>
          <w:szCs w:val="22"/>
        </w:rPr>
        <w:t>(ед.), 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907DB4" w:rsidRPr="00E05758">
        <w:rPr>
          <w:rFonts w:ascii="Times" w:hAnsi="Times" w:cs="Times New Roman"/>
          <w:spacing w:val="-2"/>
          <w:sz w:val="22"/>
          <w:szCs w:val="22"/>
        </w:rPr>
        <w:t>–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a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(ед.), 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3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- a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3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(ед.)</w:t>
      </w:r>
      <w:r w:rsidRPr="006C3103">
        <w:rPr>
          <w:rFonts w:ascii="Times New Roman" w:hAnsi="Times New Roman" w:cs="Times New Roman"/>
          <w:sz w:val="22"/>
          <w:szCs w:val="22"/>
        </w:rPr>
        <w:t xml:space="preserve">. На изготовление единицы продукции </w:t>
      </w:r>
      <w:r w:rsidRPr="006C3103">
        <w:rPr>
          <w:rFonts w:ascii="Times New Roman" w:hAnsi="Times New Roman" w:cs="Times New Roman"/>
          <w:b/>
          <w:sz w:val="22"/>
          <w:szCs w:val="22"/>
        </w:rPr>
        <w:t>P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Pr="006C3103">
        <w:rPr>
          <w:rFonts w:ascii="Times New Roman" w:hAnsi="Times New Roman" w:cs="Times New Roman"/>
          <w:sz w:val="22"/>
          <w:szCs w:val="22"/>
        </w:rPr>
        <w:t xml:space="preserve"> используют сырье </w:t>
      </w:r>
      <w:r w:rsidRPr="006C3103">
        <w:rPr>
          <w:rFonts w:ascii="Times New Roman" w:hAnsi="Times New Roman" w:cs="Times New Roman"/>
          <w:b/>
          <w:sz w:val="22"/>
          <w:szCs w:val="22"/>
        </w:rPr>
        <w:t>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E05758">
        <w:rPr>
          <w:rFonts w:ascii="Times" w:hAnsi="Times" w:cs="Times New Roman"/>
          <w:spacing w:val="-2"/>
          <w:sz w:val="22"/>
          <w:szCs w:val="22"/>
        </w:rPr>
        <w:t>–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b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Pr="006C3103">
        <w:rPr>
          <w:rFonts w:ascii="Times New Roman" w:hAnsi="Times New Roman" w:cs="Times New Roman"/>
          <w:sz w:val="22"/>
          <w:szCs w:val="22"/>
        </w:rPr>
        <w:t xml:space="preserve"> </w:t>
      </w:r>
      <w:r w:rsidRPr="006C3103">
        <w:rPr>
          <w:rFonts w:ascii="Times New Roman" w:hAnsi="Times New Roman" w:cs="Times New Roman"/>
          <w:b/>
          <w:sz w:val="22"/>
          <w:szCs w:val="22"/>
        </w:rPr>
        <w:t>(ед.), 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907DB4" w:rsidRPr="00E05758">
        <w:rPr>
          <w:rFonts w:ascii="Times" w:hAnsi="Times" w:cs="Times New Roman"/>
          <w:spacing w:val="-2"/>
          <w:sz w:val="22"/>
          <w:szCs w:val="22"/>
        </w:rPr>
        <w:t>–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b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(ед.), 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3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E05758">
        <w:rPr>
          <w:rFonts w:ascii="Times" w:hAnsi="Times" w:cs="Times New Roman"/>
          <w:spacing w:val="-2"/>
          <w:sz w:val="22"/>
          <w:szCs w:val="22"/>
        </w:rPr>
        <w:t>–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b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3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(ед.). </w:t>
      </w:r>
      <w:r w:rsidRPr="006C3103">
        <w:rPr>
          <w:rFonts w:ascii="Times New Roman" w:hAnsi="Times New Roman" w:cs="Times New Roman"/>
          <w:sz w:val="22"/>
          <w:szCs w:val="22"/>
        </w:rPr>
        <w:t xml:space="preserve">Запасы сырья </w:t>
      </w:r>
      <w:r w:rsidRPr="006C3103">
        <w:rPr>
          <w:rFonts w:ascii="Times New Roman" w:hAnsi="Times New Roman" w:cs="Times New Roman"/>
          <w:b/>
          <w:sz w:val="22"/>
          <w:szCs w:val="22"/>
        </w:rPr>
        <w:t>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Pr="006C3103">
        <w:rPr>
          <w:rFonts w:ascii="Times New Roman" w:hAnsi="Times New Roman" w:cs="Times New Roman"/>
          <w:sz w:val="22"/>
          <w:szCs w:val="22"/>
        </w:rPr>
        <w:t xml:space="preserve"> составляют не более чем </w:t>
      </w:r>
      <w:r w:rsidRPr="006C3103">
        <w:rPr>
          <w:rFonts w:ascii="Times New Roman" w:hAnsi="Times New Roman" w:cs="Times New Roman"/>
          <w:b/>
          <w:sz w:val="22"/>
          <w:szCs w:val="22"/>
        </w:rPr>
        <w:t>k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6C3103">
        <w:rPr>
          <w:rFonts w:ascii="Times New Roman" w:hAnsi="Times New Roman" w:cs="Times New Roman"/>
          <w:sz w:val="22"/>
          <w:szCs w:val="22"/>
        </w:rPr>
        <w:t xml:space="preserve">, сырья </w:t>
      </w:r>
      <w:r w:rsidRPr="006C3103">
        <w:rPr>
          <w:rFonts w:ascii="Times New Roman" w:hAnsi="Times New Roman" w:cs="Times New Roman"/>
          <w:b/>
          <w:sz w:val="22"/>
          <w:szCs w:val="22"/>
        </w:rPr>
        <w:t>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6C3103">
        <w:rPr>
          <w:rFonts w:ascii="Times New Roman" w:hAnsi="Times New Roman" w:cs="Times New Roman"/>
          <w:sz w:val="22"/>
          <w:szCs w:val="22"/>
        </w:rPr>
        <w:t xml:space="preserve">– не более чем </w:t>
      </w:r>
      <w:r w:rsidRPr="006C3103">
        <w:rPr>
          <w:rFonts w:ascii="Times New Roman" w:hAnsi="Times New Roman" w:cs="Times New Roman"/>
          <w:b/>
          <w:sz w:val="22"/>
          <w:szCs w:val="22"/>
        </w:rPr>
        <w:t>k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Pr="006C3103">
        <w:rPr>
          <w:rFonts w:ascii="Times New Roman" w:hAnsi="Times New Roman" w:cs="Times New Roman"/>
          <w:sz w:val="22"/>
          <w:szCs w:val="22"/>
        </w:rPr>
        <w:t xml:space="preserve"> , сырья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S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3</w:t>
      </w:r>
      <w:r w:rsidRPr="006C3103">
        <w:rPr>
          <w:rFonts w:ascii="Times New Roman" w:hAnsi="Times New Roman" w:cs="Times New Roman"/>
          <w:sz w:val="22"/>
          <w:szCs w:val="22"/>
        </w:rPr>
        <w:t xml:space="preserve"> – не более чем </w:t>
      </w:r>
      <w:r w:rsidRPr="006C3103">
        <w:rPr>
          <w:rFonts w:ascii="Times New Roman" w:hAnsi="Times New Roman" w:cs="Times New Roman"/>
          <w:b/>
          <w:sz w:val="22"/>
          <w:szCs w:val="22"/>
        </w:rPr>
        <w:t>k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3</w:t>
      </w:r>
      <w:r w:rsidRPr="006C3103">
        <w:rPr>
          <w:rFonts w:ascii="Times New Roman" w:hAnsi="Times New Roman" w:cs="Times New Roman"/>
          <w:b/>
          <w:sz w:val="22"/>
          <w:szCs w:val="22"/>
        </w:rPr>
        <w:t>.</w: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C3103">
        <w:rPr>
          <w:rFonts w:ascii="Times New Roman" w:hAnsi="Times New Roman" w:cs="Times New Roman"/>
          <w:sz w:val="22"/>
          <w:szCs w:val="22"/>
        </w:rPr>
        <w:t xml:space="preserve">Прибыль от единицы продукции </w:t>
      </w:r>
      <w:r w:rsidRPr="006C3103">
        <w:rPr>
          <w:rFonts w:ascii="Times New Roman" w:hAnsi="Times New Roman" w:cs="Times New Roman"/>
          <w:b/>
          <w:sz w:val="22"/>
          <w:szCs w:val="22"/>
        </w:rPr>
        <w:t>P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1</w:t>
      </w:r>
      <w:r w:rsidRPr="006C3103">
        <w:rPr>
          <w:rFonts w:ascii="Times New Roman" w:hAnsi="Times New Roman" w:cs="Times New Roman"/>
          <w:sz w:val="22"/>
          <w:szCs w:val="22"/>
        </w:rPr>
        <w:t xml:space="preserve"> составляет</w:t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6C3103">
        <w:rPr>
          <w:rFonts w:ascii="Times New Roman" w:hAnsi="Times New Roman" w:cs="Times New Roman"/>
          <w:b/>
          <w:sz w:val="22"/>
          <w:szCs w:val="22"/>
        </w:rPr>
        <w:sym w:font="Symbol" w:char="F061"/>
      </w:r>
      <w:r w:rsidRPr="006C3103">
        <w:rPr>
          <w:rFonts w:ascii="Times New Roman" w:hAnsi="Times New Roman" w:cs="Times New Roman"/>
          <w:sz w:val="22"/>
          <w:szCs w:val="22"/>
        </w:rPr>
        <w:t xml:space="preserve"> руб., от </w:t>
      </w:r>
      <w:r w:rsidRPr="006C3103">
        <w:rPr>
          <w:rFonts w:ascii="Times New Roman" w:hAnsi="Times New Roman" w:cs="Times New Roman"/>
          <w:b/>
          <w:sz w:val="22"/>
          <w:szCs w:val="22"/>
        </w:rPr>
        <w:t>P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2</w:t>
      </w:r>
      <w:r w:rsidRPr="006C3103">
        <w:rPr>
          <w:rFonts w:ascii="Times New Roman" w:hAnsi="Times New Roman" w:cs="Times New Roman"/>
          <w:sz w:val="22"/>
          <w:szCs w:val="22"/>
        </w:rPr>
        <w:t xml:space="preserve"> составляет </w:t>
      </w:r>
      <w:r w:rsidRPr="006C3103">
        <w:rPr>
          <w:rFonts w:ascii="Times New Roman" w:hAnsi="Times New Roman" w:cs="Times New Roman"/>
          <w:b/>
          <w:sz w:val="22"/>
          <w:szCs w:val="22"/>
        </w:rPr>
        <w:sym w:font="Symbol" w:char="F062"/>
      </w:r>
      <w:r w:rsidRPr="006C310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6C3103">
        <w:rPr>
          <w:rFonts w:ascii="Times New Roman" w:hAnsi="Times New Roman" w:cs="Times New Roman"/>
          <w:sz w:val="22"/>
          <w:szCs w:val="22"/>
        </w:rPr>
        <w:t>руб.</w: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C3103">
        <w:rPr>
          <w:rFonts w:ascii="Times New Roman" w:hAnsi="Times New Roman" w:cs="Times New Roman"/>
          <w:sz w:val="22"/>
          <w:szCs w:val="22"/>
        </w:rPr>
        <w:t>Необходимо составить такой план выпуска продукции, чтобы при ее реализации получить максимальную прибыль.</w: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C3103">
        <w:rPr>
          <w:rFonts w:ascii="Times New Roman" w:hAnsi="Times New Roman" w:cs="Times New Roman"/>
          <w:sz w:val="22"/>
          <w:szCs w:val="22"/>
        </w:rPr>
        <w:t xml:space="preserve">Данные для выполнения задания соответствующего варианта представлены в </w:t>
      </w:r>
      <w:r w:rsidRPr="00EB327C">
        <w:rPr>
          <w:rFonts w:ascii="Times New Roman" w:hAnsi="Times New Roman" w:cs="Times New Roman"/>
          <w:sz w:val="22"/>
          <w:szCs w:val="22"/>
        </w:rPr>
        <w:t xml:space="preserve">табл. </w:t>
      </w:r>
      <w:r w:rsidR="00117CAF">
        <w:rPr>
          <w:rFonts w:ascii="Times New Roman" w:hAnsi="Times New Roman" w:cs="Times New Roman"/>
          <w:sz w:val="22"/>
          <w:szCs w:val="22"/>
        </w:rPr>
        <w:t>21</w:t>
      </w:r>
      <w:r w:rsidRPr="00EB327C">
        <w:rPr>
          <w:rFonts w:ascii="Times New Roman" w:hAnsi="Times New Roman" w:cs="Times New Roman"/>
          <w:sz w:val="22"/>
          <w:szCs w:val="22"/>
        </w:rPr>
        <w:t>.</w:t>
      </w:r>
    </w:p>
    <w:p w:rsidR="006C3103" w:rsidRPr="006C3103" w:rsidRDefault="00EB327C" w:rsidP="006C3103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Таблица </w:t>
      </w:r>
      <w:r w:rsidR="00117CAF">
        <w:rPr>
          <w:rFonts w:ascii="Times New Roman" w:hAnsi="Times New Roman" w:cs="Times New Roman"/>
          <w:sz w:val="22"/>
          <w:szCs w:val="22"/>
        </w:rPr>
        <w:t>21</w:t>
      </w:r>
    </w:p>
    <w:tbl>
      <w:tblPr>
        <w:tblW w:w="485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3"/>
        <w:gridCol w:w="543"/>
        <w:gridCol w:w="542"/>
        <w:gridCol w:w="541"/>
        <w:gridCol w:w="541"/>
        <w:gridCol w:w="541"/>
        <w:gridCol w:w="541"/>
        <w:gridCol w:w="541"/>
        <w:gridCol w:w="541"/>
        <w:gridCol w:w="541"/>
        <w:gridCol w:w="457"/>
        <w:gridCol w:w="435"/>
      </w:tblGrid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Вар.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k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k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k</w:t>
            </w:r>
            <w:r w:rsidRPr="006C310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sym w:font="Symbol" w:char="F061"/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sym w:font="Symbol" w:char="F062"/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305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676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400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143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122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576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344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570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4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421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567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321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900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540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700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720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300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422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279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756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674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279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392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549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320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440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550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422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516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312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550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600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472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330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410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520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212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512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400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715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472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128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572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244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560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672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567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322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572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322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496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219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300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420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500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617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650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200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215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400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428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672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672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440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393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450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480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144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546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6C3103" w:rsidRPr="006C3103">
        <w:trPr>
          <w:jc w:val="center"/>
        </w:trPr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520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670</w:t>
            </w:r>
          </w:p>
        </w:tc>
        <w:tc>
          <w:tcPr>
            <w:tcW w:w="429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720</w:t>
            </w:r>
          </w:p>
        </w:tc>
        <w:tc>
          <w:tcPr>
            <w:tcW w:w="362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45" w:type="pct"/>
          </w:tcPr>
          <w:p w:rsidR="006C3103" w:rsidRPr="006C3103" w:rsidRDefault="006C3103" w:rsidP="006C310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</w:tbl>
    <w:p w:rsidR="006C3103" w:rsidRPr="00EB327C" w:rsidRDefault="00117CAF" w:rsidP="00EB327C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Окончание табл. 21</w:t>
      </w:r>
    </w:p>
    <w:tbl>
      <w:tblPr>
        <w:tblW w:w="485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3"/>
        <w:gridCol w:w="543"/>
        <w:gridCol w:w="542"/>
        <w:gridCol w:w="541"/>
        <w:gridCol w:w="541"/>
        <w:gridCol w:w="541"/>
        <w:gridCol w:w="541"/>
        <w:gridCol w:w="541"/>
        <w:gridCol w:w="541"/>
        <w:gridCol w:w="541"/>
        <w:gridCol w:w="457"/>
        <w:gridCol w:w="435"/>
      </w:tblGrid>
      <w:tr w:rsidR="00EB327C" w:rsidRPr="006C3103">
        <w:trPr>
          <w:jc w:val="center"/>
        </w:trPr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672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344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520</w:t>
            </w:r>
          </w:p>
        </w:tc>
        <w:tc>
          <w:tcPr>
            <w:tcW w:w="362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EB327C" w:rsidRPr="006C3103">
        <w:trPr>
          <w:jc w:val="center"/>
        </w:trPr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26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505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212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470</w:t>
            </w:r>
          </w:p>
        </w:tc>
        <w:tc>
          <w:tcPr>
            <w:tcW w:w="362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EB327C" w:rsidRPr="006C3103">
        <w:trPr>
          <w:jc w:val="center"/>
        </w:trPr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27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320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318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415</w:t>
            </w:r>
          </w:p>
        </w:tc>
        <w:tc>
          <w:tcPr>
            <w:tcW w:w="362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EB327C" w:rsidRPr="006C3103">
        <w:trPr>
          <w:jc w:val="center"/>
        </w:trPr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550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312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202</w:t>
            </w:r>
          </w:p>
        </w:tc>
        <w:tc>
          <w:tcPr>
            <w:tcW w:w="362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EB327C" w:rsidRPr="006C3103">
        <w:trPr>
          <w:jc w:val="center"/>
        </w:trPr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29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340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680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300</w:t>
            </w:r>
          </w:p>
        </w:tc>
        <w:tc>
          <w:tcPr>
            <w:tcW w:w="362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45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EB327C" w:rsidRPr="006C3103">
        <w:trPr>
          <w:jc w:val="center"/>
        </w:trPr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30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600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520</w:t>
            </w:r>
          </w:p>
        </w:tc>
        <w:tc>
          <w:tcPr>
            <w:tcW w:w="429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700</w:t>
            </w:r>
          </w:p>
        </w:tc>
        <w:tc>
          <w:tcPr>
            <w:tcW w:w="362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45" w:type="pct"/>
          </w:tcPr>
          <w:p w:rsidR="00EB327C" w:rsidRPr="006C3103" w:rsidRDefault="00EB327C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C31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</w:tbl>
    <w:p w:rsidR="00EB327C" w:rsidRDefault="00EB327C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b/>
          <w:i/>
        </w:rPr>
      </w:pPr>
    </w:p>
    <w:p w:rsidR="006C3103" w:rsidRPr="006C3103" w:rsidRDefault="007521D0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>Задани</w:t>
      </w:r>
      <w:r w:rsidR="00C83E51">
        <w:rPr>
          <w:rFonts w:ascii="Times New Roman" w:hAnsi="Times New Roman" w:cs="Times New Roman"/>
          <w:i/>
          <w:sz w:val="22"/>
          <w:szCs w:val="22"/>
        </w:rPr>
        <w:t>е</w:t>
      </w:r>
      <w:r w:rsidR="006C3103" w:rsidRPr="00215943">
        <w:rPr>
          <w:rFonts w:ascii="Times New Roman" w:hAnsi="Times New Roman" w:cs="Times New Roman"/>
          <w:i/>
          <w:sz w:val="22"/>
          <w:szCs w:val="22"/>
        </w:rPr>
        <w:t xml:space="preserve"> 2.</w:t>
      </w:r>
      <w:r w:rsidR="006C3103" w:rsidRPr="006C3103">
        <w:rPr>
          <w:rFonts w:ascii="Times New Roman" w:hAnsi="Times New Roman" w:cs="Times New Roman"/>
          <w:sz w:val="22"/>
          <w:szCs w:val="22"/>
        </w:rPr>
        <w:t xml:space="preserve"> Задана каноническая модель задачи линейного пр</w:t>
      </w:r>
      <w:r w:rsidR="006C3103" w:rsidRPr="006C3103">
        <w:rPr>
          <w:rFonts w:ascii="Times New Roman" w:hAnsi="Times New Roman" w:cs="Times New Roman"/>
          <w:sz w:val="22"/>
          <w:szCs w:val="22"/>
        </w:rPr>
        <w:t>о</w:t>
      </w:r>
      <w:r w:rsidR="006C3103" w:rsidRPr="006C3103">
        <w:rPr>
          <w:rFonts w:ascii="Times New Roman" w:hAnsi="Times New Roman" w:cs="Times New Roman"/>
          <w:sz w:val="22"/>
          <w:szCs w:val="22"/>
        </w:rPr>
        <w:t>граммирования.</w: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6C3103">
        <w:rPr>
          <w:rFonts w:ascii="Times New Roman" w:hAnsi="Times New Roman" w:cs="Times New Roman"/>
          <w:b/>
          <w:sz w:val="22"/>
          <w:szCs w:val="22"/>
          <w:lang w:val="en-US"/>
        </w:rPr>
        <w:t>Z = CX, AX = A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  <w:lang w:val="en-US"/>
        </w:rPr>
        <w:t>0</w:t>
      </w:r>
      <w:r w:rsidRPr="006C3103">
        <w:rPr>
          <w:rFonts w:ascii="Times New Roman" w:hAnsi="Times New Roman" w:cs="Times New Roman"/>
          <w:b/>
          <w:sz w:val="22"/>
          <w:szCs w:val="22"/>
          <w:lang w:val="en-US"/>
        </w:rPr>
        <w:t xml:space="preserve">, X </w:t>
      </w:r>
      <w:r w:rsidRPr="006C3103">
        <w:rPr>
          <w:rFonts w:ascii="Times New Roman" w:hAnsi="Times New Roman" w:cs="Times New Roman"/>
          <w:b/>
          <w:sz w:val="22"/>
          <w:szCs w:val="22"/>
        </w:rPr>
        <w:sym w:font="Symbol" w:char="F0B3"/>
      </w:r>
      <w:r w:rsidRPr="006C3103">
        <w:rPr>
          <w:rFonts w:ascii="Times New Roman" w:hAnsi="Times New Roman" w:cs="Times New Roman"/>
          <w:b/>
          <w:sz w:val="22"/>
          <w:szCs w:val="22"/>
          <w:lang w:val="en-US"/>
        </w:rPr>
        <w:t xml:space="preserve"> 0, A = (a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  <w:lang w:val="en-US"/>
        </w:rPr>
        <w:t>ij</w:t>
      </w:r>
      <w:r w:rsidRPr="006C3103">
        <w:rPr>
          <w:rFonts w:ascii="Times New Roman" w:hAnsi="Times New Roman" w:cs="Times New Roman"/>
          <w:b/>
          <w:sz w:val="22"/>
          <w:szCs w:val="22"/>
          <w:lang w:val="en-US"/>
        </w:rPr>
        <w:t>)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  <w:lang w:val="en-US"/>
        </w:rPr>
        <w:t>3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</w:rPr>
        <w:t>х</w:t>
      </w:r>
      <w:r w:rsidRPr="006C3103">
        <w:rPr>
          <w:rFonts w:ascii="Times New Roman" w:hAnsi="Times New Roman" w:cs="Times New Roman"/>
          <w:b/>
          <w:sz w:val="22"/>
          <w:szCs w:val="22"/>
          <w:vertAlign w:val="subscript"/>
          <w:lang w:val="en-US"/>
        </w:rPr>
        <w:t>5</w:t>
      </w:r>
      <w:r w:rsidRPr="006C3103">
        <w:rPr>
          <w:rFonts w:ascii="Times New Roman" w:hAnsi="Times New Roman" w:cs="Times New Roman"/>
          <w:sz w:val="22"/>
          <w:szCs w:val="22"/>
          <w:lang w:val="en-US"/>
        </w:rPr>
        <w:t>.</w:t>
      </w:r>
      <w:r w:rsidRPr="006C3103">
        <w:rPr>
          <w:rFonts w:ascii="Times New Roman" w:hAnsi="Times New Roman" w:cs="Times New Roman"/>
          <w:b/>
          <w:sz w:val="22"/>
          <w:szCs w:val="22"/>
          <w:lang w:val="en-US"/>
        </w:rPr>
        <w:t xml:space="preserve"> </w: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C3103">
        <w:rPr>
          <w:rFonts w:ascii="Times New Roman" w:hAnsi="Times New Roman" w:cs="Times New Roman"/>
          <w:sz w:val="22"/>
          <w:szCs w:val="22"/>
        </w:rPr>
        <w:t xml:space="preserve">Требуется найти </w:t>
      </w:r>
      <w:r w:rsidRPr="006C3103">
        <w:rPr>
          <w:rFonts w:ascii="Times New Roman" w:hAnsi="Times New Roman" w:cs="Times New Roman"/>
          <w:b/>
          <w:sz w:val="22"/>
          <w:szCs w:val="22"/>
        </w:rPr>
        <w:t>max Z М-</w:t>
      </w:r>
      <w:r w:rsidRPr="006C3103">
        <w:rPr>
          <w:rFonts w:ascii="Times New Roman" w:hAnsi="Times New Roman" w:cs="Times New Roman"/>
          <w:sz w:val="22"/>
          <w:szCs w:val="22"/>
        </w:rPr>
        <w:t>методом.</w: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1.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67" type="#_x0000_t75" style="width:239.4pt;height:45.8pt">
            <v:imagedata r:id="rId529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68" type="#_x0000_t75" style="width:236.55pt;height:45.8pt">
            <v:imagedata r:id="rId530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3.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69" type="#_x0000_t75" style="width:245pt;height:45.8pt">
            <v:imagedata r:id="rId531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4.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0" type="#_x0000_t75" style="width:246.85pt;height:45.8pt">
            <v:imagedata r:id="rId532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5.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1" type="#_x0000_t75" style="width:238.45pt;height:45.8pt">
            <v:imagedata r:id="rId533" o:title=""/>
          </v:shape>
        </w:pic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6.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2" type="#_x0000_t75" style="width:241.25pt;height:45.8pt">
            <v:imagedata r:id="rId534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7.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3" type="#_x0000_t75" style="width:254.35pt;height:45.8pt">
            <v:imagedata r:id="rId535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8.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4" type="#_x0000_t75" style="width:250.6pt;height:45.8pt">
            <v:imagedata r:id="rId536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9.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5" type="#_x0000_t75" style="width:251.55pt;height:46.75pt">
            <v:imagedata r:id="rId537" o:title=""/>
          </v:shape>
        </w:pic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10.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6" type="#_x0000_t75" style="width:248.75pt;height:46.75pt">
            <v:imagedata r:id="rId538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lastRenderedPageBreak/>
        <w:t xml:space="preserve">11.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7" type="#_x0000_t75" style="width:247.8pt;height:45.8pt">
            <v:imagedata r:id="rId539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E57F6B" w:rsidP="00E57F6B">
      <w:pPr>
        <w:widowControl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</w:t>
      </w:r>
      <w:r w:rsidR="006C3103" w:rsidRPr="00EB327C">
        <w:rPr>
          <w:rFonts w:ascii="Times New Roman" w:hAnsi="Times New Roman" w:cs="Times New Roman"/>
          <w:sz w:val="22"/>
          <w:szCs w:val="22"/>
        </w:rPr>
        <w:t xml:space="preserve">12.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8" type="#_x0000_t75" style="width:250.6pt;height:44.9pt">
            <v:imagedata r:id="rId540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13.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79" type="#_x0000_t75" style="width:255.25pt;height:49.55pt">
            <v:imagedata r:id="rId541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14.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0" type="#_x0000_t75" style="width:253.4pt;height:45.8pt">
            <v:imagedata r:id="rId542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15.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1" type="#_x0000_t75" style="width:240.3pt;height:45.8pt">
            <v:imagedata r:id="rId543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16.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2" type="#_x0000_t75" style="width:246.85pt;height:45.8pt">
            <v:imagedata r:id="rId544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17.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3" type="#_x0000_t75" style="width:242.2pt;height:45.8pt">
            <v:imagedata r:id="rId545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18.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4" type="#_x0000_t75" style="width:245pt;height:45.8pt">
            <v:imagedata r:id="rId546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lastRenderedPageBreak/>
        <w:t xml:space="preserve">19.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5" type="#_x0000_t75" style="width:241.25pt;height:45.8pt">
            <v:imagedata r:id="rId547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20.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6" type="#_x0000_t75" style="width:248.75pt;height:45.8pt">
            <v:imagedata r:id="rId548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21.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7" type="#_x0000_t75" style="width:242.2pt;height:45.8pt">
            <v:imagedata r:id="rId549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22.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8" type="#_x0000_t75" style="width:230.95pt;height:45.8pt">
            <v:imagedata r:id="rId550" o:title=""/>
          </v:shape>
        </w:pict>
      </w:r>
      <w:r w:rsidRPr="00EB327C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23.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89" type="#_x0000_t75" style="width:228.15pt;height:45.8pt">
            <v:imagedata r:id="rId551" o:title=""/>
          </v:shape>
        </w:pict>
      </w: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24.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90" type="#_x0000_t75" style="width:238.45pt;height:45.8pt">
            <v:imagedata r:id="rId552" o:title=""/>
          </v:shape>
        </w:pict>
      </w: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25.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91" type="#_x0000_t75" style="width:234.7pt;height:45.8pt">
            <v:imagedata r:id="rId553" o:title=""/>
          </v:shape>
        </w:pict>
      </w: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26.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92" type="#_x0000_t75" style="width:242.2pt;height:45.8pt">
            <v:imagedata r:id="rId554" o:title=""/>
          </v:shape>
        </w:pict>
      </w: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lastRenderedPageBreak/>
        <w:t xml:space="preserve">27.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93" type="#_x0000_t75" style="width:238.45pt;height:45.8pt">
            <v:imagedata r:id="rId555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28.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94" type="#_x0000_t75" style="width:234.7pt;height:45.8pt">
            <v:imagedata r:id="rId556" o:title=""/>
          </v:shape>
        </w:pict>
      </w:r>
      <w:r w:rsidRPr="00EB327C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C3103" w:rsidRPr="006C3103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29.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95" type="#_x0000_t75" style="width:238.45pt;height:45.8pt">
            <v:imagedata r:id="rId557" o:title=""/>
          </v:shape>
        </w:pict>
      </w: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6C3103" w:rsidRPr="00EB327C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EB327C">
        <w:rPr>
          <w:rFonts w:ascii="Times New Roman" w:hAnsi="Times New Roman" w:cs="Times New Roman"/>
          <w:sz w:val="22"/>
          <w:szCs w:val="22"/>
        </w:rPr>
        <w:t xml:space="preserve">30. </w:t>
      </w:r>
      <w:r w:rsidR="00C83E51">
        <w:rPr>
          <w:rFonts w:ascii="Times New Roman" w:hAnsi="Times New Roman" w:cs="Times New Roman"/>
          <w:position w:val="-40"/>
          <w:sz w:val="22"/>
          <w:szCs w:val="22"/>
        </w:rPr>
        <w:pict>
          <v:shape id="_x0000_i1496" type="#_x0000_t75" style="width:232.85pt;height:45.8pt">
            <v:imagedata r:id="rId558" o:title=""/>
          </v:shape>
        </w:pict>
      </w:r>
      <w:r w:rsidRPr="00EB327C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C3103" w:rsidRPr="007C7B24" w:rsidRDefault="006C3103" w:rsidP="006C310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</w:rPr>
      </w:pPr>
    </w:p>
    <w:p w:rsidR="004C6890" w:rsidRDefault="004C6890" w:rsidP="009452D6">
      <w:pPr>
        <w:pStyle w:val="FR1"/>
        <w:spacing w:line="240" w:lineRule="auto"/>
        <w:ind w:firstLine="0"/>
        <w:rPr>
          <w:sz w:val="20"/>
        </w:rPr>
      </w:pPr>
    </w:p>
    <w:p w:rsidR="00324922" w:rsidRPr="00324922" w:rsidRDefault="00196761" w:rsidP="00907DB4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4</w:t>
      </w:r>
      <w:r w:rsidR="00324922" w:rsidRPr="00324922">
        <w:rPr>
          <w:rFonts w:ascii="Times New Roman" w:hAnsi="Times New Roman" w:cs="Times New Roman"/>
          <w:b/>
          <w:bCs/>
          <w:sz w:val="22"/>
          <w:szCs w:val="22"/>
        </w:rPr>
        <w:t>. ДВОЙСТВЕННОСТЬ В ЛИНЕЙНОМ ПРОГРАММИРОВАНИИ</w:t>
      </w:r>
    </w:p>
    <w:p w:rsidR="00324922" w:rsidRPr="00324922" w:rsidRDefault="00196761" w:rsidP="00907DB4">
      <w:pPr>
        <w:widowControl/>
        <w:shd w:val="clear" w:color="auto" w:fill="FFFFFF"/>
        <w:tabs>
          <w:tab w:val="left" w:pos="9639"/>
        </w:tabs>
        <w:autoSpaceDE/>
        <w:autoSpaceDN/>
        <w:adjustRightInd/>
        <w:spacing w:before="180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4</w:t>
      </w:r>
      <w:r w:rsidR="00324922" w:rsidRPr="00324922">
        <w:rPr>
          <w:rFonts w:ascii="Times New Roman" w:hAnsi="Times New Roman" w:cs="Times New Roman"/>
          <w:b/>
          <w:sz w:val="22"/>
          <w:szCs w:val="22"/>
        </w:rPr>
        <w:t>.1. Понятие двойственности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С </w:t>
      </w:r>
      <w:r w:rsidRPr="00324922">
        <w:rPr>
          <w:rFonts w:ascii="Times New Roman" w:hAnsi="Times New Roman"/>
          <w:sz w:val="22"/>
          <w:szCs w:val="22"/>
        </w:rPr>
        <w:t>каждой</w:t>
      </w:r>
      <w:r w:rsidRPr="00324922">
        <w:rPr>
          <w:rFonts w:ascii="Times New Roman" w:hAnsi="Times New Roman" w:cs="Times New Roman"/>
          <w:sz w:val="22"/>
          <w:szCs w:val="22"/>
        </w:rPr>
        <w:t xml:space="preserve"> задачей линейного программирования тесно связана другая линейная задача, называемая </w:t>
      </w:r>
      <w:r w:rsidRPr="00324922">
        <w:rPr>
          <w:rFonts w:ascii="Times New Roman" w:hAnsi="Times New Roman" w:cs="Times New Roman"/>
          <w:i/>
          <w:sz w:val="22"/>
          <w:szCs w:val="22"/>
        </w:rPr>
        <w:t>двойственной</w:t>
      </w:r>
      <w:r w:rsidRPr="00324922">
        <w:rPr>
          <w:rFonts w:ascii="Times New Roman" w:hAnsi="Times New Roman" w:cs="Times New Roman"/>
          <w:sz w:val="22"/>
          <w:szCs w:val="22"/>
        </w:rPr>
        <w:t xml:space="preserve"> по отношению к первой (или </w:t>
      </w:r>
      <w:r w:rsidRPr="00324922">
        <w:rPr>
          <w:rFonts w:ascii="Times New Roman" w:hAnsi="Times New Roman" w:cs="Times New Roman"/>
          <w:i/>
          <w:sz w:val="22"/>
          <w:szCs w:val="22"/>
        </w:rPr>
        <w:t>сопряженной</w:t>
      </w:r>
      <w:r w:rsidRPr="00324922">
        <w:rPr>
          <w:rFonts w:ascii="Times New Roman" w:hAnsi="Times New Roman" w:cs="Times New Roman"/>
          <w:sz w:val="22"/>
          <w:szCs w:val="22"/>
        </w:rPr>
        <w:t xml:space="preserve">). Первоначальная задача называется </w:t>
      </w:r>
      <w:r w:rsidRPr="00324922">
        <w:rPr>
          <w:rFonts w:ascii="Times New Roman" w:hAnsi="Times New Roman" w:cs="Times New Roman"/>
          <w:i/>
          <w:sz w:val="22"/>
          <w:szCs w:val="22"/>
        </w:rPr>
        <w:t>исходной</w:t>
      </w:r>
      <w:r w:rsidRPr="00324922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324922">
        <w:rPr>
          <w:rFonts w:ascii="Times New Roman" w:hAnsi="Times New Roman"/>
          <w:sz w:val="22"/>
          <w:szCs w:val="22"/>
        </w:rPr>
        <w:t>Связь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 исходной и двойственной задач заключается в том, что решение одной из них может быть получено непосредственно из решения другой. 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/>
          <w:sz w:val="22"/>
          <w:szCs w:val="22"/>
        </w:rPr>
        <w:t>Понятие</w:t>
      </w:r>
      <w:r w:rsidRPr="00324922">
        <w:rPr>
          <w:rFonts w:ascii="Times New Roman" w:hAnsi="Times New Roman" w:cs="Times New Roman"/>
          <w:sz w:val="22"/>
          <w:szCs w:val="22"/>
        </w:rPr>
        <w:t xml:space="preserve"> двойственности рассмотрим на примере использов</w:t>
      </w:r>
      <w:r w:rsidRPr="00324922">
        <w:rPr>
          <w:rFonts w:ascii="Times New Roman" w:hAnsi="Times New Roman" w:cs="Times New Roman"/>
          <w:sz w:val="22"/>
          <w:szCs w:val="22"/>
        </w:rPr>
        <w:t>а</w:t>
      </w:r>
      <w:r w:rsidRPr="00324922">
        <w:rPr>
          <w:rFonts w:ascii="Times New Roman" w:hAnsi="Times New Roman" w:cs="Times New Roman"/>
          <w:sz w:val="22"/>
          <w:szCs w:val="22"/>
        </w:rPr>
        <w:t>ния ресурсов: предприятие имеет m видов ресурсов в количестве b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</w:rPr>
        <w:t xml:space="preserve"> ед. (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</w:rPr>
        <w:t xml:space="preserve"> =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497" type="#_x0000_t75" style="width:19.65pt;height:18.7pt" o:ole="">
            <v:imagedata r:id="rId559" o:title=""/>
          </v:shape>
          <o:OLEObject Type="Embed" ProgID="Equation.3" ShapeID="_x0000_i1497" DrawAspect="Content" ObjectID="_1698740739" r:id="rId560"/>
        </w:object>
      </w:r>
      <w:r w:rsidRPr="00324922">
        <w:rPr>
          <w:rFonts w:ascii="Times New Roman" w:hAnsi="Times New Roman" w:cs="Times New Roman"/>
          <w:sz w:val="22"/>
          <w:szCs w:val="22"/>
        </w:rPr>
        <w:t>),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 xml:space="preserve">из которых производится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324922">
        <w:rPr>
          <w:rFonts w:ascii="Times New Roman" w:hAnsi="Times New Roman" w:cs="Times New Roman"/>
          <w:sz w:val="22"/>
          <w:szCs w:val="22"/>
        </w:rPr>
        <w:t xml:space="preserve"> видов продукции. Для производства единицы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-ой продукции расходуется </w:t>
      </w:r>
      <w:r w:rsidRPr="00324922">
        <w:rPr>
          <w:rFonts w:ascii="Times New Roman" w:hAnsi="Times New Roman" w:cs="Times New Roman"/>
          <w:i/>
          <w:sz w:val="22"/>
          <w:szCs w:val="22"/>
        </w:rPr>
        <w:t>а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,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единиц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</w:rPr>
        <w:t>-го ресурса, а ее стоимость составляет с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единиц. Составить план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324922">
        <w:rPr>
          <w:rFonts w:ascii="Times New Roman" w:hAnsi="Times New Roman" w:cs="Times New Roman"/>
          <w:sz w:val="22"/>
          <w:szCs w:val="22"/>
        </w:rPr>
        <w:t>ax выпуска продукции, в стоимостном выражении.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07DB4">
        <w:rPr>
          <w:rFonts w:ascii="Times New Roman" w:hAnsi="Times New Roman" w:cs="Times New Roman"/>
          <w:position w:val="-4"/>
          <w:sz w:val="22"/>
          <w:szCs w:val="22"/>
        </w:rPr>
        <w:lastRenderedPageBreak/>
        <w:t>Пусть</w:t>
      </w:r>
      <w:r w:rsidRPr="00324922">
        <w:rPr>
          <w:rFonts w:ascii="Times New Roman" w:hAnsi="Times New Roman" w:cs="Times New Roman"/>
          <w:position w:val="-4"/>
          <w:sz w:val="22"/>
          <w:szCs w:val="22"/>
        </w:rPr>
        <w:t xml:space="preserve"> х</w:t>
      </w:r>
      <w:r w:rsidRPr="00907DB4">
        <w:rPr>
          <w:rFonts w:ascii="Times New Roman" w:hAnsi="Times New Roman" w:cs="Times New Roman"/>
          <w:position w:val="-4"/>
          <w:sz w:val="22"/>
          <w:szCs w:val="22"/>
          <w:vertAlign w:val="subscript"/>
        </w:rPr>
        <w:t>j</w:t>
      </w:r>
      <w:r w:rsidRPr="00324922">
        <w:rPr>
          <w:rFonts w:ascii="Times New Roman" w:hAnsi="Times New Roman" w:cs="Times New Roman"/>
          <w:position w:val="-4"/>
          <w:sz w:val="22"/>
          <w:szCs w:val="22"/>
        </w:rPr>
        <w:t xml:space="preserve"> (j =</w:t>
      </w:r>
      <w:r w:rsidR="00907DB4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498" type="#_x0000_t75" style="width:17.75pt;height:18.7pt" o:ole="">
            <v:imagedata r:id="rId489" o:title=""/>
          </v:shape>
          <o:OLEObject Type="Embed" ProgID="Equation.3" ShapeID="_x0000_i1498" DrawAspect="Content" ObjectID="_1698740740" r:id="rId561"/>
        </w:object>
      </w:r>
      <w:r w:rsidRPr="00324922">
        <w:rPr>
          <w:rFonts w:ascii="Times New Roman" w:hAnsi="Times New Roman" w:cs="Times New Roman"/>
          <w:position w:val="-4"/>
          <w:sz w:val="22"/>
          <w:szCs w:val="22"/>
        </w:rPr>
        <w:t>) – количество единиц j-й продукции, запл</w:t>
      </w:r>
      <w:r w:rsidRPr="00324922">
        <w:rPr>
          <w:rFonts w:ascii="Times New Roman" w:hAnsi="Times New Roman" w:cs="Times New Roman"/>
          <w:position w:val="-4"/>
          <w:sz w:val="22"/>
          <w:szCs w:val="22"/>
        </w:rPr>
        <w:t>а</w:t>
      </w:r>
      <w:r w:rsidRPr="00324922">
        <w:rPr>
          <w:rFonts w:ascii="Times New Roman" w:hAnsi="Times New Roman" w:cs="Times New Roman"/>
          <w:position w:val="-4"/>
          <w:sz w:val="22"/>
          <w:szCs w:val="22"/>
        </w:rPr>
        <w:t>ни</w:t>
      </w:r>
      <w:r w:rsidRPr="00324922">
        <w:rPr>
          <w:rFonts w:ascii="Times New Roman" w:hAnsi="Times New Roman" w:cs="Times New Roman"/>
          <w:sz w:val="22"/>
          <w:szCs w:val="22"/>
        </w:rPr>
        <w:t xml:space="preserve">рованной для производства. Тогда исходную задачу линейного можно сформулировать следующим образом: найти план (вектор)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499" type="#_x0000_t75" style="width:84.15pt;height:20.55pt">
            <v:imagedata r:id="rId562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который удовлетворяет ограничениям: </w:t>
      </w:r>
    </w:p>
    <w:p w:rsidR="00324922" w:rsidRPr="00324922" w:rsidRDefault="00C83E51" w:rsidP="00907DB4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199" type="#_x0000_t75" style="position:absolute;left:0;text-align:left;margin-left:140.45pt;margin-top:5.3pt;width:103.05pt;height:50.1pt;z-index:251642368">
            <v:imagedata r:id="rId563" o:title=""/>
            <w10:wrap type="square" side="right"/>
          </v:shape>
          <o:OLEObject Type="Embed" ProgID="Equation.3" ShapeID="_x0000_s1199" DrawAspect="Content" ObjectID="_1698740870" r:id="rId564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198" type="#_x0000_t75" style="position:absolute;left:0;text-align:left;margin-left:0;margin-top:4.4pt;width:140.45pt;height:51pt;z-index:251641344">
            <v:imagedata r:id="rId565" o:title=""/>
            <w10:wrap type="square" side="right"/>
          </v:shape>
          <o:OLEObject Type="Embed" ProgID="Equation.3" ShapeID="_x0000_s1198" DrawAspect="Content" ObjectID="_1698740871" r:id="rId566"/>
        </w:pic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br w:type="textWrapping" w:clear="all"/>
        <w:t>и доставляет максимальное значение целевой функции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max z = с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 xml:space="preserve"> + с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>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 +…+ с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324922">
        <w:rPr>
          <w:rFonts w:ascii="Times New Roman" w:hAnsi="Times New Roman" w:cs="Times New Roman"/>
          <w:sz w:val="22"/>
          <w:szCs w:val="22"/>
        </w:rPr>
        <w:t xml:space="preserve">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324922">
        <w:rPr>
          <w:rFonts w:ascii="Times New Roman" w:hAnsi="Times New Roman" w:cs="Times New Roman"/>
          <w:sz w:val="22"/>
          <w:szCs w:val="22"/>
        </w:rPr>
        <w:t>.</w:t>
      </w:r>
    </w:p>
    <w:p w:rsidR="00324922" w:rsidRPr="00907DB4" w:rsidRDefault="00324922" w:rsidP="00907DB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  <w:lang w:val="en-US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/>
          <w:sz w:val="22"/>
          <w:szCs w:val="22"/>
        </w:rPr>
        <w:t>Оценим</w:t>
      </w:r>
      <w:r w:rsidRPr="00324922">
        <w:rPr>
          <w:rFonts w:ascii="Times New Roman" w:hAnsi="Times New Roman" w:cs="Times New Roman"/>
          <w:sz w:val="22"/>
          <w:szCs w:val="22"/>
        </w:rPr>
        <w:t xml:space="preserve"> ресурсы, необходимые для изготовления продукции. Для этого за единицу стоимости ресурсов примем единицу 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>стоим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>о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>сти выпускаемой продукции. Обозначим через у</w:t>
      </w:r>
      <w:r w:rsidRPr="00907DB4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i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 xml:space="preserve"> (</w:t>
      </w:r>
      <w:r w:rsidRPr="00907DB4">
        <w:rPr>
          <w:rFonts w:ascii="Times New Roman" w:hAnsi="Times New Roman" w:cs="Times New Roman"/>
          <w:spacing w:val="-4"/>
          <w:sz w:val="22"/>
          <w:szCs w:val="22"/>
          <w:lang w:val="en-US"/>
        </w:rPr>
        <w:t>i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 xml:space="preserve"> =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</w:rPr>
        <w:pict>
          <v:shape id="_x0000_i1502" type="#_x0000_t75" style="width:17.75pt;height:17.75pt">
            <v:imagedata r:id="rId567" o:title=""/>
          </v:shape>
        </w:pic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 xml:space="preserve">) стоимость единицы i-го ресурса. Тогда стоимость всех затраченных ресурсов, идущих на изготовление </w:t>
      </w:r>
      <w:r w:rsidRPr="00907DB4">
        <w:rPr>
          <w:rFonts w:ascii="Times New Roman" w:hAnsi="Times New Roman" w:cs="Times New Roman"/>
          <w:spacing w:val="-4"/>
          <w:sz w:val="22"/>
          <w:szCs w:val="22"/>
          <w:lang w:val="en-US"/>
        </w:rPr>
        <w:t>j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 xml:space="preserve"> продукции, будет равна </w:t>
      </w:r>
      <w:r w:rsidR="00C83E51">
        <w:rPr>
          <w:rFonts w:ascii="Times New Roman" w:hAnsi="Times New Roman" w:cs="Times New Roman"/>
          <w:spacing w:val="-4"/>
          <w:position w:val="-24"/>
          <w:sz w:val="22"/>
          <w:szCs w:val="22"/>
        </w:rPr>
        <w:pict>
          <v:shape id="_x0000_i1503" type="#_x0000_t75" style="width:15.9pt;height:25.25pt">
            <v:imagedata r:id="rId568" o:title=""/>
          </v:shape>
        </w:pict>
      </w:r>
      <w:r w:rsidRPr="00907DB4">
        <w:rPr>
          <w:rFonts w:ascii="Times New Roman" w:hAnsi="Times New Roman" w:cs="Times New Roman"/>
          <w:i/>
          <w:spacing w:val="-4"/>
          <w:position w:val="-4"/>
          <w:sz w:val="22"/>
          <w:szCs w:val="22"/>
        </w:rPr>
        <w:t>а</w:t>
      </w:r>
      <w:r w:rsidRPr="00907DB4">
        <w:rPr>
          <w:rFonts w:ascii="Times New Roman" w:hAnsi="Times New Roman" w:cs="Times New Roman"/>
          <w:i/>
          <w:spacing w:val="-4"/>
          <w:position w:val="-4"/>
          <w:sz w:val="22"/>
          <w:szCs w:val="22"/>
          <w:vertAlign w:val="subscript"/>
          <w:lang w:val="en-US"/>
        </w:rPr>
        <w:t>ij</w:t>
      </w:r>
      <w:r w:rsidRPr="00907DB4">
        <w:rPr>
          <w:rFonts w:ascii="Times New Roman" w:hAnsi="Times New Roman" w:cs="Times New Roman"/>
          <w:i/>
          <w:spacing w:val="-4"/>
          <w:position w:val="-4"/>
          <w:sz w:val="22"/>
          <w:szCs w:val="22"/>
          <w:lang w:val="en-US"/>
        </w:rPr>
        <w:t>y</w:t>
      </w:r>
      <w:r w:rsidRPr="00907DB4">
        <w:rPr>
          <w:rFonts w:ascii="Times New Roman" w:hAnsi="Times New Roman" w:cs="Times New Roman"/>
          <w:i/>
          <w:spacing w:val="-4"/>
          <w:position w:val="-4"/>
          <w:sz w:val="22"/>
          <w:szCs w:val="22"/>
          <w:vertAlign w:val="subscript"/>
          <w:lang w:val="en-US"/>
        </w:rPr>
        <w:t>i</w:t>
      </w:r>
      <w:r w:rsidRPr="00907DB4">
        <w:rPr>
          <w:rFonts w:ascii="Times New Roman" w:hAnsi="Times New Roman" w:cs="Times New Roman"/>
          <w:spacing w:val="-4"/>
          <w:position w:val="-4"/>
          <w:sz w:val="22"/>
          <w:szCs w:val="22"/>
        </w:rPr>
        <w:t>, и она должна быть не меньше стоимости окончательного продукта</w:t>
      </w:r>
      <w:r w:rsidRPr="00907DB4">
        <w:rPr>
          <w:rFonts w:ascii="Times New Roman" w:hAnsi="Times New Roman" w:cs="Times New Roman"/>
          <w:spacing w:val="-4"/>
          <w:position w:val="-6"/>
          <w:sz w:val="22"/>
          <w:szCs w:val="22"/>
        </w:rPr>
        <w:t>, т. е.</w:t>
      </w:r>
      <w:r w:rsidRPr="00324922">
        <w:rPr>
          <w:rFonts w:ascii="Times New Roman" w:hAnsi="Times New Roman" w:cs="Times New Roman"/>
          <w:position w:val="-8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28"/>
          <w:sz w:val="22"/>
          <w:szCs w:val="22"/>
        </w:rPr>
        <w:pict>
          <v:shape id="_x0000_i1504" type="#_x0000_t75" style="width:17.75pt;height:29pt">
            <v:imagedata r:id="rId569" o:title=""/>
          </v:shape>
        </w:pict>
      </w:r>
      <w:r w:rsidRPr="00324922">
        <w:rPr>
          <w:rFonts w:ascii="Times New Roman" w:hAnsi="Times New Roman" w:cs="Times New Roman"/>
          <w:i/>
          <w:position w:val="-6"/>
          <w:sz w:val="22"/>
          <w:szCs w:val="22"/>
        </w:rPr>
        <w:t>а</w:t>
      </w:r>
      <w:r w:rsidRPr="00324922">
        <w:rPr>
          <w:rFonts w:ascii="Times New Roman" w:hAnsi="Times New Roman" w:cs="Times New Roman"/>
          <w:i/>
          <w:position w:val="-6"/>
          <w:sz w:val="22"/>
          <w:szCs w:val="22"/>
          <w:vertAlign w:val="subscript"/>
          <w:lang w:val="en-US"/>
        </w:rPr>
        <w:t>ij</w:t>
      </w:r>
      <w:r w:rsidRPr="00324922">
        <w:rPr>
          <w:rFonts w:ascii="Times New Roman" w:hAnsi="Times New Roman" w:cs="Times New Roman"/>
          <w:i/>
          <w:position w:val="-6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i/>
          <w:position w:val="-6"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position w:val="-6"/>
          <w:sz w:val="22"/>
          <w:szCs w:val="22"/>
        </w:rPr>
        <w:t xml:space="preserve"> ≥ </w:t>
      </w:r>
      <w:r w:rsidRPr="00324922">
        <w:rPr>
          <w:rFonts w:ascii="Times New Roman" w:hAnsi="Times New Roman" w:cs="Times New Roman"/>
          <w:position w:val="-6"/>
          <w:sz w:val="22"/>
          <w:szCs w:val="22"/>
          <w:lang w:val="en-US"/>
        </w:rPr>
        <w:t>c</w:t>
      </w:r>
      <w:r w:rsidRPr="00324922">
        <w:rPr>
          <w:rFonts w:ascii="Times New Roman" w:hAnsi="Times New Roman" w:cs="Times New Roman"/>
          <w:position w:val="-6"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position w:val="-6"/>
          <w:sz w:val="22"/>
          <w:szCs w:val="22"/>
        </w:rPr>
        <w:t>, (</w:t>
      </w:r>
      <w:r w:rsidRPr="00324922">
        <w:rPr>
          <w:rFonts w:ascii="Times New Roman" w:hAnsi="Times New Roman" w:cs="Times New Roman"/>
          <w:position w:val="-6"/>
          <w:sz w:val="22"/>
          <w:szCs w:val="22"/>
          <w:lang w:val="en-US"/>
        </w:rPr>
        <w:t>j</w:t>
      </w:r>
      <w:r w:rsidRPr="00324922">
        <w:rPr>
          <w:rFonts w:ascii="Times New Roman" w:hAnsi="Times New Roman" w:cs="Times New Roman"/>
          <w:position w:val="-6"/>
          <w:sz w:val="22"/>
          <w:szCs w:val="22"/>
        </w:rPr>
        <w:t xml:space="preserve"> =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505" type="#_x0000_t75" style="width:17.75pt;height:18.7pt" o:ole="">
            <v:imagedata r:id="rId570" o:title=""/>
          </v:shape>
          <o:OLEObject Type="Embed" ProgID="Equation.3" ShapeID="_x0000_i1505" DrawAspect="Content" ObjectID="_1698740741" r:id="rId571"/>
        </w:object>
      </w:r>
      <w:r w:rsidRPr="00324922">
        <w:rPr>
          <w:rFonts w:ascii="Times New Roman" w:hAnsi="Times New Roman" w:cs="Times New Roman"/>
          <w:position w:val="-6"/>
          <w:sz w:val="22"/>
          <w:szCs w:val="22"/>
        </w:rPr>
        <w:t xml:space="preserve">), 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а стоимость всех имеющихся ресурсов 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 xml:space="preserve">будет равна 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f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</w:rPr>
        <w:t>(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y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</w:rPr>
        <w:t xml:space="preserve">) = 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b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vertAlign w:val="subscript"/>
        </w:rPr>
        <w:t>1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y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vertAlign w:val="subscript"/>
        </w:rPr>
        <w:t>1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</w:rPr>
        <w:t xml:space="preserve"> + 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b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vertAlign w:val="subscript"/>
        </w:rPr>
        <w:t>2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y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vertAlign w:val="subscript"/>
        </w:rPr>
        <w:t>2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</w:rPr>
        <w:t xml:space="preserve">+ … + 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b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vertAlign w:val="subscript"/>
          <w:lang w:val="en-US"/>
        </w:rPr>
        <w:t>m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y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vertAlign w:val="subscript"/>
          <w:lang w:val="en-US"/>
        </w:rPr>
        <w:t>m</w:t>
      </w:r>
      <w:r w:rsidRPr="00907DB4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=</w:t>
      </w:r>
      <w:r w:rsidR="00C83E51">
        <w:rPr>
          <w:rFonts w:ascii="Times New Roman" w:hAnsi="Times New Roman" w:cs="Times New Roman"/>
          <w:i/>
          <w:spacing w:val="-4"/>
          <w:position w:val="-28"/>
          <w:sz w:val="22"/>
          <w:szCs w:val="22"/>
        </w:rPr>
        <w:pict>
          <v:shape id="_x0000_i1506" type="#_x0000_t75" style="width:17.75pt;height:29pt">
            <v:imagedata r:id="rId569" o:title=""/>
          </v:shape>
        </w:pict>
      </w:r>
      <w:r w:rsidRPr="00907DB4">
        <w:rPr>
          <w:rFonts w:ascii="Times New Roman" w:hAnsi="Times New Roman" w:cs="Times New Roman"/>
          <w:i/>
          <w:spacing w:val="-4"/>
          <w:position w:val="-6"/>
          <w:sz w:val="22"/>
          <w:szCs w:val="22"/>
          <w:lang w:val="en-US"/>
        </w:rPr>
        <w:t>b</w:t>
      </w:r>
      <w:r w:rsidRPr="00907DB4">
        <w:rPr>
          <w:rFonts w:ascii="Times New Roman" w:hAnsi="Times New Roman" w:cs="Times New Roman"/>
          <w:i/>
          <w:spacing w:val="-4"/>
          <w:position w:val="-6"/>
          <w:sz w:val="22"/>
          <w:szCs w:val="22"/>
          <w:vertAlign w:val="subscript"/>
          <w:lang w:val="en-US"/>
        </w:rPr>
        <w:t>i</w:t>
      </w:r>
      <w:r w:rsidRPr="00907DB4">
        <w:rPr>
          <w:rFonts w:ascii="Times New Roman" w:hAnsi="Times New Roman" w:cs="Times New Roman"/>
          <w:i/>
          <w:spacing w:val="-4"/>
          <w:position w:val="-6"/>
          <w:sz w:val="22"/>
          <w:szCs w:val="22"/>
          <w:lang w:val="en-US"/>
        </w:rPr>
        <w:t>y</w:t>
      </w:r>
      <w:r w:rsidRPr="00907DB4">
        <w:rPr>
          <w:rFonts w:ascii="Times New Roman" w:hAnsi="Times New Roman" w:cs="Times New Roman"/>
          <w:i/>
          <w:spacing w:val="-4"/>
          <w:position w:val="-6"/>
          <w:sz w:val="22"/>
          <w:szCs w:val="22"/>
          <w:vertAlign w:val="subscript"/>
          <w:lang w:val="en-US"/>
        </w:rPr>
        <w:t>i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 xml:space="preserve"> и она должна быть </w:t>
      </w:r>
      <w:r w:rsidRPr="00907DB4">
        <w:rPr>
          <w:rFonts w:ascii="Times New Roman" w:hAnsi="Times New Roman" w:cs="Times New Roman"/>
          <w:spacing w:val="-4"/>
          <w:sz w:val="22"/>
          <w:szCs w:val="22"/>
          <w:lang w:val="en-US"/>
        </w:rPr>
        <w:t>min</w:t>
      </w:r>
      <w:r w:rsidRPr="00907DB4">
        <w:rPr>
          <w:rFonts w:ascii="Times New Roman" w:hAnsi="Times New Roman" w:cs="Times New Roman"/>
          <w:spacing w:val="-4"/>
          <w:sz w:val="22"/>
          <w:szCs w:val="22"/>
        </w:rPr>
        <w:t xml:space="preserve">. 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/>
          <w:sz w:val="22"/>
          <w:szCs w:val="22"/>
        </w:rPr>
        <w:t>Данная</w:t>
      </w:r>
      <w:r w:rsidRPr="00324922">
        <w:rPr>
          <w:rFonts w:ascii="Times New Roman" w:hAnsi="Times New Roman" w:cs="Times New Roman"/>
          <w:sz w:val="22"/>
          <w:szCs w:val="22"/>
        </w:rPr>
        <w:t xml:space="preserve"> задача называется двойственной для исходной. Пер</w:t>
      </w:r>
      <w:r w:rsidRPr="00324922">
        <w:rPr>
          <w:rFonts w:ascii="Times New Roman" w:hAnsi="Times New Roman" w:cs="Times New Roman"/>
          <w:sz w:val="22"/>
          <w:szCs w:val="22"/>
        </w:rPr>
        <w:t>е</w:t>
      </w:r>
      <w:r w:rsidRPr="00324922">
        <w:rPr>
          <w:rFonts w:ascii="Times New Roman" w:hAnsi="Times New Roman" w:cs="Times New Roman"/>
          <w:sz w:val="22"/>
          <w:szCs w:val="22"/>
        </w:rPr>
        <w:t>менные у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  <w:vertAlign w:val="superscript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 xml:space="preserve">– называются </w:t>
      </w:r>
      <w:r w:rsidRPr="00324922">
        <w:rPr>
          <w:rFonts w:ascii="Times New Roman" w:hAnsi="Times New Roman" w:cs="Times New Roman"/>
          <w:i/>
          <w:sz w:val="22"/>
          <w:szCs w:val="22"/>
        </w:rPr>
        <w:t>оценками</w:t>
      </w:r>
      <w:r w:rsidRPr="00324922">
        <w:rPr>
          <w:rFonts w:ascii="Times New Roman" w:hAnsi="Times New Roman" w:cs="Times New Roman"/>
          <w:sz w:val="22"/>
          <w:szCs w:val="22"/>
        </w:rPr>
        <w:t xml:space="preserve"> или </w:t>
      </w:r>
      <w:r w:rsidRPr="00324922">
        <w:rPr>
          <w:rFonts w:ascii="Times New Roman" w:hAnsi="Times New Roman" w:cs="Times New Roman"/>
          <w:i/>
          <w:sz w:val="22"/>
          <w:szCs w:val="22"/>
        </w:rPr>
        <w:t>неявными ценами</w:t>
      </w:r>
      <w:r w:rsidRPr="00324922">
        <w:rPr>
          <w:rFonts w:ascii="Times New Roman" w:hAnsi="Times New Roman" w:cs="Times New Roman"/>
          <w:sz w:val="22"/>
          <w:szCs w:val="22"/>
        </w:rPr>
        <w:t xml:space="preserve"> (в зар</w:t>
      </w:r>
      <w:r w:rsidRPr="00324922">
        <w:rPr>
          <w:rFonts w:ascii="Times New Roman" w:hAnsi="Times New Roman" w:cs="Times New Roman"/>
          <w:sz w:val="22"/>
          <w:szCs w:val="22"/>
        </w:rPr>
        <w:t>у</w:t>
      </w:r>
      <w:r w:rsidRPr="00324922">
        <w:rPr>
          <w:rFonts w:ascii="Times New Roman" w:hAnsi="Times New Roman" w:cs="Times New Roman"/>
          <w:sz w:val="22"/>
          <w:szCs w:val="22"/>
        </w:rPr>
        <w:t xml:space="preserve">бежной литературе – </w:t>
      </w:r>
      <w:r w:rsidRPr="00324922">
        <w:rPr>
          <w:rFonts w:ascii="Times New Roman" w:hAnsi="Times New Roman" w:cs="Times New Roman"/>
          <w:i/>
          <w:sz w:val="22"/>
          <w:szCs w:val="22"/>
        </w:rPr>
        <w:t>теневыми ценами</w:t>
      </w:r>
      <w:r w:rsidRPr="00324922">
        <w:rPr>
          <w:rFonts w:ascii="Times New Roman" w:hAnsi="Times New Roman" w:cs="Times New Roman"/>
          <w:sz w:val="22"/>
          <w:szCs w:val="22"/>
        </w:rPr>
        <w:t>)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/>
          <w:sz w:val="22"/>
          <w:szCs w:val="22"/>
        </w:rPr>
        <w:t>Итак</w:t>
      </w:r>
      <w:r w:rsidRPr="00324922">
        <w:rPr>
          <w:rFonts w:ascii="Times New Roman" w:hAnsi="Times New Roman" w:cs="Times New Roman"/>
          <w:sz w:val="22"/>
          <w:szCs w:val="22"/>
        </w:rPr>
        <w:t>, двойственную задачу можно сформулировать следу</w:t>
      </w:r>
      <w:r w:rsidRPr="00324922">
        <w:rPr>
          <w:rFonts w:ascii="Times New Roman" w:hAnsi="Times New Roman" w:cs="Times New Roman"/>
          <w:sz w:val="22"/>
          <w:szCs w:val="22"/>
        </w:rPr>
        <w:t>ю</w:t>
      </w:r>
      <w:r w:rsidRPr="00324922">
        <w:rPr>
          <w:rFonts w:ascii="Times New Roman" w:hAnsi="Times New Roman" w:cs="Times New Roman"/>
          <w:sz w:val="22"/>
          <w:szCs w:val="22"/>
        </w:rPr>
        <w:t xml:space="preserve">щим образом: найти план (вектор)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507" type="#_x0000_t75" style="width:89.75pt;height:20.55pt">
            <v:imagedata r:id="rId572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который удовлетворяет ограничениям: </w:t>
      </w:r>
    </w:p>
    <w:tbl>
      <w:tblPr>
        <w:tblW w:w="6566" w:type="dxa"/>
        <w:tblLayout w:type="fixed"/>
        <w:tblLook w:val="04A0" w:firstRow="1" w:lastRow="0" w:firstColumn="1" w:lastColumn="0" w:noHBand="0" w:noVBand="1"/>
      </w:tblPr>
      <w:tblGrid>
        <w:gridCol w:w="2982"/>
        <w:gridCol w:w="3584"/>
      </w:tblGrid>
      <w:tr w:rsidR="00324922" w:rsidRPr="00324922">
        <w:trPr>
          <w:trHeight w:val="1401"/>
        </w:trPr>
        <w:tc>
          <w:tcPr>
            <w:tcW w:w="2982" w:type="dxa"/>
            <w:tcMar>
              <w:left w:w="0" w:type="dxa"/>
              <w:right w:w="0" w:type="dxa"/>
            </w:tcMar>
          </w:tcPr>
          <w:p w:rsidR="00324922" w:rsidRPr="00324922" w:rsidRDefault="00C83E51" w:rsidP="00324922">
            <w:pPr>
              <w:widowControl/>
              <w:autoSpaceDE/>
              <w:autoSpaceDN/>
              <w:adjustRightInd/>
              <w:spacing w:line="221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position w:val="-68"/>
                <w:sz w:val="22"/>
                <w:szCs w:val="22"/>
                <w:lang w:val="en-US"/>
              </w:rPr>
              <w:pict>
                <v:shape id="_x0000_i1508" type="#_x0000_t75" style="width:143.05pt;height:69.2pt">
                  <v:imagedata r:id="rId573" o:title=""/>
                </v:shape>
              </w:pict>
            </w:r>
          </w:p>
        </w:tc>
        <w:tc>
          <w:tcPr>
            <w:tcW w:w="3584" w:type="dxa"/>
          </w:tcPr>
          <w:p w:rsidR="00324922" w:rsidRPr="00324922" w:rsidRDefault="00C83E51" w:rsidP="00324922">
            <w:pPr>
              <w:widowControl/>
              <w:autoSpaceDE/>
              <w:autoSpaceDN/>
              <w:adjustRightInd/>
              <w:spacing w:line="221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position w:val="-66"/>
                <w:sz w:val="22"/>
                <w:szCs w:val="22"/>
                <w:lang w:val="en-US"/>
              </w:rPr>
              <w:pict>
                <v:shape id="_x0000_i1509" type="#_x0000_t75" style="width:94.45pt;height:67.3pt">
                  <v:imagedata r:id="rId574" o:title=""/>
                </v:shape>
              </w:pict>
            </w:r>
          </w:p>
        </w:tc>
      </w:tr>
    </w:tbl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before="60" w:line="221" w:lineRule="auto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и доставляет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min</w:t>
      </w:r>
      <w:r w:rsidRPr="00324922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 xml:space="preserve">значение линейной функции 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before="60" w:line="221" w:lineRule="auto"/>
        <w:jc w:val="center"/>
        <w:rPr>
          <w:rFonts w:ascii="Times New Roman" w:hAnsi="Times New Roman" w:cs="Times New Roman"/>
          <w:position w:val="-6"/>
          <w:sz w:val="22"/>
          <w:szCs w:val="22"/>
          <w:lang w:val="en-US"/>
        </w:rPr>
      </w:pP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lastRenderedPageBreak/>
        <w:t>f(y) = b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1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1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 xml:space="preserve"> + b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2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2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+ … + b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m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m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=</w:t>
      </w:r>
      <w:r w:rsidR="00C83E51">
        <w:rPr>
          <w:rFonts w:ascii="Times New Roman" w:hAnsi="Times New Roman" w:cs="Times New Roman"/>
          <w:i/>
          <w:position w:val="-28"/>
          <w:sz w:val="22"/>
          <w:szCs w:val="22"/>
        </w:rPr>
        <w:pict>
          <v:shape id="_x0000_i1510" type="#_x0000_t75" style="width:18.7pt;height:31.8pt">
            <v:imagedata r:id="rId569" o:title=""/>
          </v:shape>
        </w:pic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Итак, в </w:t>
      </w:r>
      <w:r w:rsidRPr="00324922">
        <w:rPr>
          <w:rFonts w:ascii="Times New Roman" w:hAnsi="Times New Roman"/>
          <w:sz w:val="22"/>
          <w:szCs w:val="22"/>
        </w:rPr>
        <w:t>сокращенной</w:t>
      </w:r>
      <w:r w:rsidRPr="00324922">
        <w:rPr>
          <w:rFonts w:ascii="Times New Roman" w:hAnsi="Times New Roman" w:cs="Times New Roman"/>
          <w:sz w:val="22"/>
          <w:szCs w:val="22"/>
        </w:rPr>
        <w:t xml:space="preserve"> форме записи имеем: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118"/>
        <w:gridCol w:w="143"/>
        <w:gridCol w:w="3118"/>
      </w:tblGrid>
      <w:tr w:rsidR="00324922" w:rsidRPr="00324922">
        <w:trPr>
          <w:trHeight w:val="50"/>
        </w:trPr>
        <w:tc>
          <w:tcPr>
            <w:tcW w:w="3118" w:type="dxa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Прямая задача (ПЗ) ЛП</w:t>
            </w:r>
          </w:p>
        </w:tc>
        <w:tc>
          <w:tcPr>
            <w:tcW w:w="3261" w:type="dxa"/>
            <w:gridSpan w:val="2"/>
          </w:tcPr>
          <w:p w:rsidR="00324922" w:rsidRPr="00324922" w:rsidRDefault="00324922" w:rsidP="00324922">
            <w:pPr>
              <w:widowControl/>
              <w:shd w:val="clear" w:color="auto" w:fill="FFFFFF"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pacing w:val="-2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pacing w:val="-2"/>
                <w:sz w:val="22"/>
                <w:szCs w:val="22"/>
              </w:rPr>
              <w:t>Двойственная задача (ДЗ) ЛП</w:t>
            </w:r>
          </w:p>
        </w:tc>
      </w:tr>
      <w:tr w:rsidR="00324922" w:rsidRPr="00324922">
        <w:trPr>
          <w:trHeight w:val="975"/>
        </w:trPr>
        <w:tc>
          <w:tcPr>
            <w:tcW w:w="3118" w:type="dxa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i/>
                <w:position w:val="-8"/>
                <w:sz w:val="22"/>
                <w:szCs w:val="22"/>
                <w:lang w:val="en-US"/>
              </w:rPr>
              <w:t xml:space="preserve">max </w:t>
            </w:r>
            <w:r w:rsidRPr="00324922">
              <w:rPr>
                <w:rFonts w:ascii="Times New Roman" w:hAnsi="Times New Roman" w:cs="Times New Roman"/>
                <w:position w:val="-8"/>
                <w:sz w:val="22"/>
                <w:szCs w:val="22"/>
                <w:lang w:val="en-US"/>
              </w:rPr>
              <w:t>z =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C83E51">
              <w:rPr>
                <w:rFonts w:ascii="Times New Roman" w:hAnsi="Times New Roman" w:cs="Times New Roman"/>
                <w:position w:val="-30"/>
                <w:sz w:val="22"/>
                <w:szCs w:val="22"/>
                <w:lang w:val="en-US"/>
              </w:rPr>
              <w:pict>
                <v:shape id="_x0000_i1511" type="#_x0000_t75" style="width:32.75pt;height:28.05pt">
                  <v:imagedata r:id="rId575" o:title=""/>
                </v:shape>
              </w:pict>
            </w:r>
            <w:r w:rsidRPr="00324922">
              <w:rPr>
                <w:rFonts w:ascii="Times New Roman" w:hAnsi="Times New Roman" w:cs="Times New Roman"/>
                <w:position w:val="-6"/>
                <w:sz w:val="22"/>
                <w:szCs w:val="22"/>
                <w:lang w:val="en-US"/>
              </w:rPr>
              <w:t>,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324922" w:rsidRPr="00324922" w:rsidRDefault="00C83E51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position w:val="-28"/>
                <w:sz w:val="22"/>
                <w:szCs w:val="22"/>
              </w:rPr>
              <w:pict>
                <v:shape id="_x0000_i1512" type="#_x0000_t75" style="width:53.3pt;height:33.65pt">
                  <v:imagedata r:id="rId576" o:title=""/>
                </v:shape>
              </w:pic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(i =</w:t>
            </w:r>
            <w:r w:rsidR="00907DB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907DB4" w:rsidRPr="00E05758">
              <w:rPr>
                <w:rFonts w:ascii="Times New Roman" w:hAnsi="Times New Roman"/>
                <w:position w:val="-10"/>
                <w:sz w:val="22"/>
                <w:szCs w:val="22"/>
              </w:rPr>
              <w:object w:dxaOrig="420" w:dyaOrig="380">
                <v:shape id="_x0000_i1513" type="#_x0000_t75" style="width:19.65pt;height:18.7pt" o:ole="">
                  <v:imagedata r:id="rId577" o:title=""/>
                </v:shape>
                <o:OLEObject Type="Embed" ProgID="Equation.3" ShapeID="_x0000_i1513" DrawAspect="Content" ObjectID="_1698740742" r:id="rId578"/>
              </w:objec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),</w: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324922" w:rsidRPr="00324922" w:rsidRDefault="00324922" w:rsidP="00907DB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>j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B3"/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0 (j = </w:t>
            </w:r>
            <w:r w:rsidR="00907DB4" w:rsidRPr="00E05758">
              <w:rPr>
                <w:rFonts w:ascii="Times New Roman" w:hAnsi="Times New Roman"/>
                <w:position w:val="-10"/>
                <w:sz w:val="22"/>
                <w:szCs w:val="22"/>
              </w:rPr>
              <w:object w:dxaOrig="380" w:dyaOrig="380">
                <v:shape id="_x0000_i1514" type="#_x0000_t75" style="width:17.75pt;height:18.7pt" o:ole="">
                  <v:imagedata r:id="rId489" o:title=""/>
                </v:shape>
                <o:OLEObject Type="Embed" ProgID="Equation.3" ShapeID="_x0000_i1514" DrawAspect="Content" ObjectID="_1698740743" r:id="rId579"/>
              </w:objec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),</w:t>
            </w:r>
          </w:p>
        </w:tc>
        <w:tc>
          <w:tcPr>
            <w:tcW w:w="3261" w:type="dxa"/>
            <w:gridSpan w:val="2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i/>
                <w:position w:val="-8"/>
                <w:sz w:val="22"/>
                <w:szCs w:val="22"/>
                <w:lang w:val="en-US"/>
              </w:rPr>
              <w:t xml:space="preserve">min </w:t>
            </w:r>
            <w:r w:rsidRPr="00324922">
              <w:rPr>
                <w:rFonts w:ascii="Times New Roman" w:hAnsi="Times New Roman" w:cs="Times New Roman"/>
                <w:position w:val="-8"/>
                <w:sz w:val="22"/>
                <w:szCs w:val="22"/>
                <w:lang w:val="en-US"/>
              </w:rPr>
              <w:t>f</w:t>
            </w:r>
            <w:r w:rsidRPr="00324922">
              <w:rPr>
                <w:rFonts w:ascii="Times New Roman" w:hAnsi="Times New Roman" w:cs="Times New Roman"/>
                <w:i/>
                <w:position w:val="-8"/>
                <w:sz w:val="22"/>
                <w:szCs w:val="22"/>
                <w:lang w:val="en-US"/>
              </w:rPr>
              <w:t xml:space="preserve"> =</w:t>
            </w:r>
            <w:r w:rsidRPr="00324922">
              <w:rPr>
                <w:rFonts w:ascii="Times New Roman" w:hAnsi="Times New Roman" w:cs="Times New Roman"/>
                <w:position w:val="-8"/>
                <w:sz w:val="22"/>
                <w:szCs w:val="22"/>
                <w:lang w:val="en-US"/>
              </w:rPr>
              <w:t xml:space="preserve"> </w:t>
            </w:r>
            <w:r w:rsidR="00C83E51">
              <w:rPr>
                <w:rFonts w:ascii="Times New Roman" w:hAnsi="Times New Roman" w:cs="Times New Roman"/>
                <w:position w:val="-28"/>
                <w:sz w:val="22"/>
                <w:szCs w:val="22"/>
                <w:lang w:val="en-US"/>
              </w:rPr>
              <w:pict>
                <v:shape id="_x0000_i1515" type="#_x0000_t75" style="width:29.9pt;height:27.1pt">
                  <v:imagedata r:id="rId580" o:title=""/>
                </v:shape>
              </w:pict>
            </w:r>
            <w:r w:rsidRPr="00324922">
              <w:rPr>
                <w:rFonts w:ascii="Times New Roman" w:hAnsi="Times New Roman" w:cs="Times New Roman"/>
                <w:position w:val="-6"/>
                <w:sz w:val="22"/>
                <w:szCs w:val="22"/>
                <w:lang w:val="en-US"/>
              </w:rPr>
              <w:t>,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324922" w:rsidRPr="00324922" w:rsidRDefault="00C83E51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position w:val="-26"/>
                <w:sz w:val="22"/>
                <w:szCs w:val="22"/>
              </w:rPr>
              <w:pict>
                <v:shape id="_x0000_i1516" type="#_x0000_t75" style="width:49.55pt;height:29.9pt">
                  <v:imagedata r:id="rId581" o:title=""/>
                </v:shape>
              </w:pic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(j =</w:t>
            </w:r>
            <w:r w:rsidR="00907DB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907DB4" w:rsidRPr="00E05758">
              <w:rPr>
                <w:rFonts w:ascii="Times New Roman" w:hAnsi="Times New Roman"/>
                <w:position w:val="-10"/>
                <w:sz w:val="22"/>
                <w:szCs w:val="22"/>
              </w:rPr>
              <w:object w:dxaOrig="380" w:dyaOrig="380">
                <v:shape id="_x0000_i1517" type="#_x0000_t75" style="width:17.75pt;height:18.7pt" o:ole="">
                  <v:imagedata r:id="rId489" o:title=""/>
                </v:shape>
                <o:OLEObject Type="Embed" ProgID="Equation.3" ShapeID="_x0000_i1517" DrawAspect="Content" ObjectID="_1698740744" r:id="rId582"/>
              </w:objec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),</w: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324922" w:rsidRPr="00324922" w:rsidRDefault="00324922" w:rsidP="00907DB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y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>i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B3"/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0 ( i =</w:t>
            </w:r>
            <w:r w:rsidR="00907DB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907DB4" w:rsidRPr="00E05758">
              <w:rPr>
                <w:rFonts w:ascii="Times New Roman" w:hAnsi="Times New Roman"/>
                <w:position w:val="-10"/>
                <w:sz w:val="22"/>
                <w:szCs w:val="22"/>
              </w:rPr>
              <w:object w:dxaOrig="420" w:dyaOrig="380">
                <v:shape id="_x0000_i1518" type="#_x0000_t75" style="width:19.65pt;height:18.7pt" o:ole="">
                  <v:imagedata r:id="rId583" o:title=""/>
                </v:shape>
                <o:OLEObject Type="Embed" ProgID="Equation.3" ShapeID="_x0000_i1518" DrawAspect="Content" ObjectID="_1698740745" r:id="rId584"/>
              </w:objec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),</w:t>
            </w:r>
          </w:p>
        </w:tc>
      </w:tr>
      <w:tr w:rsidR="00324922" w:rsidRPr="00324922">
        <w:trPr>
          <w:trHeight w:val="233"/>
        </w:trPr>
        <w:tc>
          <w:tcPr>
            <w:tcW w:w="6379" w:type="dxa"/>
            <w:gridSpan w:val="3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или в матричной форме записи имеем.</w:t>
            </w:r>
          </w:p>
        </w:tc>
      </w:tr>
      <w:tr w:rsidR="00324922" w:rsidRPr="00324922">
        <w:trPr>
          <w:trHeight w:val="535"/>
        </w:trPr>
        <w:tc>
          <w:tcPr>
            <w:tcW w:w="3261" w:type="dxa"/>
            <w:gridSpan w:val="2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Найти матрицу-столбец </w:t>
            </w:r>
            <w:r w:rsidR="00C83E51">
              <w:rPr>
                <w:rFonts w:ascii="Times New Roman" w:hAnsi="Times New Roman" w:cs="Times New Roman"/>
                <w:position w:val="-10"/>
                <w:sz w:val="22"/>
                <w:szCs w:val="22"/>
              </w:rPr>
              <w:pict>
                <v:shape id="_x0000_i1519" type="#_x0000_t75" style="width:16.85pt;height:18.7pt">
                  <v:imagedata r:id="rId585" o:title=""/>
                </v:shape>
              </w:pic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к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о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торая удовлетворяет системе ограничений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АХ 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sym w:font="Symbol" w:char="F0A3"/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В, 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sym w:font="Symbol" w:char="F0B3"/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0, </w:t>
            </w:r>
          </w:p>
          <w:p w:rsidR="00324922" w:rsidRPr="00324922" w:rsidRDefault="00907DB4" w:rsidP="00907DB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и максимизирует </w: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линейную функцию </w:t>
            </w:r>
            <w:r w:rsidR="00324922" w:rsidRPr="00324922"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  <w:t>max</w:t>
            </w:r>
            <w:r w:rsidR="00324922" w:rsidRPr="00324922">
              <w:rPr>
                <w:rFonts w:ascii="Times New Roman" w:hAnsi="Times New Roman" w:cs="Times New Roman"/>
                <w:i/>
                <w:sz w:val="22"/>
                <w:szCs w:val="22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z</w:t>
            </w:r>
            <w:r w:rsidR="00324922"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= СХ</w:t>
            </w:r>
          </w:p>
        </w:tc>
        <w:tc>
          <w:tcPr>
            <w:tcW w:w="3118" w:type="dxa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Найти матрицу-строку </w:t>
            </w:r>
            <w:r w:rsidR="00C83E51">
              <w:rPr>
                <w:rFonts w:ascii="Times New Roman" w:hAnsi="Times New Roman" w:cs="Times New Roman"/>
                <w:position w:val="-10"/>
                <w:sz w:val="22"/>
                <w:szCs w:val="22"/>
              </w:rPr>
              <w:pict>
                <v:shape id="_x0000_i1520" type="#_x0000_t75" style="width:14.05pt;height:18.7pt">
                  <v:imagedata r:id="rId586" o:title=""/>
                </v:shape>
              </w:pic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к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о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торая удовлетворяет системе ограничений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Y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А 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sym w:font="Symbol" w:char="F0B3"/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y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sym w:font="Symbol" w:char="F0B3"/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0, 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и минимизирует линейную функцию </w:t>
            </w:r>
            <w:r w:rsidRPr="00324922"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  <w:t>min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YB</w:t>
            </w:r>
          </w:p>
        </w:tc>
      </w:tr>
    </w:tbl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Такие задачи называются </w:t>
      </w:r>
      <w:r w:rsidRPr="00324922">
        <w:rPr>
          <w:rFonts w:ascii="Times New Roman" w:hAnsi="Times New Roman" w:cs="Times New Roman"/>
          <w:i/>
          <w:spacing w:val="-4"/>
          <w:sz w:val="22"/>
          <w:szCs w:val="22"/>
        </w:rPr>
        <w:t>симметричными двойственными задачами.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Сравнивая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симметричные двойственные модели можно устан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>о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>вить следующее: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1) Если прямая задача на mах, то двойственная к ней задача на min и наоборот.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2) Коэффициенты С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целевой функции прямой задачи являю</w:t>
      </w:r>
      <w:r w:rsidRPr="00324922">
        <w:rPr>
          <w:rFonts w:ascii="Times New Roman" w:hAnsi="Times New Roman" w:cs="Times New Roman"/>
          <w:sz w:val="22"/>
          <w:szCs w:val="22"/>
        </w:rPr>
        <w:t>т</w:t>
      </w:r>
      <w:r w:rsidRPr="00324922">
        <w:rPr>
          <w:rFonts w:ascii="Times New Roman" w:hAnsi="Times New Roman" w:cs="Times New Roman"/>
          <w:sz w:val="22"/>
          <w:szCs w:val="22"/>
        </w:rPr>
        <w:t>ся сво</w:t>
      </w:r>
      <w:r w:rsidRPr="00324922">
        <w:rPr>
          <w:rFonts w:ascii="Times New Roman" w:hAnsi="Times New Roman" w:cs="Times New Roman"/>
          <w:sz w:val="22"/>
          <w:szCs w:val="22"/>
        </w:rPr>
        <w:softHyphen/>
        <w:t>бодными членами ограничений двойственной задачи.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3) Свободные члены b</w:t>
      </w:r>
      <w:r w:rsidRPr="0032492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</w:rPr>
        <w:t xml:space="preserve"> ограничений прямой задачи и являются коэф</w:t>
      </w:r>
      <w:r w:rsidRPr="00324922">
        <w:rPr>
          <w:rFonts w:ascii="Times New Roman" w:hAnsi="Times New Roman" w:cs="Times New Roman"/>
          <w:sz w:val="22"/>
          <w:szCs w:val="22"/>
        </w:rPr>
        <w:softHyphen/>
        <w:t>фициентами целевой функции.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4) Матрицы ограничений прямой задачи и двойственной зад</w:t>
      </w:r>
      <w:r w:rsidRPr="00324922">
        <w:rPr>
          <w:rFonts w:ascii="Times New Roman" w:hAnsi="Times New Roman" w:cs="Times New Roman"/>
          <w:sz w:val="22"/>
          <w:szCs w:val="22"/>
        </w:rPr>
        <w:t>а</w:t>
      </w:r>
      <w:r w:rsidRPr="00324922">
        <w:rPr>
          <w:rFonts w:ascii="Times New Roman" w:hAnsi="Times New Roman" w:cs="Times New Roman"/>
          <w:sz w:val="22"/>
          <w:szCs w:val="22"/>
        </w:rPr>
        <w:t>чи яв</w:t>
      </w:r>
      <w:r w:rsidRPr="00324922">
        <w:rPr>
          <w:rFonts w:ascii="Times New Roman" w:hAnsi="Times New Roman" w:cs="Times New Roman"/>
          <w:sz w:val="22"/>
          <w:szCs w:val="22"/>
        </w:rPr>
        <w:softHyphen/>
        <w:t>ляются транспонированными друг к другу.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5) Число ограничений прямой задачи равно числу переменных двой</w:t>
      </w:r>
      <w:r w:rsidRPr="00324922">
        <w:rPr>
          <w:rFonts w:ascii="Times New Roman" w:hAnsi="Times New Roman" w:cs="Times New Roman"/>
          <w:sz w:val="22"/>
          <w:szCs w:val="22"/>
        </w:rPr>
        <w:softHyphen/>
        <w:t>ственной задачи и наоборот.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6) Переменные прямой задачи и двойственной задачи неотр</w:t>
      </w:r>
      <w:r w:rsidRPr="00324922">
        <w:rPr>
          <w:rFonts w:ascii="Times New Roman" w:hAnsi="Times New Roman" w:cs="Times New Roman"/>
          <w:sz w:val="22"/>
          <w:szCs w:val="22"/>
        </w:rPr>
        <w:t>и</w:t>
      </w:r>
      <w:r w:rsidRPr="00324922">
        <w:rPr>
          <w:rFonts w:ascii="Times New Roman" w:hAnsi="Times New Roman" w:cs="Times New Roman"/>
          <w:sz w:val="22"/>
          <w:szCs w:val="22"/>
        </w:rPr>
        <w:t>цательны.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Рассмотренные исходная и двойственная задачи могут быть экономически интерпретированы следующим образом.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117CAF">
        <w:rPr>
          <w:rFonts w:ascii="Times New Roman" w:hAnsi="Times New Roman" w:cs="Times New Roman"/>
          <w:i/>
          <w:sz w:val="22"/>
          <w:szCs w:val="22"/>
        </w:rPr>
        <w:lastRenderedPageBreak/>
        <w:t>Исходная задача.</w:t>
      </w:r>
      <w:r w:rsidRPr="00324922">
        <w:rPr>
          <w:rFonts w:ascii="Times New Roman" w:hAnsi="Times New Roman" w:cs="Times New Roman"/>
          <w:sz w:val="22"/>
          <w:szCs w:val="22"/>
        </w:rPr>
        <w:t xml:space="preserve"> Сколько и какой продукции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x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(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=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521" type="#_x0000_t75" style="width:17.75pt;height:18.7pt" o:ole="">
            <v:imagedata r:id="rId489" o:title=""/>
          </v:shape>
          <o:OLEObject Type="Embed" ProgID="Equation.3" ShapeID="_x0000_i1521" DrawAspect="Content" ObjectID="_1698740746" r:id="rId587"/>
        </w:object>
      </w:r>
      <w:r w:rsidRPr="00324922">
        <w:rPr>
          <w:rFonts w:ascii="Times New Roman" w:hAnsi="Times New Roman" w:cs="Times New Roman"/>
          <w:sz w:val="22"/>
          <w:szCs w:val="22"/>
        </w:rPr>
        <w:t xml:space="preserve">) необходимо произвести, чтобы при заданных стоимостях </w:t>
      </w:r>
      <w:r w:rsidRPr="00324922">
        <w:rPr>
          <w:rFonts w:ascii="Times New Roman" w:hAnsi="Times New Roman" w:cs="Times New Roman"/>
          <w:i/>
          <w:sz w:val="22"/>
          <w:szCs w:val="22"/>
        </w:rPr>
        <w:t>С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(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=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522" type="#_x0000_t75" style="width:17.75pt;height:18.7pt" o:ole="">
            <v:imagedata r:id="rId489" o:title=""/>
          </v:shape>
          <o:OLEObject Type="Embed" ProgID="Equation.3" ShapeID="_x0000_i1522" DrawAspect="Content" ObjectID="_1698740747" r:id="rId588"/>
        </w:object>
      </w:r>
      <w:r w:rsidRPr="00324922">
        <w:rPr>
          <w:rFonts w:ascii="Times New Roman" w:hAnsi="Times New Roman" w:cs="Times New Roman"/>
          <w:sz w:val="22"/>
          <w:szCs w:val="22"/>
        </w:rPr>
        <w:t xml:space="preserve">) единицы продукции и размерах имеющихся ресурсов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</w:rPr>
        <w:t xml:space="preserve"> (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</w:rPr>
        <w:t xml:space="preserve"> =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523" type="#_x0000_t75" style="width:19.65pt;height:18.7pt" o:ole="">
            <v:imagedata r:id="rId589" o:title=""/>
          </v:shape>
          <o:OLEObject Type="Embed" ProgID="Equation.3" ShapeID="_x0000_i1523" DrawAspect="Content" ObjectID="_1698740748" r:id="rId590"/>
        </w:object>
      </w:r>
      <w:r w:rsidRPr="00324922">
        <w:rPr>
          <w:rFonts w:ascii="Times New Roman" w:hAnsi="Times New Roman" w:cs="Times New Roman"/>
          <w:sz w:val="22"/>
          <w:szCs w:val="22"/>
        </w:rPr>
        <w:t>) максимизировать выпуск продукции в стоимостном выраж</w:t>
      </w:r>
      <w:r w:rsidRPr="00324922">
        <w:rPr>
          <w:rFonts w:ascii="Times New Roman" w:hAnsi="Times New Roman" w:cs="Times New Roman"/>
          <w:sz w:val="22"/>
          <w:szCs w:val="22"/>
        </w:rPr>
        <w:t>е</w:t>
      </w:r>
      <w:r w:rsidRPr="00324922">
        <w:rPr>
          <w:rFonts w:ascii="Times New Roman" w:hAnsi="Times New Roman" w:cs="Times New Roman"/>
          <w:sz w:val="22"/>
          <w:szCs w:val="22"/>
        </w:rPr>
        <w:t>нии.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117CAF">
        <w:rPr>
          <w:rFonts w:ascii="Times New Roman" w:hAnsi="Times New Roman" w:cs="Times New Roman"/>
          <w:i/>
          <w:sz w:val="22"/>
          <w:szCs w:val="22"/>
        </w:rPr>
        <w:t>Двойственная задача</w:t>
      </w:r>
      <w:r w:rsidRPr="00324922">
        <w:rPr>
          <w:rFonts w:ascii="Times New Roman" w:hAnsi="Times New Roman" w:cs="Times New Roman"/>
          <w:sz w:val="22"/>
          <w:szCs w:val="22"/>
        </w:rPr>
        <w:t xml:space="preserve">. Какова должна быть цена единицы каждого из ресурсов, чтобы при заданных количествах ресурсов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 xml:space="preserve">и величинах стоимости единицы продукции </w:t>
      </w:r>
      <w:r w:rsidRPr="00324922">
        <w:rPr>
          <w:rFonts w:ascii="Times New Roman" w:hAnsi="Times New Roman" w:cs="Times New Roman"/>
          <w:i/>
          <w:sz w:val="22"/>
          <w:szCs w:val="22"/>
        </w:rPr>
        <w:t>С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минимизировать общую стоимость затрат?</w:t>
      </w:r>
    </w:p>
    <w:p w:rsidR="00324922" w:rsidRPr="00324922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Переменные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 называются </w:t>
      </w:r>
      <w:r w:rsidRPr="00324922">
        <w:rPr>
          <w:rFonts w:ascii="Times New Roman" w:hAnsi="Times New Roman" w:cs="Times New Roman"/>
          <w:i/>
          <w:spacing w:val="-2"/>
          <w:sz w:val="22"/>
          <w:szCs w:val="22"/>
        </w:rPr>
        <w:t xml:space="preserve">оценками 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или </w:t>
      </w:r>
      <w:r w:rsidRPr="00324922">
        <w:rPr>
          <w:rFonts w:ascii="Times New Roman" w:hAnsi="Times New Roman" w:cs="Times New Roman"/>
          <w:i/>
          <w:spacing w:val="-2"/>
          <w:sz w:val="22"/>
          <w:szCs w:val="22"/>
        </w:rPr>
        <w:t>учетными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, </w:t>
      </w:r>
      <w:r w:rsidRPr="00324922">
        <w:rPr>
          <w:rFonts w:ascii="Times New Roman" w:hAnsi="Times New Roman" w:cs="Times New Roman"/>
          <w:i/>
          <w:spacing w:val="-2"/>
          <w:sz w:val="22"/>
          <w:szCs w:val="22"/>
        </w:rPr>
        <w:t xml:space="preserve">неявными 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ценами. </w:t>
      </w:r>
    </w:p>
    <w:p w:rsidR="00EB327C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324922">
        <w:rPr>
          <w:rFonts w:ascii="Times New Roman" w:hAnsi="Times New Roman" w:cs="Times New Roman"/>
          <w:spacing w:val="-2"/>
          <w:sz w:val="22"/>
          <w:szCs w:val="22"/>
        </w:rPr>
        <w:t>Как видно из рассмотренных задач, между их математическими моделями существует тесная связь. Матрица А системы огранич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е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ний исходной задачи является транспонированной матрицей в дво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й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ственной задаче. Коэффициенты </w:t>
      </w:r>
      <w:r w:rsidRPr="00324922">
        <w:rPr>
          <w:rFonts w:ascii="Times New Roman" w:hAnsi="Times New Roman" w:cs="Times New Roman"/>
          <w:i/>
          <w:spacing w:val="-2"/>
          <w:sz w:val="22"/>
          <w:szCs w:val="22"/>
        </w:rPr>
        <w:t>С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 линейной функции исходной з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дачи являются свободными членами ограничений двойственной з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дачи, а свободные члены </w:t>
      </w:r>
      <w:r w:rsidRPr="00324922">
        <w:rPr>
          <w:rFonts w:ascii="Times New Roman" w:hAnsi="Times New Roman" w:cs="Times New Roman"/>
          <w:i/>
          <w:spacing w:val="-2"/>
          <w:sz w:val="22"/>
          <w:szCs w:val="22"/>
        </w:rPr>
        <w:t>В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 ограничений исходной задачи являются коэффициентами линейной функции двойственной задачи.</w:t>
      </w:r>
    </w:p>
    <w:p w:rsidR="00324922" w:rsidRPr="00EB327C" w:rsidRDefault="00324922" w:rsidP="00907DB4">
      <w:pPr>
        <w:widowControl/>
        <w:shd w:val="clear" w:color="auto" w:fill="FFFFFF"/>
        <w:autoSpaceDE/>
        <w:autoSpaceDN/>
        <w:adjustRightInd/>
        <w:spacing w:line="235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Многие задачи линейного программирования первоначально ставятся в виде исходных или двойственных задач, поэтому имеет смысл говорить о паре двойственных задач линейного программ</w:t>
      </w:r>
      <w:r w:rsidRPr="00324922">
        <w:rPr>
          <w:rFonts w:ascii="Times New Roman" w:hAnsi="Times New Roman" w:cs="Times New Roman"/>
          <w:sz w:val="22"/>
          <w:szCs w:val="22"/>
        </w:rPr>
        <w:t>и</w:t>
      </w:r>
      <w:r w:rsidRPr="00324922">
        <w:rPr>
          <w:rFonts w:ascii="Times New Roman" w:hAnsi="Times New Roman" w:cs="Times New Roman"/>
          <w:sz w:val="22"/>
          <w:szCs w:val="22"/>
        </w:rPr>
        <w:t xml:space="preserve">рования.  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764D4">
        <w:rPr>
          <w:rFonts w:ascii="Times New Roman" w:hAnsi="Times New Roman" w:cs="Times New Roman"/>
          <w:i/>
          <w:sz w:val="22"/>
          <w:szCs w:val="22"/>
        </w:rPr>
        <w:t xml:space="preserve">Пример </w:t>
      </w:r>
      <w:r w:rsidR="000D51EA" w:rsidRPr="007C7B24">
        <w:rPr>
          <w:rFonts w:ascii="Times New Roman" w:hAnsi="Times New Roman" w:cs="Times New Roman"/>
          <w:i/>
          <w:sz w:val="22"/>
          <w:szCs w:val="22"/>
        </w:rPr>
        <w:t>1</w:t>
      </w:r>
      <w:r w:rsidR="00117CAF">
        <w:rPr>
          <w:rFonts w:ascii="Times New Roman" w:hAnsi="Times New Roman" w:cs="Times New Roman"/>
          <w:i/>
          <w:sz w:val="22"/>
          <w:szCs w:val="22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. 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Составить</w:t>
      </w:r>
      <w:r w:rsidRPr="00324922">
        <w:rPr>
          <w:rFonts w:ascii="Times New Roman" w:hAnsi="Times New Roman" w:cs="Times New Roman"/>
          <w:sz w:val="22"/>
          <w:szCs w:val="22"/>
        </w:rPr>
        <w:t xml:space="preserve"> модель двойственной задачи. </w:t>
      </w:r>
    </w:p>
    <w:p w:rsidR="00324922" w:rsidRPr="000D51EA" w:rsidRDefault="000D51EA" w:rsidP="00324922">
      <w:pPr>
        <w:keepNext/>
        <w:widowControl/>
        <w:shd w:val="clear" w:color="auto" w:fill="FFFFFF"/>
        <w:autoSpaceDE/>
        <w:autoSpaceDN/>
        <w:adjustRightInd/>
        <w:jc w:val="right"/>
        <w:outlineLvl w:val="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Таблица </w:t>
      </w:r>
      <w:r w:rsidR="00117CAF">
        <w:rPr>
          <w:rFonts w:ascii="Times New Roman" w:hAnsi="Times New Roman" w:cs="Times New Roman"/>
          <w:sz w:val="22"/>
          <w:szCs w:val="22"/>
        </w:rPr>
        <w:t>22</w:t>
      </w:r>
    </w:p>
    <w:tbl>
      <w:tblPr>
        <w:tblW w:w="489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6"/>
        <w:gridCol w:w="2793"/>
        <w:gridCol w:w="426"/>
        <w:gridCol w:w="471"/>
        <w:gridCol w:w="520"/>
        <w:gridCol w:w="565"/>
        <w:gridCol w:w="1351"/>
      </w:tblGrid>
      <w:tr w:rsidR="00324922" w:rsidRPr="00324922">
        <w:trPr>
          <w:cantSplit/>
          <w:trHeight w:val="141"/>
          <w:jc w:val="center"/>
        </w:trPr>
        <w:tc>
          <w:tcPr>
            <w:tcW w:w="2404" w:type="pct"/>
            <w:gridSpan w:val="2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Ресурсы</w:t>
            </w:r>
          </w:p>
        </w:tc>
        <w:tc>
          <w:tcPr>
            <w:tcW w:w="1543" w:type="pct"/>
            <w:gridSpan w:val="4"/>
          </w:tcPr>
          <w:p w:rsidR="00324922" w:rsidRPr="00324922" w:rsidRDefault="00324922" w:rsidP="00324922">
            <w:pPr>
              <w:keepNext/>
              <w:jc w:val="center"/>
              <w:outlineLvl w:val="4"/>
              <w:rPr>
                <w:rFonts w:ascii="Times New Roman" w:hAnsi="Times New Roman"/>
                <w:sz w:val="18"/>
                <w:szCs w:val="18"/>
              </w:rPr>
            </w:pPr>
            <w:r w:rsidRPr="00324922">
              <w:rPr>
                <w:rFonts w:ascii="Times New Roman" w:hAnsi="Times New Roman"/>
                <w:sz w:val="18"/>
                <w:szCs w:val="18"/>
              </w:rPr>
              <w:t xml:space="preserve">Выпускаемая </w:t>
            </w:r>
          </w:p>
          <w:p w:rsidR="00324922" w:rsidRPr="00324922" w:rsidRDefault="00324922" w:rsidP="00324922">
            <w:pPr>
              <w:keepNext/>
              <w:jc w:val="center"/>
              <w:outlineLvl w:val="4"/>
              <w:rPr>
                <w:rFonts w:ascii="Times New Roman" w:hAnsi="Times New Roman"/>
                <w:sz w:val="18"/>
                <w:szCs w:val="18"/>
              </w:rPr>
            </w:pPr>
            <w:r w:rsidRPr="00324922">
              <w:rPr>
                <w:rFonts w:ascii="Times New Roman" w:hAnsi="Times New Roman"/>
                <w:sz w:val="18"/>
                <w:szCs w:val="18"/>
              </w:rPr>
              <w:t>продукция</w:t>
            </w:r>
          </w:p>
        </w:tc>
        <w:tc>
          <w:tcPr>
            <w:tcW w:w="1053" w:type="pct"/>
          </w:tcPr>
          <w:p w:rsidR="00324922" w:rsidRPr="00324922" w:rsidRDefault="00324922" w:rsidP="00117CAF">
            <w:pPr>
              <w:widowControl/>
              <w:autoSpaceDE/>
              <w:autoSpaceDN/>
              <w:adjustRightInd/>
              <w:ind w:right="-113" w:hanging="109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Объем ресурсов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ind w:right="-11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b</w:t>
            </w:r>
            <w:r w:rsidRPr="00324922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i</w:t>
            </w:r>
          </w:p>
        </w:tc>
      </w:tr>
      <w:tr w:rsidR="00324922" w:rsidRPr="00324922">
        <w:trPr>
          <w:cantSplit/>
          <w:trHeight w:val="138"/>
          <w:jc w:val="center"/>
        </w:trPr>
        <w:tc>
          <w:tcPr>
            <w:tcW w:w="230" w:type="pct"/>
            <w:vMerge w:val="restart"/>
          </w:tcPr>
          <w:p w:rsidR="00324922" w:rsidRPr="00324922" w:rsidRDefault="00324922" w:rsidP="00117CAF">
            <w:pPr>
              <w:widowControl/>
              <w:autoSpaceDE/>
              <w:autoSpaceDN/>
              <w:adjustRightInd/>
              <w:ind w:right="-113" w:hanging="14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324922" w:rsidP="00117CAF">
            <w:pPr>
              <w:widowControl/>
              <w:autoSpaceDE/>
              <w:autoSpaceDN/>
              <w:adjustRightInd/>
              <w:ind w:right="-113" w:hanging="142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2174" w:type="pct"/>
            <w:vMerge w:val="restar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ind w:right="-113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ind w:right="-113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Трудовые ресурсы, чел/ч</w:t>
            </w:r>
          </w:p>
        </w:tc>
        <w:tc>
          <w:tcPr>
            <w:tcW w:w="332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367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05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440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1053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24922" w:rsidRPr="00324922">
        <w:trPr>
          <w:cantSplit/>
          <w:trHeight w:val="163"/>
          <w:jc w:val="center"/>
        </w:trPr>
        <w:tc>
          <w:tcPr>
            <w:tcW w:w="230" w:type="pct"/>
            <w:vMerge/>
          </w:tcPr>
          <w:p w:rsidR="00324922" w:rsidRPr="00324922" w:rsidRDefault="00324922" w:rsidP="00117CAF">
            <w:pPr>
              <w:widowControl/>
              <w:autoSpaceDE/>
              <w:autoSpaceDN/>
              <w:adjustRightInd/>
              <w:ind w:right="-113" w:hanging="14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74" w:type="pct"/>
            <w:vMerge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ind w:right="-113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32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7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05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40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053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b</w:t>
            </w:r>
            <w:r w:rsidRPr="00324922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</w:rPr>
              <w:t xml:space="preserve">1 </w:t>
            </w:r>
            <w:r w:rsidRPr="00324922">
              <w:rPr>
                <w:rFonts w:ascii="Times New Roman" w:hAnsi="Times New Roman" w:cs="Times New Roman"/>
                <w:i/>
                <w:sz w:val="18"/>
                <w:szCs w:val="18"/>
              </w:rPr>
              <w:t>=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4800</w:t>
            </w:r>
          </w:p>
        </w:tc>
      </w:tr>
      <w:tr w:rsidR="00324922" w:rsidRPr="00324922">
        <w:trPr>
          <w:trHeight w:val="158"/>
          <w:jc w:val="center"/>
        </w:trPr>
        <w:tc>
          <w:tcPr>
            <w:tcW w:w="230" w:type="pct"/>
          </w:tcPr>
          <w:p w:rsidR="00324922" w:rsidRPr="00324922" w:rsidRDefault="00324922" w:rsidP="00117CAF">
            <w:pPr>
              <w:widowControl/>
              <w:autoSpaceDE/>
              <w:autoSpaceDN/>
              <w:adjustRightInd/>
              <w:ind w:right="-113" w:hanging="142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2174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ind w:right="-113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Полуфабрикаты, кг</w:t>
            </w:r>
          </w:p>
        </w:tc>
        <w:tc>
          <w:tcPr>
            <w:tcW w:w="332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67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405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40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53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b</w:t>
            </w:r>
            <w:r w:rsidRPr="00324922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</w:rPr>
              <w:t>2</w:t>
            </w:r>
            <w:r w:rsidRPr="003249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=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2400</w:t>
            </w:r>
          </w:p>
        </w:tc>
      </w:tr>
      <w:tr w:rsidR="00324922" w:rsidRPr="00324922">
        <w:trPr>
          <w:trHeight w:val="60"/>
          <w:jc w:val="center"/>
        </w:trPr>
        <w:tc>
          <w:tcPr>
            <w:tcW w:w="230" w:type="pct"/>
          </w:tcPr>
          <w:p w:rsidR="00324922" w:rsidRPr="00324922" w:rsidRDefault="00324922" w:rsidP="00117CAF">
            <w:pPr>
              <w:widowControl/>
              <w:autoSpaceDE/>
              <w:autoSpaceDN/>
              <w:adjustRightInd/>
              <w:ind w:right="-113" w:hanging="142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2174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ind w:right="-113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Станочное оборудование, станко/ч</w:t>
            </w:r>
          </w:p>
        </w:tc>
        <w:tc>
          <w:tcPr>
            <w:tcW w:w="332" w:type="pct"/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67" w:type="pct"/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05" w:type="pct"/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40" w:type="pct"/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53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b</w:t>
            </w:r>
            <w:r w:rsidRPr="00324922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</w:rPr>
              <w:t>3</w:t>
            </w:r>
            <w:r w:rsidRPr="003249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=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1500</w:t>
            </w:r>
          </w:p>
        </w:tc>
      </w:tr>
      <w:tr w:rsidR="00324922" w:rsidRPr="00324922">
        <w:trPr>
          <w:cantSplit/>
          <w:trHeight w:val="202"/>
          <w:jc w:val="center"/>
        </w:trPr>
        <w:tc>
          <w:tcPr>
            <w:tcW w:w="2404" w:type="pct"/>
            <w:gridSpan w:val="2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    Цена единицы продукции, руб.</w:t>
            </w:r>
          </w:p>
        </w:tc>
        <w:tc>
          <w:tcPr>
            <w:tcW w:w="332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367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405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440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120</w:t>
            </w:r>
          </w:p>
        </w:tc>
        <w:tc>
          <w:tcPr>
            <w:tcW w:w="1053" w:type="pct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6266F2" w:rsidRPr="000361D7" w:rsidRDefault="006266F2" w:rsidP="006266F2">
      <w:pPr>
        <w:widowControl/>
        <w:shd w:val="clear" w:color="auto" w:fill="FFFFFF"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sz w:val="8"/>
          <w:szCs w:val="8"/>
          <w:lang w:val="en-US"/>
        </w:rPr>
      </w:pPr>
    </w:p>
    <w:p w:rsidR="00324922" w:rsidRPr="002764D4" w:rsidRDefault="002A6FEE" w:rsidP="006266F2">
      <w:pPr>
        <w:widowControl/>
        <w:shd w:val="clear" w:color="auto" w:fill="FFFFFF"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>Решение.</w:t>
      </w:r>
    </w:p>
    <w:p w:rsidR="00324922" w:rsidRPr="00324922" w:rsidRDefault="002A6FEE" w:rsidP="002A6FEE">
      <w:pPr>
        <w:widowControl/>
        <w:shd w:val="clear" w:color="auto" w:fill="FFFFFF"/>
        <w:autoSpaceDE/>
        <w:autoSpaceDN/>
        <w:adjustRightInd/>
        <w:spacing w:before="40"/>
        <w:ind w:firstLine="426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1. </w:t>
      </w:r>
      <w:r w:rsidR="00324922" w:rsidRPr="00324922">
        <w:rPr>
          <w:rFonts w:ascii="Times New Roman" w:hAnsi="Times New Roman" w:cs="Times New Roman"/>
          <w:sz w:val="22"/>
          <w:szCs w:val="22"/>
        </w:rPr>
        <w:t>Пусть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24922" w:rsidRPr="00324922">
        <w:rPr>
          <w:rFonts w:ascii="Times New Roman" w:hAnsi="Times New Roman" w:cs="Times New Roman"/>
          <w:sz w:val="22"/>
          <w:szCs w:val="22"/>
        </w:rPr>
        <w:t>,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24922" w:rsidRPr="00324922">
        <w:rPr>
          <w:rFonts w:ascii="Times New Roman" w:hAnsi="Times New Roman" w:cs="Times New Roman"/>
          <w:sz w:val="22"/>
          <w:szCs w:val="22"/>
        </w:rPr>
        <w:t>,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24922" w:rsidRPr="00324922">
        <w:rPr>
          <w:rFonts w:ascii="Times New Roman" w:hAnsi="Times New Roman" w:cs="Times New Roman"/>
          <w:sz w:val="22"/>
          <w:szCs w:val="22"/>
        </w:rPr>
        <w:t>,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– объемы продукций П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24922" w:rsidRPr="00324922">
        <w:rPr>
          <w:rFonts w:ascii="Times New Roman" w:hAnsi="Times New Roman" w:cs="Times New Roman"/>
          <w:sz w:val="22"/>
          <w:szCs w:val="22"/>
        </w:rPr>
        <w:t>, П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24922" w:rsidRPr="00324922">
        <w:rPr>
          <w:rFonts w:ascii="Times New Roman" w:hAnsi="Times New Roman" w:cs="Times New Roman"/>
          <w:sz w:val="22"/>
          <w:szCs w:val="22"/>
        </w:rPr>
        <w:t>, Пз, П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="00324922" w:rsidRPr="00324922">
        <w:rPr>
          <w:rFonts w:ascii="Times New Roman" w:hAnsi="Times New Roman" w:cs="Times New Roman"/>
          <w:sz w:val="22"/>
          <w:szCs w:val="22"/>
        </w:rPr>
        <w:t>, пл</w:t>
      </w:r>
      <w:r w:rsidR="00324922" w:rsidRPr="00324922">
        <w:rPr>
          <w:rFonts w:ascii="Times New Roman" w:hAnsi="Times New Roman" w:cs="Times New Roman"/>
          <w:sz w:val="22"/>
          <w:szCs w:val="22"/>
        </w:rPr>
        <w:t>а</w:t>
      </w:r>
      <w:r w:rsidR="00324922" w:rsidRPr="00324922">
        <w:rPr>
          <w:rFonts w:ascii="Times New Roman" w:hAnsi="Times New Roman" w:cs="Times New Roman"/>
          <w:sz w:val="22"/>
          <w:szCs w:val="22"/>
        </w:rPr>
        <w:t>нируемые к вы</w:t>
      </w:r>
      <w:r w:rsidR="00324922" w:rsidRPr="00324922">
        <w:rPr>
          <w:rFonts w:ascii="Times New Roman" w:hAnsi="Times New Roman" w:cs="Times New Roman"/>
          <w:sz w:val="22"/>
          <w:szCs w:val="22"/>
        </w:rPr>
        <w:softHyphen/>
        <w:t>пуску; Z – сумма ожидаемой выручки.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Математическая модель прямой задачи:</w:t>
      </w:r>
    </w:p>
    <w:p w:rsidR="00324922" w:rsidRPr="000D51EA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0D51EA">
        <w:rPr>
          <w:rFonts w:ascii="Times New Roman" w:hAnsi="Times New Roman" w:cs="Times New Roman"/>
          <w:sz w:val="22"/>
          <w:szCs w:val="22"/>
        </w:rPr>
        <w:t>Найти</w:t>
      </w:r>
      <w:r w:rsidRPr="000D51EA">
        <w:rPr>
          <w:rFonts w:ascii="Times New Roman" w:hAnsi="Times New Roman" w:cs="Times New Roman"/>
          <w:i/>
          <w:sz w:val="22"/>
          <w:szCs w:val="22"/>
        </w:rPr>
        <w:t xml:space="preserve"> max</w:t>
      </w:r>
      <w:r w:rsidRPr="000D51EA">
        <w:rPr>
          <w:rFonts w:ascii="Times New Roman" w:hAnsi="Times New Roman" w:cs="Times New Roman"/>
          <w:sz w:val="22"/>
          <w:szCs w:val="22"/>
        </w:rPr>
        <w:t xml:space="preserve"> z = 65х</w:t>
      </w:r>
      <w:r w:rsidRPr="000D51EA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0D51EA">
        <w:rPr>
          <w:rFonts w:ascii="Times New Roman" w:hAnsi="Times New Roman" w:cs="Times New Roman"/>
          <w:sz w:val="22"/>
          <w:szCs w:val="22"/>
        </w:rPr>
        <w:t xml:space="preserve"> + 70х</w:t>
      </w:r>
      <w:r w:rsidRPr="000D51EA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0D51EA">
        <w:rPr>
          <w:rFonts w:ascii="Times New Roman" w:hAnsi="Times New Roman" w:cs="Times New Roman"/>
          <w:sz w:val="22"/>
          <w:szCs w:val="22"/>
        </w:rPr>
        <w:t xml:space="preserve"> + 60х</w:t>
      </w:r>
      <w:r w:rsidRPr="000D51EA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0D51EA">
        <w:rPr>
          <w:rFonts w:ascii="Times New Roman" w:hAnsi="Times New Roman" w:cs="Times New Roman"/>
          <w:sz w:val="22"/>
          <w:szCs w:val="22"/>
        </w:rPr>
        <w:t xml:space="preserve"> + 120х</w:t>
      </w:r>
      <w:r w:rsidRPr="000D51EA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0D51EA">
        <w:rPr>
          <w:rFonts w:ascii="Times New Roman" w:hAnsi="Times New Roman" w:cs="Times New Roman"/>
          <w:sz w:val="22"/>
          <w:szCs w:val="22"/>
        </w:rPr>
        <w:t>, если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position w:val="-8"/>
          <w:sz w:val="22"/>
          <w:szCs w:val="22"/>
        </w:rPr>
      </w:pPr>
      <w:r>
        <w:rPr>
          <w:rFonts w:ascii="Times New Roman" w:hAnsi="Times New Roman" w:cs="Times New Roman"/>
          <w:position w:val="-52"/>
          <w:sz w:val="22"/>
          <w:szCs w:val="22"/>
          <w:lang w:val="en-US"/>
        </w:rPr>
        <w:lastRenderedPageBreak/>
        <w:pict>
          <v:shape id="_x0000_i1524" type="#_x0000_t75" style="width:222.55pt;height:54.25pt">
            <v:imagedata r:id="rId591" o:title=""/>
          </v:shape>
        </w:pict>
      </w:r>
    </w:p>
    <w:p w:rsidR="00324922" w:rsidRPr="00324922" w:rsidRDefault="002A6FEE" w:rsidP="002A6FEE">
      <w:pPr>
        <w:widowControl/>
        <w:shd w:val="clear" w:color="auto" w:fill="FFFFFF"/>
        <w:autoSpaceDE/>
        <w:autoSpaceDN/>
        <w:adjustRightInd/>
        <w:spacing w:before="40"/>
        <w:ind w:firstLine="426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2. 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Тогда математическая модель двойственной задачи имеет вид: пусть </w: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, </w: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, </w: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– стоимость ресурсов P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24922" w:rsidRPr="00324922">
        <w:rPr>
          <w:rFonts w:ascii="Times New Roman" w:hAnsi="Times New Roman" w:cs="Times New Roman"/>
          <w:sz w:val="22"/>
          <w:szCs w:val="22"/>
        </w:rPr>
        <w:t>, P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24922" w:rsidRPr="00324922">
        <w:rPr>
          <w:rFonts w:ascii="Times New Roman" w:hAnsi="Times New Roman" w:cs="Times New Roman"/>
          <w:sz w:val="22"/>
          <w:szCs w:val="22"/>
        </w:rPr>
        <w:t>, P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,тогда найти </w:t>
      </w:r>
      <w:r w:rsidR="00324922" w:rsidRPr="00324922">
        <w:rPr>
          <w:rFonts w:ascii="Times New Roman" w:hAnsi="Times New Roman" w:cs="Times New Roman"/>
          <w:i/>
          <w:sz w:val="22"/>
          <w:szCs w:val="22"/>
          <w:lang w:val="en-US"/>
        </w:rPr>
        <w:t>min</w:t>
      </w:r>
      <w:r w:rsidR="00324922" w:rsidRPr="00324922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>f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= 4800</w: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+ 2400</w: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+ 1500</w: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24922" w:rsidRPr="00324922">
        <w:rPr>
          <w:rFonts w:ascii="Times New Roman" w:hAnsi="Times New Roman" w:cs="Times New Roman"/>
          <w:sz w:val="22"/>
          <w:szCs w:val="22"/>
        </w:rPr>
        <w:t>, если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68"/>
          <w:sz w:val="22"/>
          <w:szCs w:val="22"/>
          <w:lang w:val="en-US"/>
        </w:rPr>
        <w:pict>
          <v:shape id="_x0000_i1525" type="#_x0000_t75" style="width:94.45pt;height:63.6pt">
            <v:imagedata r:id="rId592" o:title=""/>
          </v:shape>
        </w:pict>
      </w:r>
      <w:r>
        <w:rPr>
          <w:rFonts w:ascii="Times New Roman" w:hAnsi="Times New Roman" w:cs="Times New Roman"/>
          <w:position w:val="-66"/>
          <w:sz w:val="22"/>
          <w:szCs w:val="22"/>
          <w:lang w:val="en-US"/>
        </w:rPr>
        <w:pict>
          <v:shape id="_x0000_i1526" type="#_x0000_t75" style="width:72.95pt;height:61.7pt">
            <v:imagedata r:id="rId593" o:title=""/>
          </v:shape>
        </w:pict>
      </w:r>
    </w:p>
    <w:p w:rsidR="00324922" w:rsidRPr="00324922" w:rsidRDefault="00324922" w:rsidP="00117CAF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i/>
          <w:sz w:val="22"/>
          <w:szCs w:val="22"/>
        </w:rPr>
      </w:pPr>
      <w:r w:rsidRPr="002764D4">
        <w:rPr>
          <w:rFonts w:ascii="Times New Roman" w:hAnsi="Times New Roman" w:cs="Times New Roman"/>
          <w:i/>
          <w:sz w:val="22"/>
          <w:szCs w:val="22"/>
        </w:rPr>
        <w:t xml:space="preserve">Пример </w:t>
      </w:r>
      <w:r w:rsidR="000D51EA" w:rsidRPr="007C7B24">
        <w:rPr>
          <w:rFonts w:ascii="Times New Roman" w:hAnsi="Times New Roman" w:cs="Times New Roman"/>
          <w:i/>
          <w:sz w:val="22"/>
          <w:szCs w:val="22"/>
        </w:rPr>
        <w:t>1</w:t>
      </w:r>
      <w:r w:rsidR="000361D7">
        <w:rPr>
          <w:rFonts w:ascii="Times New Roman" w:hAnsi="Times New Roman" w:cs="Times New Roman"/>
          <w:i/>
          <w:sz w:val="22"/>
          <w:szCs w:val="22"/>
        </w:rPr>
        <w:t>4</w:t>
      </w:r>
      <w:r w:rsidRPr="002764D4">
        <w:rPr>
          <w:rFonts w:ascii="Times New Roman" w:hAnsi="Times New Roman" w:cs="Times New Roman"/>
          <w:i/>
          <w:sz w:val="22"/>
          <w:szCs w:val="22"/>
        </w:rPr>
        <w:t>.</w:t>
      </w:r>
      <w:r w:rsidR="00117CAF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>Прямая задача относится к симметричным дво</w:t>
      </w:r>
      <w:r w:rsidRPr="00324922">
        <w:rPr>
          <w:rFonts w:ascii="Times New Roman" w:hAnsi="Times New Roman" w:cs="Times New Roman"/>
          <w:sz w:val="22"/>
          <w:szCs w:val="22"/>
        </w:rPr>
        <w:t>й</w:t>
      </w:r>
      <w:r w:rsidRPr="00324922">
        <w:rPr>
          <w:rFonts w:ascii="Times New Roman" w:hAnsi="Times New Roman" w:cs="Times New Roman"/>
          <w:sz w:val="22"/>
          <w:szCs w:val="22"/>
        </w:rPr>
        <w:t xml:space="preserve">ственным задачам на отыскание </w:t>
      </w:r>
      <w:r w:rsidRPr="00324922">
        <w:rPr>
          <w:rFonts w:ascii="Times New Roman" w:hAnsi="Times New Roman" w:cs="Times New Roman"/>
          <w:i/>
          <w:sz w:val="22"/>
          <w:szCs w:val="22"/>
        </w:rPr>
        <w:t>min</w:t>
      </w:r>
      <w:r w:rsidRPr="00324922">
        <w:rPr>
          <w:rFonts w:ascii="Times New Roman" w:hAnsi="Times New Roman" w:cs="Times New Roman"/>
          <w:sz w:val="22"/>
          <w:szCs w:val="22"/>
        </w:rPr>
        <w:t xml:space="preserve"> значения линейной функции. Для того, чтобы можно было записать двойственную задачу, ее модель ограничений должна иметь вид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Ax</w:t>
      </w:r>
      <w:r w:rsidRPr="00324922">
        <w:rPr>
          <w:rFonts w:ascii="Times New Roman" w:hAnsi="Times New Roman" w:cs="Times New Roman"/>
          <w:i/>
          <w:sz w:val="22"/>
          <w:szCs w:val="22"/>
        </w:rPr>
        <w:t xml:space="preserve"> ≥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Pr="00324922">
        <w:rPr>
          <w:rFonts w:ascii="Times New Roman" w:hAnsi="Times New Roman" w:cs="Times New Roman"/>
          <w:i/>
          <w:sz w:val="22"/>
          <w:szCs w:val="22"/>
        </w:rPr>
        <w:t>.</w:t>
      </w:r>
    </w:p>
    <w:p w:rsidR="00324922" w:rsidRDefault="00324922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324922">
        <w:rPr>
          <w:rFonts w:ascii="Times New Roman" w:hAnsi="Times New Roman" w:cs="Times New Roman"/>
          <w:i/>
          <w:sz w:val="22"/>
          <w:szCs w:val="22"/>
        </w:rPr>
        <w:t>min</w:t>
      </w:r>
      <w:r w:rsidRPr="00324922">
        <w:rPr>
          <w:rFonts w:ascii="Times New Roman" w:hAnsi="Times New Roman" w:cs="Times New Roman"/>
          <w:sz w:val="22"/>
          <w:szCs w:val="22"/>
        </w:rPr>
        <w:t xml:space="preserve"> z = 2х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 xml:space="preserve"> +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 + 5х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324922">
        <w:rPr>
          <w:rFonts w:ascii="Times New Roman" w:hAnsi="Times New Roman" w:cs="Times New Roman"/>
          <w:sz w:val="22"/>
          <w:szCs w:val="22"/>
        </w:rPr>
        <w:t xml:space="preserve">, </w:t>
      </w:r>
    </w:p>
    <w:p w:rsidR="006266F2" w:rsidRPr="006266F2" w:rsidRDefault="006266F2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tbl>
      <w:tblPr>
        <w:tblW w:w="0" w:type="auto"/>
        <w:tblInd w:w="250" w:type="dxa"/>
        <w:tblLook w:val="04A0" w:firstRow="1" w:lastRow="0" w:firstColumn="1" w:lastColumn="0" w:noHBand="0" w:noVBand="1"/>
      </w:tblPr>
      <w:tblGrid>
        <w:gridCol w:w="3320"/>
        <w:gridCol w:w="2996"/>
      </w:tblGrid>
      <w:tr w:rsidR="00324922" w:rsidRPr="00324922">
        <w:tc>
          <w:tcPr>
            <w:tcW w:w="3402" w:type="dxa"/>
          </w:tcPr>
          <w:p w:rsidR="00324922" w:rsidRPr="00324922" w:rsidRDefault="00C83E51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pict>
                <v:shape id="_x0000_i1527" type="#_x0000_t75" style="width:149.6pt;height:47.7pt">
                  <v:imagedata r:id="rId594" o:title=""/>
                </v:shape>
              </w:pict>
            </w:r>
          </w:p>
        </w:tc>
        <w:tc>
          <w:tcPr>
            <w:tcW w:w="2914" w:type="dxa"/>
          </w:tcPr>
          <w:p w:rsidR="00324922" w:rsidRPr="00324922" w:rsidRDefault="00C83E51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position w:val="-52"/>
                <w:sz w:val="22"/>
                <w:szCs w:val="22"/>
                <w:lang w:val="en-US"/>
              </w:rPr>
              <w:pict>
                <v:shape id="_x0000_i1528" type="#_x0000_t75" style="width:139.3pt;height:47.7pt">
                  <v:imagedata r:id="rId595" o:title=""/>
                </v:shape>
              </w:pict>
            </w:r>
          </w:p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(при этом условие </w:t>
            </w:r>
            <w:r w:rsidRPr="00324922"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  <w:t>b</w:t>
            </w:r>
            <w:r w:rsidRPr="00324922">
              <w:rPr>
                <w:rFonts w:ascii="Times New Roman" w:hAnsi="Times New Roman" w:cs="Times New Roman"/>
                <w:i/>
                <w:sz w:val="22"/>
                <w:szCs w:val="22"/>
                <w:vertAlign w:val="subscript"/>
                <w:lang w:val="en-US"/>
              </w:rPr>
              <w:t>i</w:t>
            </w:r>
            <w:r w:rsidRPr="00324922">
              <w:rPr>
                <w:rFonts w:ascii="Times New Roman" w:hAnsi="Times New Roman" w:cs="Times New Roman"/>
                <w:i/>
                <w:sz w:val="22"/>
                <w:szCs w:val="22"/>
                <w:vertAlign w:val="subscript"/>
              </w:rPr>
              <w:t xml:space="preserve">  </w:t>
            </w:r>
            <w:r w:rsidRPr="00324922">
              <w:rPr>
                <w:rFonts w:ascii="Times New Roman" w:hAnsi="Times New Roman" w:cs="Times New Roman"/>
                <w:i/>
                <w:sz w:val="22"/>
                <w:szCs w:val="22"/>
              </w:rPr>
              <w:t xml:space="preserve">≥ 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0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уже не обязательно, </w:t>
            </w:r>
          </w:p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смотри замечание)</w:t>
            </w:r>
          </w:p>
        </w:tc>
      </w:tr>
    </w:tbl>
    <w:p w:rsidR="00324922" w:rsidRPr="00324922" w:rsidRDefault="00324922" w:rsidP="006266F2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Двойственная задача:</w:t>
      </w:r>
    </w:p>
    <w:p w:rsidR="00324922" w:rsidRPr="00324922" w:rsidRDefault="00324922" w:rsidP="006266F2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max f = </w:t>
      </w:r>
      <w:r w:rsidR="000361D7" w:rsidRPr="0023596C">
        <w:rPr>
          <w:rFonts w:ascii="Times" w:hAnsi="Times"/>
          <w:sz w:val="18"/>
          <w:szCs w:val="18"/>
        </w:rPr>
        <w:t>–</w:t>
      </w:r>
      <w:r w:rsidR="000361D7">
        <w:rPr>
          <w:rFonts w:ascii="Calibri" w:hAnsi="Calibri"/>
          <w:sz w:val="18"/>
          <w:szCs w:val="18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>4у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 xml:space="preserve"> + 5у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 + 6у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324922">
        <w:rPr>
          <w:rFonts w:ascii="Times New Roman" w:hAnsi="Times New Roman" w:cs="Times New Roman"/>
          <w:sz w:val="22"/>
          <w:szCs w:val="22"/>
        </w:rPr>
        <w:t xml:space="preserve">, </w:t>
      </w:r>
    </w:p>
    <w:p w:rsidR="00324922" w:rsidRPr="00324922" w:rsidRDefault="00C83E51" w:rsidP="006266F2">
      <w:pPr>
        <w:widowControl/>
        <w:shd w:val="clear" w:color="auto" w:fill="FFFFFF"/>
        <w:autoSpaceDE/>
        <w:autoSpaceDN/>
        <w:adjustRightInd/>
        <w:spacing w:line="247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42"/>
          <w:sz w:val="22"/>
          <w:szCs w:val="22"/>
          <w:lang w:val="en-US"/>
        </w:rPr>
        <w:pict>
          <v:shape id="_x0000_i1529" type="#_x0000_t75" style="width:98.2pt;height:53.3pt">
            <v:imagedata r:id="rId596" o:title=""/>
          </v:shape>
        </w:pict>
      </w:r>
    </w:p>
    <w:p w:rsidR="00324922" w:rsidRPr="00324922" w:rsidRDefault="00324922" w:rsidP="006266F2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Двойственные задачи могут иметь и несимметричный вид.     В несимметричных двойственных задачах система ограничений исходной задачи задается в виде равенства, а двойственной – в в</w:t>
      </w:r>
      <w:r w:rsidRPr="00324922">
        <w:rPr>
          <w:rFonts w:ascii="Times New Roman" w:hAnsi="Times New Roman" w:cs="Times New Roman"/>
          <w:sz w:val="22"/>
          <w:szCs w:val="22"/>
        </w:rPr>
        <w:t>и</w:t>
      </w:r>
      <w:r w:rsidRPr="00324922">
        <w:rPr>
          <w:rFonts w:ascii="Times New Roman" w:hAnsi="Times New Roman" w:cs="Times New Roman"/>
          <w:sz w:val="22"/>
          <w:szCs w:val="22"/>
        </w:rPr>
        <w:t>де неравенства, причем в последней переменные могут быть и о</w:t>
      </w:r>
      <w:r w:rsidRPr="00324922">
        <w:rPr>
          <w:rFonts w:ascii="Times New Roman" w:hAnsi="Times New Roman" w:cs="Times New Roman"/>
          <w:sz w:val="22"/>
          <w:szCs w:val="22"/>
        </w:rPr>
        <w:t>т</w:t>
      </w:r>
      <w:r w:rsidRPr="00324922">
        <w:rPr>
          <w:rFonts w:ascii="Times New Roman" w:hAnsi="Times New Roman" w:cs="Times New Roman"/>
          <w:sz w:val="22"/>
          <w:szCs w:val="22"/>
        </w:rPr>
        <w:t>рицательными.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83"/>
        <w:gridCol w:w="3283"/>
      </w:tblGrid>
      <w:tr w:rsidR="00324922" w:rsidRPr="00324922">
        <w:tc>
          <w:tcPr>
            <w:tcW w:w="3283" w:type="dxa"/>
          </w:tcPr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Прямая задача </w:t>
            </w:r>
          </w:p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 xml:space="preserve">а)     </w:t>
            </w:r>
            <w:r w:rsidRPr="00324922"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  <w:t>max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Z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= СХ,</w:t>
            </w:r>
          </w:p>
          <w:p w:rsidR="00324922" w:rsidRPr="00324922" w:rsidRDefault="00C83E51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position w:val="-30"/>
                <w:sz w:val="22"/>
                <w:szCs w:val="22"/>
                <w:lang w:val="en-US"/>
              </w:rPr>
              <w:pict>
                <v:shape id="_x0000_i1530" type="#_x0000_t75" style="width:43pt;height:30.85pt">
                  <v:imagedata r:id="rId597" o:title=""/>
                </v:shape>
              </w:pict>
            </w:r>
          </w:p>
        </w:tc>
        <w:tc>
          <w:tcPr>
            <w:tcW w:w="3283" w:type="dxa"/>
          </w:tcPr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Двойственная задача</w:t>
            </w:r>
            <w:r w:rsidRPr="00324922">
              <w:rPr>
                <w:rFonts w:ascii="Times New Roman" w:hAnsi="Times New Roman" w:cs="Times New Roman"/>
                <w:i/>
                <w:sz w:val="22"/>
                <w:szCs w:val="22"/>
              </w:rPr>
              <w:t xml:space="preserve"> </w:t>
            </w:r>
          </w:p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  <w:lastRenderedPageBreak/>
              <w:t>min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YB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</w:p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YA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B3"/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C </w:t>
            </w:r>
          </w:p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Y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B3"/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22"/>
                <w:szCs w:val="22"/>
              </w:rPr>
              <w:t>0.</w:t>
            </w:r>
          </w:p>
        </w:tc>
      </w:tr>
      <w:tr w:rsidR="00324922" w:rsidRPr="00C83E51">
        <w:trPr>
          <w:trHeight w:val="411"/>
        </w:trPr>
        <w:tc>
          <w:tcPr>
            <w:tcW w:w="3283" w:type="dxa"/>
          </w:tcPr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б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)     </w:t>
            </w:r>
            <w:r w:rsidRPr="00324922"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  <w:t>min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Z = CX</w:t>
            </w:r>
          </w:p>
          <w:p w:rsidR="00324922" w:rsidRPr="00324922" w:rsidRDefault="00C83E51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position w:val="-30"/>
                <w:sz w:val="22"/>
                <w:szCs w:val="22"/>
                <w:lang w:val="en-US"/>
              </w:rPr>
              <w:pict>
                <v:shape id="_x0000_i1531" type="#_x0000_t75" style="width:43pt;height:30.85pt">
                  <v:imagedata r:id="rId597" o:title=""/>
                </v:shape>
              </w:pict>
            </w:r>
          </w:p>
        </w:tc>
        <w:tc>
          <w:tcPr>
            <w:tcW w:w="3283" w:type="dxa"/>
          </w:tcPr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324922"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  <w:t>max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f = YB, </w:t>
            </w:r>
          </w:p>
          <w:p w:rsidR="00324922" w:rsidRPr="00324922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YA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A3"/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C</w:t>
            </w:r>
          </w:p>
          <w:p w:rsidR="00324922" w:rsidRPr="007C7B24" w:rsidRDefault="00324922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Y </w:t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B3"/>
            </w:r>
            <w:r w:rsidRPr="0032492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0.</w:t>
            </w:r>
          </w:p>
          <w:p w:rsidR="00E57F6B" w:rsidRPr="007C7B24" w:rsidRDefault="00E57F6B" w:rsidP="006266F2">
            <w:pPr>
              <w:widowControl/>
              <w:autoSpaceDE/>
              <w:autoSpaceDN/>
              <w:adjustRightInd/>
              <w:spacing w:line="247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324922" w:rsidRPr="00324922" w:rsidRDefault="00196761" w:rsidP="00E57F6B">
      <w:pPr>
        <w:widowControl/>
        <w:shd w:val="clear" w:color="auto" w:fill="FFFFFF"/>
        <w:autoSpaceDE/>
        <w:autoSpaceDN/>
        <w:adjustRightInd/>
        <w:spacing w:before="180" w:line="247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4</w:t>
      </w:r>
      <w:r w:rsidR="00324922" w:rsidRPr="00324922">
        <w:rPr>
          <w:rFonts w:ascii="Times New Roman" w:hAnsi="Times New Roman" w:cs="Times New Roman"/>
          <w:b/>
          <w:bCs/>
          <w:sz w:val="22"/>
          <w:szCs w:val="22"/>
        </w:rPr>
        <w:t>.2. Двойственный симплексный метод</w:t>
      </w:r>
    </w:p>
    <w:p w:rsidR="00324922" w:rsidRPr="00324922" w:rsidRDefault="00324922" w:rsidP="006266F2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Воспользуемся (без дока</w:t>
      </w:r>
      <w:r w:rsidRPr="00324922">
        <w:rPr>
          <w:rFonts w:ascii="Times New Roman" w:hAnsi="Times New Roman" w:cs="Times New Roman"/>
          <w:sz w:val="22"/>
          <w:szCs w:val="22"/>
        </w:rPr>
        <w:softHyphen/>
        <w:t>зательства) теоремой для решения двойственных задач. Теорема устанавливает связь между опт</w:t>
      </w:r>
      <w:r w:rsidRPr="00324922">
        <w:rPr>
          <w:rFonts w:ascii="Times New Roman" w:hAnsi="Times New Roman" w:cs="Times New Roman"/>
          <w:sz w:val="22"/>
          <w:szCs w:val="22"/>
        </w:rPr>
        <w:t>и</w:t>
      </w:r>
      <w:r w:rsidRPr="00324922">
        <w:rPr>
          <w:rFonts w:ascii="Times New Roman" w:hAnsi="Times New Roman" w:cs="Times New Roman"/>
          <w:sz w:val="22"/>
          <w:szCs w:val="22"/>
        </w:rPr>
        <w:t>мальными планами пары двойственных задач.</w:t>
      </w:r>
    </w:p>
    <w:p w:rsidR="00324922" w:rsidRPr="00324922" w:rsidRDefault="00324922" w:rsidP="006266F2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Теорема (теорема двойственности): если одна из двойстве</w:t>
      </w:r>
      <w:r w:rsidRPr="00324922">
        <w:rPr>
          <w:rFonts w:ascii="Times New Roman" w:hAnsi="Times New Roman" w:cs="Times New Roman"/>
          <w:sz w:val="22"/>
          <w:szCs w:val="22"/>
        </w:rPr>
        <w:t>н</w:t>
      </w:r>
      <w:r w:rsidRPr="00324922">
        <w:rPr>
          <w:rFonts w:ascii="Times New Roman" w:hAnsi="Times New Roman" w:cs="Times New Roman"/>
          <w:sz w:val="22"/>
          <w:szCs w:val="22"/>
        </w:rPr>
        <w:t>ных задач имеет оптимальное ре</w:t>
      </w:r>
      <w:r w:rsidRPr="00324922">
        <w:rPr>
          <w:rFonts w:ascii="Times New Roman" w:hAnsi="Times New Roman" w:cs="Times New Roman"/>
          <w:sz w:val="22"/>
          <w:szCs w:val="22"/>
        </w:rPr>
        <w:softHyphen/>
        <w:t>шение, то и другая имеет опт</w:t>
      </w:r>
      <w:r w:rsidRPr="00324922">
        <w:rPr>
          <w:rFonts w:ascii="Times New Roman" w:hAnsi="Times New Roman" w:cs="Times New Roman"/>
          <w:sz w:val="22"/>
          <w:szCs w:val="22"/>
        </w:rPr>
        <w:t>и</w:t>
      </w:r>
      <w:r w:rsidRPr="00324922">
        <w:rPr>
          <w:rFonts w:ascii="Times New Roman" w:hAnsi="Times New Roman" w:cs="Times New Roman"/>
          <w:sz w:val="22"/>
          <w:szCs w:val="22"/>
        </w:rPr>
        <w:t>мальное решение, причем экстремальные значения целевых фун</w:t>
      </w:r>
      <w:r w:rsidRPr="00324922">
        <w:rPr>
          <w:rFonts w:ascii="Times New Roman" w:hAnsi="Times New Roman" w:cs="Times New Roman"/>
          <w:sz w:val="22"/>
          <w:szCs w:val="22"/>
        </w:rPr>
        <w:t>к</w:t>
      </w:r>
      <w:r w:rsidRPr="00324922">
        <w:rPr>
          <w:rFonts w:ascii="Times New Roman" w:hAnsi="Times New Roman" w:cs="Times New Roman"/>
          <w:sz w:val="22"/>
          <w:szCs w:val="22"/>
        </w:rPr>
        <w:t xml:space="preserve">ций равны </w:t>
      </w:r>
      <w:r w:rsidRPr="00324922">
        <w:rPr>
          <w:rFonts w:ascii="Times New Roman" w:hAnsi="Times New Roman" w:cs="Times New Roman"/>
          <w:i/>
          <w:sz w:val="22"/>
          <w:szCs w:val="22"/>
        </w:rPr>
        <w:t>Z(x*) = f(у*)</w:t>
      </w:r>
      <w:r w:rsidRPr="00324922">
        <w:rPr>
          <w:rFonts w:ascii="Times New Roman" w:hAnsi="Times New Roman" w:cs="Times New Roman"/>
          <w:sz w:val="22"/>
          <w:szCs w:val="22"/>
        </w:rPr>
        <w:t xml:space="preserve">. При этом свободным переменным одной задачи сопоставляются базисные переменные другой и наоборот. </w:t>
      </w:r>
    </w:p>
    <w:p w:rsidR="00324922" w:rsidRPr="00324922" w:rsidRDefault="00324922" w:rsidP="006266F2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0361D7">
        <w:rPr>
          <w:rFonts w:ascii="Times New Roman" w:hAnsi="Times New Roman" w:cs="Times New Roman"/>
          <w:i/>
          <w:sz w:val="22"/>
          <w:szCs w:val="22"/>
        </w:rPr>
        <w:t>Пример</w:t>
      </w:r>
      <w:r w:rsidR="000361D7">
        <w:rPr>
          <w:rFonts w:ascii="Times New Roman" w:hAnsi="Times New Roman" w:cs="Times New Roman"/>
          <w:i/>
          <w:sz w:val="22"/>
          <w:szCs w:val="22"/>
        </w:rPr>
        <w:t xml:space="preserve"> 15</w:t>
      </w:r>
      <w:r w:rsidRPr="000361D7">
        <w:rPr>
          <w:rFonts w:ascii="Times New Roman" w:hAnsi="Times New Roman" w:cs="Times New Roman"/>
          <w:i/>
          <w:sz w:val="22"/>
          <w:szCs w:val="22"/>
        </w:rPr>
        <w:t>.</w:t>
      </w:r>
      <w:r w:rsidRPr="00324922">
        <w:rPr>
          <w:rFonts w:ascii="Times New Roman" w:hAnsi="Times New Roman" w:cs="Times New Roman"/>
          <w:sz w:val="22"/>
          <w:szCs w:val="22"/>
        </w:rPr>
        <w:t xml:space="preserve"> По условиям примера 1 найти:</w:t>
      </w:r>
    </w:p>
    <w:p w:rsidR="00324922" w:rsidRPr="00324922" w:rsidRDefault="00324922" w:rsidP="006266F2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1) ассортимент выпускаемой продукции, обеспечивающей предпри</w:t>
      </w:r>
      <w:r w:rsidRPr="00324922">
        <w:rPr>
          <w:rFonts w:ascii="Times New Roman" w:hAnsi="Times New Roman" w:cs="Times New Roman"/>
          <w:sz w:val="22"/>
          <w:szCs w:val="22"/>
        </w:rPr>
        <w:softHyphen/>
        <w:t>ятию max выручки;</w:t>
      </w:r>
    </w:p>
    <w:p w:rsidR="00324922" w:rsidRPr="00324922" w:rsidRDefault="00324922" w:rsidP="006266F2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2) оценки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ресурсов, используемых при производстве продукции.</w:t>
      </w:r>
    </w:p>
    <w:p w:rsidR="00324922" w:rsidRPr="002764D4" w:rsidRDefault="00324922" w:rsidP="000361D7">
      <w:pPr>
        <w:widowControl/>
        <w:shd w:val="clear" w:color="auto" w:fill="FFFFFF"/>
        <w:autoSpaceDE/>
        <w:autoSpaceDN/>
        <w:adjustRightInd/>
        <w:spacing w:line="247" w:lineRule="auto"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2764D4">
        <w:rPr>
          <w:rFonts w:ascii="Times New Roman" w:hAnsi="Times New Roman" w:cs="Times New Roman"/>
          <w:i/>
          <w:sz w:val="22"/>
          <w:szCs w:val="22"/>
        </w:rPr>
        <w:t>Решение: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1) Симплексным методом решаем задачу, модель которой уже составлена.</w:t>
      </w:r>
    </w:p>
    <w:p w:rsidR="00324922" w:rsidRPr="000D51EA" w:rsidRDefault="000D51EA" w:rsidP="00324922">
      <w:pPr>
        <w:keepNext/>
        <w:shd w:val="clear" w:color="auto" w:fill="FFFFFF"/>
        <w:jc w:val="right"/>
        <w:outlineLvl w:val="5"/>
        <w:rPr>
          <w:rFonts w:ascii="Times New Roman" w:hAnsi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 xml:space="preserve">Таблица </w:t>
      </w:r>
      <w:r w:rsidR="000361D7">
        <w:rPr>
          <w:rFonts w:ascii="Times New Roman" w:hAnsi="Times New Roman"/>
          <w:sz w:val="22"/>
          <w:szCs w:val="22"/>
        </w:rPr>
        <w:t>23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4"/>
        <w:gridCol w:w="399"/>
        <w:gridCol w:w="436"/>
        <w:gridCol w:w="619"/>
        <w:gridCol w:w="513"/>
        <w:gridCol w:w="507"/>
        <w:gridCol w:w="484"/>
        <w:gridCol w:w="565"/>
        <w:gridCol w:w="430"/>
        <w:gridCol w:w="513"/>
        <w:gridCol w:w="356"/>
        <w:gridCol w:w="1136"/>
      </w:tblGrid>
      <w:tr w:rsidR="00324922" w:rsidRPr="00324922">
        <w:trPr>
          <w:trHeight w:val="177"/>
          <w:jc w:val="center"/>
        </w:trPr>
        <w:tc>
          <w:tcPr>
            <w:tcW w:w="298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</w:t>
            </w:r>
          </w:p>
        </w:tc>
        <w:tc>
          <w:tcPr>
            <w:tcW w:w="40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БП</w:t>
            </w:r>
          </w:p>
        </w:tc>
        <w:tc>
          <w:tcPr>
            <w:tcW w:w="440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Сб</w:t>
            </w:r>
          </w:p>
        </w:tc>
        <w:tc>
          <w:tcPr>
            <w:tcW w:w="62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1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8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7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434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6</w:t>
            </w:r>
          </w:p>
        </w:tc>
        <w:tc>
          <w:tcPr>
            <w:tcW w:w="35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7</w:t>
            </w:r>
          </w:p>
        </w:tc>
        <w:tc>
          <w:tcPr>
            <w:tcW w:w="1145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71"/>
            </w:r>
          </w:p>
        </w:tc>
      </w:tr>
      <w:tr w:rsidR="00324922" w:rsidRPr="00324922">
        <w:trPr>
          <w:trHeight w:val="547"/>
          <w:jc w:val="center"/>
        </w:trPr>
        <w:tc>
          <w:tcPr>
            <w:tcW w:w="298" w:type="dxa"/>
            <w:vMerge w:val="restart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03" w:type="dxa"/>
            <w:tcMar>
              <w:left w:w="0" w:type="dxa"/>
              <w:right w:w="0" w:type="dxa"/>
            </w:tcMar>
          </w:tcPr>
          <w:p w:rsidR="00324922" w:rsidRPr="00324922" w:rsidRDefault="00C83E51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200" type="#_x0000_t32" style="position:absolute;left:0;text-align:left;margin-left:2.45pt;margin-top:1.15pt;width:11.5pt;height:0;flip:x;z-index:251643392;mso-position-horizontal-relative:text;mso-position-vertical-relative:text" o:connectortype="straight" strokeweight=".25pt">
                  <v:stroke endarrow="block" endarrowwidth="narrow" endarrowlength="short"/>
                </v:shape>
              </w:pic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6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7</w:t>
            </w:r>
          </w:p>
        </w:tc>
        <w:tc>
          <w:tcPr>
            <w:tcW w:w="440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62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488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2400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1500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51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8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</w:tc>
        <w:tc>
          <w:tcPr>
            <w:tcW w:w="57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[8]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C83E51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pict>
                <v:shape id="_x0000_s1203" type="#_x0000_t32" style="position:absolute;left:0;text-align:left;margin-left:23.7pt;margin-top:2.45pt;width:0;height:12.5pt;flip:y;z-index:251646464" o:connectortype="straight" strokeweight=".25pt">
                  <v:stroke endarrow="block" endarrowwidth="narrow" endarrowlength="short"/>
                </v:shape>
              </w:pic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434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35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1145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4800/8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600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1500/1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1500</w:t>
            </w:r>
          </w:p>
        </w:tc>
      </w:tr>
      <w:tr w:rsidR="00324922" w:rsidRPr="00324922">
        <w:trPr>
          <w:trHeight w:val="178"/>
          <w:jc w:val="center"/>
        </w:trPr>
        <w:tc>
          <w:tcPr>
            <w:tcW w:w="298" w:type="dxa"/>
            <w:vMerge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843" w:type="dxa"/>
            <w:gridSpan w:val="2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z(j) </w:t>
            </w:r>
            <w:r w:rsidR="00E57F6B"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c(j)</w:t>
            </w:r>
          </w:p>
        </w:tc>
        <w:tc>
          <w:tcPr>
            <w:tcW w:w="62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511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489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571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120</w:t>
            </w:r>
          </w:p>
        </w:tc>
        <w:tc>
          <w:tcPr>
            <w:tcW w:w="434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5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145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24922" w:rsidRPr="00324922">
        <w:trPr>
          <w:trHeight w:val="1036"/>
          <w:jc w:val="center"/>
        </w:trPr>
        <w:tc>
          <w:tcPr>
            <w:tcW w:w="298" w:type="dxa"/>
            <w:vMerge w:val="restart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0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</w:p>
          <w:p w:rsidR="00324922" w:rsidRPr="00324922" w:rsidRDefault="00C83E51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pict>
                <v:shape id="_x0000_s1201" type="#_x0000_t32" style="position:absolute;left:0;text-align:left;margin-left:2.45pt;margin-top:1.55pt;width:11.5pt;height:0;flip:x;z-index:251644416" o:connectortype="straight" strokeweight=".25pt">
                  <v:stroke endarrow="block" endarrowwidth="narrow" endarrowlength="short"/>
                </v:shape>
              </w:pic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6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7</w:t>
            </w:r>
          </w:p>
        </w:tc>
        <w:tc>
          <w:tcPr>
            <w:tcW w:w="440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120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62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600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2400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900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1/2</w:t>
            </w:r>
          </w:p>
        </w:tc>
        <w:tc>
          <w:tcPr>
            <w:tcW w:w="51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1/4</w:t>
            </w:r>
          </w:p>
        </w:tc>
        <w:tc>
          <w:tcPr>
            <w:tcW w:w="48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[6]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C83E51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pict>
                <v:shape id="_x0000_s1202" type="#_x0000_t32" style="position:absolute;left:0;text-align:left;margin-left:19.95pt;margin-top:.35pt;width:0;height:12.5pt;flip:y;z-index:251645440" o:connectortype="straight" strokeweight=".25pt">
                  <v:stroke endarrow="block" endarrowwidth="narrow" endarrowlength="short"/>
                </v:shape>
              </w:pic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7/4</w:t>
            </w:r>
          </w:p>
        </w:tc>
        <w:tc>
          <w:tcPr>
            <w:tcW w:w="57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34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1/8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1/8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35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1145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83E51">
              <w:rPr>
                <w:rFonts w:ascii="Times New Roman" w:hAnsi="Times New Roman" w:cs="Times New Roman"/>
                <w:position w:val="-22"/>
                <w:sz w:val="18"/>
                <w:szCs w:val="18"/>
              </w:rPr>
              <w:pict>
                <v:shape id="_x0000_i1532" type="#_x0000_t75" style="width:13.1pt;height:20.55pt">
                  <v:imagedata r:id="rId598" o:title=""/>
                </v:shape>
              </w:pic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position w:val="-8"/>
                <w:sz w:val="18"/>
                <w:szCs w:val="18"/>
                <w:lang w:val="en-US"/>
              </w:rPr>
              <w:t>=</w:t>
            </w:r>
            <w:r w:rsidRPr="00324922">
              <w:rPr>
                <w:rFonts w:ascii="Times New Roman" w:hAnsi="Times New Roman" w:cs="Times New Roman"/>
                <w:position w:val="-8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position w:val="-8"/>
                <w:sz w:val="18"/>
                <w:szCs w:val="18"/>
                <w:lang w:val="en-US"/>
              </w:rPr>
              <w:t>2400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83E51">
              <w:rPr>
                <w:rFonts w:ascii="Times New Roman" w:hAnsi="Times New Roman" w:cs="Times New Roman"/>
                <w:position w:val="-22"/>
                <w:sz w:val="18"/>
                <w:szCs w:val="18"/>
                <w:lang w:val="en-US"/>
              </w:rPr>
              <w:pict>
                <v:shape id="_x0000_i1533" type="#_x0000_t75" style="width:16.85pt;height:20.55pt">
                  <v:imagedata r:id="rId599" o:title=""/>
                </v:shape>
              </w:pic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position w:val="-8"/>
                <w:sz w:val="18"/>
                <w:szCs w:val="18"/>
                <w:lang w:val="en-US"/>
              </w:rPr>
              <w:t>=</w:t>
            </w:r>
            <w:r w:rsidRPr="00324922">
              <w:rPr>
                <w:rFonts w:ascii="Times New Roman" w:hAnsi="Times New Roman" w:cs="Times New Roman"/>
                <w:position w:val="-8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position w:val="-8"/>
                <w:sz w:val="18"/>
                <w:szCs w:val="18"/>
                <w:lang w:val="en-US"/>
              </w:rPr>
              <w:t>400</w:t>
            </w:r>
          </w:p>
          <w:p w:rsidR="00324922" w:rsidRPr="00324922" w:rsidRDefault="00C83E51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position w:val="-22"/>
                <w:sz w:val="18"/>
                <w:szCs w:val="18"/>
                <w:lang w:val="en-US"/>
              </w:rPr>
              <w:pict>
                <v:shape id="_x0000_i1534" type="#_x0000_t75" style="width:35.55pt;height:19.65pt">
                  <v:imagedata r:id="rId600" o:title=""/>
                </v:shape>
              </w:pict>
            </w:r>
          </w:p>
        </w:tc>
      </w:tr>
      <w:tr w:rsidR="00324922" w:rsidRPr="00324922">
        <w:trPr>
          <w:trHeight w:val="178"/>
          <w:jc w:val="center"/>
        </w:trPr>
        <w:tc>
          <w:tcPr>
            <w:tcW w:w="298" w:type="dxa"/>
            <w:vMerge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43" w:type="dxa"/>
            <w:gridSpan w:val="2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z(j) </w:t>
            </w:r>
            <w:r w:rsidR="00E57F6B"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c(j)</w:t>
            </w:r>
          </w:p>
        </w:tc>
        <w:tc>
          <w:tcPr>
            <w:tcW w:w="62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72000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511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489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</w:p>
        </w:tc>
        <w:tc>
          <w:tcPr>
            <w:tcW w:w="57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34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5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145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24922" w:rsidRPr="00324922">
        <w:trPr>
          <w:trHeight w:val="567"/>
          <w:jc w:val="center"/>
        </w:trPr>
        <w:tc>
          <w:tcPr>
            <w:tcW w:w="298" w:type="dxa"/>
            <w:vMerge w:val="restart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2</w:t>
            </w:r>
          </w:p>
        </w:tc>
        <w:tc>
          <w:tcPr>
            <w:tcW w:w="40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7</w:t>
            </w:r>
          </w:p>
        </w:tc>
        <w:tc>
          <w:tcPr>
            <w:tcW w:w="440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120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62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500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400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200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5/12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1/3</w:t>
            </w: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1/12</w:t>
            </w:r>
          </w:p>
        </w:tc>
        <w:tc>
          <w:tcPr>
            <w:tcW w:w="511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1/6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E57F6B" w:rsidP="00E57F6B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19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48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7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34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1/8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1/8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1/24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1/6</w:t>
            </w: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7/24</w:t>
            </w:r>
          </w:p>
        </w:tc>
        <w:tc>
          <w:tcPr>
            <w:tcW w:w="35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1145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324922" w:rsidRPr="00324922">
        <w:trPr>
          <w:trHeight w:val="178"/>
          <w:jc w:val="center"/>
        </w:trPr>
        <w:tc>
          <w:tcPr>
            <w:tcW w:w="298" w:type="dxa"/>
            <w:vMerge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843" w:type="dxa"/>
            <w:gridSpan w:val="2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z(j) </w:t>
            </w:r>
            <w:r w:rsidR="00E57F6B"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c(j)</w:t>
            </w:r>
          </w:p>
        </w:tc>
        <w:tc>
          <w:tcPr>
            <w:tcW w:w="623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84000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51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</w:t>
            </w:r>
          </w:p>
        </w:tc>
        <w:tc>
          <w:tcPr>
            <w:tcW w:w="48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71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34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</w:t>
            </w:r>
          </w:p>
        </w:tc>
        <w:tc>
          <w:tcPr>
            <w:tcW w:w="51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35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1145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</w:tbl>
    <w:p w:rsidR="000361D7" w:rsidRDefault="000361D7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324922" w:rsidRPr="00324922" w:rsidRDefault="00324922" w:rsidP="000361D7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После второй итерации получим все оценки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535" type="#_x0000_t75" style="width:32.75pt;height:16.85pt">
            <v:imagedata r:id="rId601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>значит найденный опорный план:</w:t>
      </w:r>
    </w:p>
    <w:p w:rsidR="00324922" w:rsidRPr="00324922" w:rsidRDefault="00324922" w:rsidP="000361D7">
      <w:pPr>
        <w:widowControl/>
        <w:shd w:val="clear" w:color="auto" w:fill="FFFFFF"/>
        <w:autoSpaceDE/>
        <w:autoSpaceDN/>
        <w:adjustRightInd/>
        <w:spacing w:before="40" w:line="247" w:lineRule="auto"/>
        <w:jc w:val="both"/>
        <w:rPr>
          <w:rFonts w:ascii="Calibri" w:hAnsi="Calibri" w:cs="Times New Roman"/>
          <w:spacing w:val="-2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32"/>
          <w:sz w:val="22"/>
          <w:szCs w:val="22"/>
        </w:rPr>
        <w:pict>
          <v:shape id="_x0000_i1536" type="#_x0000_t75" style="width:131.85pt;height:32.75pt">
            <v:imagedata r:id="rId602" o:title=""/>
          </v:shape>
        </w:pic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оптимален и </w:t>
      </w:r>
      <w:r w:rsidR="00C83E51">
        <w:rPr>
          <w:rFonts w:ascii="Times New Roman" w:hAnsi="Times New Roman" w:cs="Times New Roman"/>
          <w:spacing w:val="-2"/>
          <w:position w:val="-10"/>
          <w:sz w:val="22"/>
          <w:szCs w:val="22"/>
        </w:rPr>
        <w:pict>
          <v:shape id="_x0000_i1537" type="#_x0000_t75" style="width:91.65pt;height:18.7pt">
            <v:imagedata r:id="rId603" o:title=""/>
          </v:shape>
        </w:pict>
      </w:r>
      <w:r w:rsidRPr="00324922">
        <w:rPr>
          <w:rFonts w:ascii="Times" w:hAnsi="Times" w:cs="Times New Roman"/>
          <w:spacing w:val="-2"/>
          <w:sz w:val="22"/>
          <w:szCs w:val="22"/>
        </w:rPr>
        <w:t>–</w:t>
      </w:r>
      <w:r w:rsidRPr="00324922">
        <w:rPr>
          <w:rFonts w:ascii="Calibri" w:hAnsi="Calibri" w:cs="Times New Roman"/>
          <w:spacing w:val="-2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max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.</w:t>
      </w:r>
      <w:r w:rsidRPr="00324922">
        <w:rPr>
          <w:rFonts w:ascii="Times New Roman" w:hAnsi="Times New Roman" w:cs="Times New Roman"/>
          <w:i/>
          <w:spacing w:val="-2"/>
          <w:sz w:val="22"/>
          <w:szCs w:val="22"/>
        </w:rPr>
        <w:t xml:space="preserve"> </w:t>
      </w:r>
    </w:p>
    <w:p w:rsidR="00324922" w:rsidRPr="00324922" w:rsidRDefault="00324922" w:rsidP="000361D7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pacing w:val="4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Основные переменные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538" type="#_x0000_t75" style="width:53.3pt;height:16.85pt">
            <v:imagedata r:id="rId604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 показывают, что проду</w:t>
      </w:r>
      <w:r w:rsidRPr="00324922">
        <w:rPr>
          <w:rFonts w:ascii="Times New Roman" w:hAnsi="Times New Roman" w:cs="Times New Roman"/>
          <w:sz w:val="22"/>
          <w:szCs w:val="22"/>
        </w:rPr>
        <w:t>к</w:t>
      </w:r>
      <w:r w:rsidRPr="00324922">
        <w:rPr>
          <w:rFonts w:ascii="Times New Roman" w:hAnsi="Times New Roman" w:cs="Times New Roman"/>
          <w:sz w:val="22"/>
          <w:szCs w:val="22"/>
        </w:rPr>
        <w:t>цию П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 xml:space="preserve"> и П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 выпускать не целесообразно  (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539" type="#_x0000_t75" style="width:11.2pt;height:16.85pt">
            <v:imagedata r:id="rId605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= 0,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540" type="#_x0000_t75" style="width:11.2pt;height:16.85pt">
            <v:imagedata r:id="rId606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>= 0), а проду</w:t>
      </w:r>
      <w:r w:rsidRPr="00324922">
        <w:rPr>
          <w:rFonts w:ascii="Times New Roman" w:hAnsi="Times New Roman" w:cs="Times New Roman"/>
          <w:sz w:val="22"/>
          <w:szCs w:val="22"/>
        </w:rPr>
        <w:t>к</w:t>
      </w:r>
      <w:r w:rsidRPr="00324922">
        <w:rPr>
          <w:rFonts w:ascii="Times New Roman" w:hAnsi="Times New Roman" w:cs="Times New Roman"/>
          <w:sz w:val="22"/>
          <w:szCs w:val="22"/>
        </w:rPr>
        <w:t>ции П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324922">
        <w:rPr>
          <w:rFonts w:ascii="Times New Roman" w:hAnsi="Times New Roman" w:cs="Times New Roman"/>
          <w:sz w:val="22"/>
          <w:szCs w:val="22"/>
        </w:rPr>
        <w:t xml:space="preserve"> произвести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541" type="#_x0000_t75" style="width:21.5pt;height:16.85pt">
            <v:imagedata r:id="rId607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400 ед.,  продукции 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>П</w:t>
      </w:r>
      <w:r w:rsidRPr="00324922">
        <w:rPr>
          <w:rFonts w:ascii="Times New Roman" w:hAnsi="Times New Roman" w:cs="Times New Roman"/>
          <w:spacing w:val="4"/>
          <w:sz w:val="22"/>
          <w:szCs w:val="22"/>
          <w:vertAlign w:val="subscript"/>
        </w:rPr>
        <w:t>4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324922">
        <w:rPr>
          <w:rFonts w:ascii="Times" w:hAnsi="Times" w:cs="Times New Roman"/>
          <w:spacing w:val="4"/>
          <w:sz w:val="22"/>
          <w:szCs w:val="22"/>
        </w:rPr>
        <w:t>–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542" type="#_x0000_t75" style="width:21.5pt;height:16.85pt">
            <v:imagedata r:id="rId608" o:title=""/>
          </v:shape>
        </w:pic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500 ед. </w:t>
      </w:r>
    </w:p>
    <w:p w:rsidR="00324922" w:rsidRPr="00324922" w:rsidRDefault="00324922" w:rsidP="000361D7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Дополнительные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 переменные показывают, что ресурсы Р</w:t>
      </w:r>
      <w:r w:rsidRPr="00324922">
        <w:rPr>
          <w:rFonts w:ascii="Times New Roman" w:hAnsi="Times New Roman" w:cs="Times New Roman"/>
          <w:spacing w:val="4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 и Р</w:t>
      </w:r>
      <w:r w:rsidRPr="00324922">
        <w:rPr>
          <w:rFonts w:ascii="Times New Roman" w:hAnsi="Times New Roman" w:cs="Times New Roman"/>
          <w:spacing w:val="4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 используются полностью (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543" type="#_x0000_t75" style="width:11.2pt;height:16.85pt">
            <v:imagedata r:id="rId609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=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544" type="#_x0000_t75" style="width:11.2pt;height:16.85pt">
            <v:imagedata r:id="rId610" o:title=""/>
          </v:shape>
        </w:pic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 = 0), а вот ресурса Р</w:t>
      </w:r>
      <w:r w:rsidRPr="00324922">
        <w:rPr>
          <w:rFonts w:ascii="Times New Roman" w:hAnsi="Times New Roman" w:cs="Times New Roman"/>
          <w:spacing w:val="4"/>
          <w:sz w:val="22"/>
          <w:szCs w:val="22"/>
          <w:vertAlign w:val="subscript"/>
        </w:rPr>
        <w:t>3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 xml:space="preserve"> ост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>а</w:t>
      </w:r>
      <w:r w:rsidRPr="00324922">
        <w:rPr>
          <w:rFonts w:ascii="Times New Roman" w:hAnsi="Times New Roman" w:cs="Times New Roman"/>
          <w:spacing w:val="4"/>
          <w:sz w:val="22"/>
          <w:szCs w:val="22"/>
        </w:rPr>
        <w:t>лось 200</w:t>
      </w:r>
      <w:r w:rsidRPr="00324922">
        <w:rPr>
          <w:rFonts w:ascii="Times New Roman" w:hAnsi="Times New Roman" w:cs="Times New Roman"/>
          <w:sz w:val="22"/>
          <w:szCs w:val="22"/>
        </w:rPr>
        <w:t xml:space="preserve"> ед. неиспользованными.</w:t>
      </w:r>
    </w:p>
    <w:p w:rsidR="00324922" w:rsidRPr="00324922" w:rsidRDefault="00324922" w:rsidP="000361D7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2) Определимся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 с переменными </w:t>
      </w:r>
      <w:r w:rsidR="00C83E51">
        <w:rPr>
          <w:rFonts w:ascii="Times New Roman" w:hAnsi="Times New Roman" w:cs="Times New Roman"/>
          <w:spacing w:val="-2"/>
          <w:position w:val="-14"/>
          <w:sz w:val="22"/>
          <w:szCs w:val="22"/>
        </w:rPr>
        <w:pict>
          <v:shape id="_x0000_i1545" type="#_x0000_t75" style="width:100.05pt;height:17.75pt">
            <v:imagedata r:id="rId611" o:title=""/>
          </v:shape>
        </w:pic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опт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>и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мального плана 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>двойственной задачи: двойственной оценки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 xml:space="preserve"> В пр</w:t>
      </w:r>
      <w:r w:rsidRPr="00324922">
        <w:rPr>
          <w:rFonts w:ascii="Times New Roman" w:hAnsi="Times New Roman" w:cs="Times New Roman"/>
          <w:sz w:val="22"/>
          <w:szCs w:val="22"/>
        </w:rPr>
        <w:t>я</w:t>
      </w:r>
      <w:r w:rsidRPr="00324922">
        <w:rPr>
          <w:rFonts w:ascii="Times New Roman" w:hAnsi="Times New Roman" w:cs="Times New Roman"/>
          <w:sz w:val="22"/>
          <w:szCs w:val="22"/>
        </w:rPr>
        <w:t>мой задаче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>,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 ,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324922">
        <w:rPr>
          <w:rFonts w:ascii="Times New Roman" w:hAnsi="Times New Roman" w:cs="Times New Roman"/>
          <w:sz w:val="22"/>
          <w:szCs w:val="22"/>
        </w:rPr>
        <w:t>,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324922">
        <w:rPr>
          <w:rFonts w:ascii="Times New Roman" w:hAnsi="Times New Roman" w:cs="Times New Roman"/>
          <w:sz w:val="22"/>
          <w:szCs w:val="22"/>
        </w:rPr>
        <w:t xml:space="preserve"> являются свободными переменными, а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324922">
        <w:rPr>
          <w:rFonts w:ascii="Times New Roman" w:hAnsi="Times New Roman" w:cs="Times New Roman"/>
          <w:sz w:val="22"/>
          <w:szCs w:val="22"/>
        </w:rPr>
        <w:t>,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6</w:t>
      </w:r>
      <w:r w:rsidRPr="00324922">
        <w:rPr>
          <w:rFonts w:ascii="Times New Roman" w:hAnsi="Times New Roman" w:cs="Times New Roman"/>
          <w:sz w:val="22"/>
          <w:szCs w:val="22"/>
        </w:rPr>
        <w:t>, 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7</w:t>
      </w:r>
      <w:r w:rsidRPr="00324922">
        <w:rPr>
          <w:rFonts w:ascii="Times New Roman" w:hAnsi="Times New Roman" w:cs="Times New Roman"/>
          <w:sz w:val="22"/>
          <w:szCs w:val="22"/>
        </w:rPr>
        <w:t xml:space="preserve"> – базисными.</w:t>
      </w:r>
    </w:p>
    <w:p w:rsidR="00324922" w:rsidRPr="00324922" w:rsidRDefault="00324922" w:rsidP="000361D7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В двойственной задаче свободными переменными будут 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>, 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>, 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324922">
        <w:rPr>
          <w:rFonts w:ascii="Times New Roman" w:hAnsi="Times New Roman" w:cs="Times New Roman"/>
          <w:sz w:val="22"/>
          <w:szCs w:val="22"/>
        </w:rPr>
        <w:t>, а  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324922">
        <w:rPr>
          <w:rFonts w:ascii="Times New Roman" w:hAnsi="Times New Roman" w:cs="Times New Roman"/>
          <w:sz w:val="22"/>
          <w:szCs w:val="22"/>
        </w:rPr>
        <w:t>, 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324922">
        <w:rPr>
          <w:rFonts w:ascii="Times New Roman" w:hAnsi="Times New Roman" w:cs="Times New Roman"/>
          <w:sz w:val="22"/>
          <w:szCs w:val="22"/>
        </w:rPr>
        <w:t>, 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6</w:t>
      </w:r>
      <w:r w:rsidRPr="00324922">
        <w:rPr>
          <w:rFonts w:ascii="Times New Roman" w:hAnsi="Times New Roman" w:cs="Times New Roman"/>
          <w:sz w:val="22"/>
          <w:szCs w:val="22"/>
        </w:rPr>
        <w:t>, 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7</w:t>
      </w:r>
      <w:r w:rsidRPr="00324922">
        <w:rPr>
          <w:rFonts w:ascii="Times New Roman" w:hAnsi="Times New Roman" w:cs="Times New Roman"/>
          <w:sz w:val="22"/>
          <w:szCs w:val="22"/>
        </w:rPr>
        <w:t xml:space="preserve"> – базисными переменными.</w:t>
      </w:r>
    </w:p>
    <w:p w:rsidR="00324922" w:rsidRDefault="00324922" w:rsidP="000361D7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Соответствие между переменными будет:</w:t>
      </w:r>
    </w:p>
    <w:p w:rsidR="000361D7" w:rsidRDefault="000361D7" w:rsidP="000361D7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0361D7" w:rsidRDefault="000361D7" w:rsidP="000361D7">
      <w:pPr>
        <w:widowControl/>
        <w:shd w:val="clear" w:color="auto" w:fill="FFFFFF"/>
        <w:autoSpaceDE/>
        <w:autoSpaceDN/>
        <w:adjustRightInd/>
        <w:spacing w:line="247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group id="_x0000_s1204" style="position:absolute;left:0;text-align:left;margin-left:79.95pt;margin-top:1.15pt;width:167.5pt;height:111pt;z-index:251647488" coordorigin="2620,1410" coordsize="3350,2220">
            <v:shape id="_x0000_s1205" type="#_x0000_t88" style="position:absolute;left:3335;top:1205;width:210;height:1640;rotation:90"/>
            <v:shape id="_x0000_s1206" type="#_x0000_t88" style="position:absolute;left:5085;top:1335;width:210;height:1380;rotation:90"/>
            <v:shape id="_x0000_s1207" type="#_x0000_t88" style="position:absolute;left:3335;top:2335;width:210;height:1640;rotation:90"/>
            <v:shape id="_x0000_s1208" type="#_x0000_t88" style="position:absolute;left:5175;top:2465;width:210;height:1380;rotation:90"/>
            <v:shape id="_x0000_s1209" type="#_x0000_t32" style="position:absolute;left:4390;top:1410;width:0;height:250" o:connectortype="straight"/>
            <v:shape id="_x0000_s1210" type="#_x0000_t32" style="position:absolute;left:4390;top:1790;width:0;height:250" o:connectortype="straight"/>
            <v:shape id="_x0000_s1211" type="#_x0000_t32" style="position:absolute;left:4390;top:2180;width:0;height:250" o:connectortype="straight"/>
            <v:shape id="_x0000_s1212" type="#_x0000_t32" style="position:absolute;left:4390;top:3380;width:0;height:250" o:connectortype="straight"/>
            <v:shape id="_x0000_s1213" type="#_x0000_t32" style="position:absolute;left:4390;top:2620;width:0;height:250" o:connectortype="straight"/>
            <v:shape id="_x0000_s1214" type="#_x0000_t32" style="position:absolute;left:4390;top:3050;width:0;height:250" o:connectortype="straight"/>
          </v:group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>x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6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7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46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47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48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49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50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51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52" type="#_x0000_t75" style="width:11.2pt;height:15.9pt">
            <v:imagedata r:id="rId612" o:title=""/>
          </v:shape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                                         СП                           БП       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53" type="#_x0000_t75" style="width:11.2pt;height:15.9pt">
            <v:imagedata r:id="rId613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54" type="#_x0000_t75" style="width:11.2pt;height:15.9pt">
            <v:imagedata r:id="rId614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55" type="#_x0000_t75" style="width:11.2pt;height:15.9pt">
            <v:imagedata r:id="rId614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56" type="#_x0000_t75" style="width:11.2pt;height:15.9pt">
            <v:imagedata r:id="rId614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57" type="#_x0000_t75" style="width:11.2pt;height:15.9pt">
            <v:imagedata r:id="rId614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58" type="#_x0000_t75" style="width:11.2pt;height:15.9pt">
            <v:imagedata r:id="rId614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59" type="#_x0000_t75" style="width:11.2pt;height:15.9pt">
            <v:imagedata r:id="rId614" o:title=""/>
          </v:shape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  <w:vertAlign w:val="subscript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  у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6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7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  <w:vertAlign w:val="subscript"/>
        </w:rPr>
      </w:pP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0" w:lineRule="auto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                                         БП                            СП       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4"/>
          <w:szCs w:val="4"/>
        </w:rPr>
      </w:pP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Учитывая это соответствие, из индексной строки последней итерации выписываем оптимальный план у</w:t>
      </w:r>
      <w:r w:rsidRPr="00324922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324922">
        <w:rPr>
          <w:rFonts w:ascii="Times New Roman" w:hAnsi="Times New Roman" w:cs="Times New Roman"/>
          <w:sz w:val="22"/>
          <w:szCs w:val="22"/>
        </w:rPr>
        <w:t>: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pacing w:val="-2"/>
          <w:position w:val="-50"/>
          <w:sz w:val="22"/>
          <w:szCs w:val="22"/>
        </w:rPr>
        <w:lastRenderedPageBreak/>
        <w:pict>
          <v:shape id="_x0000_i1560" type="#_x0000_t75" style="width:155.2pt;height:50.5pt">
            <v:imagedata r:id="rId615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>– двойственные оценки.</w:t>
      </w:r>
    </w:p>
    <w:p w:rsidR="00324922" w:rsidRPr="00324922" w:rsidRDefault="00324922" w:rsidP="00E57F6B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В соответствии с основной теоремой двойственности имеем</w:t>
      </w:r>
      <w:r w:rsidR="00E57F6B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max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324922">
        <w:rPr>
          <w:rFonts w:ascii="Times New Roman" w:hAnsi="Times New Roman" w:cs="Times New Roman"/>
          <w:sz w:val="22"/>
          <w:szCs w:val="22"/>
        </w:rPr>
        <w:t xml:space="preserve"> (х</w:t>
      </w:r>
      <w:r w:rsidRPr="00324922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324922">
        <w:rPr>
          <w:rFonts w:ascii="Times New Roman" w:hAnsi="Times New Roman" w:cs="Times New Roman"/>
          <w:sz w:val="22"/>
          <w:szCs w:val="22"/>
        </w:rPr>
        <w:t xml:space="preserve">) =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min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324922">
        <w:rPr>
          <w:rFonts w:ascii="Times New Roman" w:hAnsi="Times New Roman" w:cs="Times New Roman"/>
          <w:sz w:val="22"/>
          <w:szCs w:val="22"/>
        </w:rPr>
        <w:t xml:space="preserve"> (у</w:t>
      </w:r>
      <w:r w:rsidRPr="00324922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324922">
        <w:rPr>
          <w:rFonts w:ascii="Times New Roman" w:hAnsi="Times New Roman" w:cs="Times New Roman"/>
          <w:sz w:val="22"/>
          <w:szCs w:val="22"/>
        </w:rPr>
        <w:t>) = 84000.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0361D7">
        <w:rPr>
          <w:rFonts w:ascii="Times New Roman" w:hAnsi="Times New Roman" w:cs="Times New Roman"/>
          <w:b/>
          <w:i/>
          <w:sz w:val="22"/>
          <w:szCs w:val="22"/>
        </w:rPr>
        <w:t>Замечание.</w:t>
      </w:r>
      <w:r w:rsidRPr="00324922">
        <w:rPr>
          <w:rFonts w:ascii="Times New Roman" w:hAnsi="Times New Roman" w:cs="Times New Roman"/>
          <w:sz w:val="22"/>
          <w:szCs w:val="22"/>
        </w:rPr>
        <w:t xml:space="preserve"> Если при решении задачи у нас имеются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561" type="#_x0000_t75" style="width:10.3pt;height:14.95pt">
            <v:imagedata r:id="rId616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 &lt; 0, то переменную, соответствующую этому свободному члену, следует исключить из базиса. Для выбора переменной, включаемой в ба- </w:t>
      </w:r>
      <w:r w:rsidRPr="00324922">
        <w:rPr>
          <w:rFonts w:ascii="Times New Roman" w:hAnsi="Times New Roman" w:cs="Times New Roman"/>
          <w:position w:val="-2"/>
          <w:sz w:val="22"/>
          <w:szCs w:val="22"/>
        </w:rPr>
        <w:t xml:space="preserve">зис, просматриваем </w:t>
      </w:r>
      <w:r w:rsidRPr="00324922">
        <w:rPr>
          <w:rFonts w:ascii="Times New Roman" w:hAnsi="Times New Roman" w:cs="Times New Roman"/>
          <w:position w:val="-2"/>
          <w:sz w:val="22"/>
          <w:szCs w:val="22"/>
          <w:lang w:val="en-US"/>
        </w:rPr>
        <w:t>i</w:t>
      </w:r>
      <w:r w:rsidRPr="00324922">
        <w:rPr>
          <w:rFonts w:ascii="Times New Roman" w:hAnsi="Times New Roman" w:cs="Times New Roman"/>
          <w:position w:val="-2"/>
          <w:sz w:val="22"/>
          <w:szCs w:val="22"/>
        </w:rPr>
        <w:t>-строку: если в ней не содержится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562" type="#_x0000_t75" style="width:27.1pt;height:16.85pt">
            <v:imagedata r:id="rId617" o:title=""/>
          </v:shape>
        </w:pict>
      </w:r>
      <w:r w:rsidRPr="00324922">
        <w:rPr>
          <w:rFonts w:ascii="Times New Roman" w:hAnsi="Times New Roman" w:cs="Times New Roman"/>
          <w:position w:val="-2"/>
          <w:sz w:val="22"/>
          <w:szCs w:val="22"/>
        </w:rPr>
        <w:t>, то исходная задача не имеет решения.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position w:val="-2"/>
          <w:sz w:val="22"/>
          <w:szCs w:val="22"/>
        </w:rPr>
        <w:t xml:space="preserve">Если же есть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563" type="#_x0000_t75" style="width:32.75pt;height:16.85pt">
            <v:imagedata r:id="rId618" o:title=""/>
          </v:shape>
        </w:pict>
      </w:r>
      <w:r w:rsidRPr="00324922">
        <w:rPr>
          <w:rFonts w:ascii="Times New Roman" w:hAnsi="Times New Roman" w:cs="Times New Roman"/>
          <w:position w:val="-2"/>
          <w:sz w:val="22"/>
          <w:szCs w:val="22"/>
        </w:rPr>
        <w:t xml:space="preserve">, то для столбцов, содержащих эти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564" type="#_x0000_t75" style="width:31.8pt;height:16.85pt">
            <v:imagedata r:id="rId618" o:title=""/>
          </v:shape>
        </w:pict>
      </w:r>
      <w:r w:rsidRPr="00324922">
        <w:rPr>
          <w:rFonts w:ascii="Times New Roman" w:hAnsi="Times New Roman" w:cs="Times New Roman"/>
          <w:position w:val="-2"/>
          <w:sz w:val="22"/>
          <w:szCs w:val="22"/>
        </w:rPr>
        <w:t>, находим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position w:val="-6"/>
          <w:sz w:val="22"/>
          <w:szCs w:val="22"/>
        </w:rPr>
        <w:sym w:font="Symbol" w:char="F071"/>
      </w:r>
      <w:r w:rsidRPr="00324922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position w:val="-6"/>
          <w:sz w:val="22"/>
          <w:szCs w:val="22"/>
        </w:rPr>
        <w:t xml:space="preserve"> = m</w:t>
      </w:r>
      <w:r w:rsidRPr="00324922">
        <w:rPr>
          <w:rFonts w:ascii="Times New Roman" w:hAnsi="Times New Roman" w:cs="Times New Roman"/>
          <w:position w:val="-6"/>
          <w:sz w:val="22"/>
          <w:szCs w:val="22"/>
          <w:lang w:val="en-US"/>
        </w:rPr>
        <w:t>i</w:t>
      </w:r>
      <w:r w:rsidRPr="00324922">
        <w:rPr>
          <w:rFonts w:ascii="Times New Roman" w:hAnsi="Times New Roman" w:cs="Times New Roman"/>
          <w:position w:val="-6"/>
          <w:sz w:val="22"/>
          <w:szCs w:val="22"/>
        </w:rPr>
        <w:t xml:space="preserve">n </w:t>
      </w:r>
      <w:r w:rsidR="00C83E51">
        <w:rPr>
          <w:rFonts w:ascii="Times New Roman" w:hAnsi="Times New Roman" w:cs="Times New Roman"/>
          <w:position w:val="-32"/>
          <w:sz w:val="22"/>
          <w:szCs w:val="22"/>
        </w:rPr>
        <w:pict>
          <v:shape id="_x0000_i1565" type="#_x0000_t75" style="width:31.8pt;height:29.9pt">
            <v:imagedata r:id="rId619" o:title=""/>
          </v:shape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Затем </w:t>
      </w:r>
      <w:r w:rsidRPr="00324922">
        <w:rPr>
          <w:rFonts w:ascii="Times New Roman" w:hAnsi="Times New Roman" w:cs="Times New Roman"/>
          <w:sz w:val="22"/>
          <w:szCs w:val="22"/>
        </w:rPr>
        <w:t>находим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sym w:font="Symbol" w:char="F020"/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sym w:font="Symbol" w:char="F071"/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= </w:t>
      </w:r>
      <w:r w:rsidRPr="00324922">
        <w:rPr>
          <w:rFonts w:ascii="Times New Roman" w:hAnsi="Times New Roman" w:cs="Times New Roman"/>
          <w:i/>
          <w:spacing w:val="-4"/>
          <w:sz w:val="22"/>
          <w:szCs w:val="22"/>
        </w:rPr>
        <w:t>max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566" type="#_x0000_t75" style="width:31.8pt;height:16.85pt">
            <v:imagedata r:id="rId620" o:title=""/>
          </v:shape>
        </w:pic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при решении задачи на </w:t>
      </w:r>
      <w:r w:rsidRPr="00324922">
        <w:rPr>
          <w:rFonts w:ascii="Times New Roman" w:hAnsi="Times New Roman" w:cs="Times New Roman"/>
          <w:i/>
          <w:spacing w:val="-4"/>
          <w:sz w:val="22"/>
          <w:szCs w:val="22"/>
        </w:rPr>
        <w:t>m</w:t>
      </w:r>
      <w:r w:rsidRPr="00324922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i</w:t>
      </w:r>
      <w:r w:rsidRPr="00324922">
        <w:rPr>
          <w:rFonts w:ascii="Times New Roman" w:hAnsi="Times New Roman" w:cs="Times New Roman"/>
          <w:i/>
          <w:spacing w:val="-4"/>
          <w:sz w:val="22"/>
          <w:szCs w:val="22"/>
        </w:rPr>
        <w:t>n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и        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sym w:font="Symbol" w:char="F071"/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= </w:t>
      </w:r>
      <w:r w:rsidRPr="00324922">
        <w:rPr>
          <w:rFonts w:ascii="Times New Roman" w:hAnsi="Times New Roman" w:cs="Times New Roman"/>
          <w:i/>
          <w:spacing w:val="-4"/>
          <w:sz w:val="22"/>
          <w:szCs w:val="22"/>
        </w:rPr>
        <w:t>m</w:t>
      </w:r>
      <w:r w:rsidRPr="00324922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in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567" type="#_x0000_t75" style="width:31.8pt;height:16.85pt">
            <v:imagedata r:id="rId621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 при решении задачи на </w:t>
      </w:r>
      <w:r w:rsidRPr="00324922">
        <w:rPr>
          <w:rFonts w:ascii="Times New Roman" w:hAnsi="Times New Roman" w:cs="Times New Roman"/>
          <w:i/>
          <w:sz w:val="22"/>
          <w:szCs w:val="22"/>
        </w:rPr>
        <w:t>max</w:t>
      </w:r>
      <w:r w:rsidRPr="00324922">
        <w:rPr>
          <w:rFonts w:ascii="Times New Roman" w:hAnsi="Times New Roman" w:cs="Times New Roman"/>
          <w:sz w:val="22"/>
          <w:szCs w:val="22"/>
        </w:rPr>
        <w:t>. Эту переменную и вв</w:t>
      </w:r>
      <w:r w:rsidRPr="00324922">
        <w:rPr>
          <w:rFonts w:ascii="Times New Roman" w:hAnsi="Times New Roman" w:cs="Times New Roman"/>
          <w:sz w:val="22"/>
          <w:szCs w:val="22"/>
        </w:rPr>
        <w:t>о</w:t>
      </w:r>
      <w:r w:rsidRPr="00324922">
        <w:rPr>
          <w:rFonts w:ascii="Times New Roman" w:hAnsi="Times New Roman" w:cs="Times New Roman"/>
          <w:sz w:val="22"/>
          <w:szCs w:val="22"/>
        </w:rPr>
        <w:t>дим в базис. В процессе вычисления по алгоритму двойственного симплексного метода ус</w:t>
      </w:r>
      <w:r w:rsidRPr="00324922">
        <w:rPr>
          <w:rFonts w:ascii="Times New Roman" w:hAnsi="Times New Roman" w:cs="Times New Roman"/>
          <w:sz w:val="22"/>
          <w:szCs w:val="22"/>
        </w:rPr>
        <w:softHyphen/>
        <w:t>ловие оптимальности (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sym w:font="Symbol" w:char="F044"/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sym w:font="Symbol" w:char="F0B3"/>
      </w:r>
      <w:r w:rsidRPr="00324922">
        <w:rPr>
          <w:rFonts w:ascii="Times New Roman" w:hAnsi="Times New Roman" w:cs="Times New Roman"/>
          <w:sz w:val="22"/>
          <w:szCs w:val="22"/>
        </w:rPr>
        <w:t xml:space="preserve"> 0 или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sym w:font="Symbol" w:char="F044"/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sym w:font="Symbol" w:char="F0A3"/>
      </w:r>
      <w:r w:rsidRPr="00324922">
        <w:rPr>
          <w:rFonts w:ascii="Times New Roman" w:hAnsi="Times New Roman" w:cs="Times New Roman"/>
          <w:sz w:val="22"/>
          <w:szCs w:val="22"/>
        </w:rPr>
        <w:t xml:space="preserve"> 0) можно не учитывать, пока не бу</w:t>
      </w:r>
      <w:r w:rsidRPr="00324922">
        <w:rPr>
          <w:rFonts w:ascii="Times New Roman" w:hAnsi="Times New Roman" w:cs="Times New Roman"/>
          <w:sz w:val="22"/>
          <w:szCs w:val="22"/>
        </w:rPr>
        <w:softHyphen/>
        <w:t xml:space="preserve">дут исключены все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</w:t>
      </w:r>
      <w:r w:rsidRPr="00324922">
        <w:rPr>
          <w:rFonts w:ascii="Times New Roman" w:hAnsi="Times New Roman" w:cs="Times New Roman"/>
          <w:sz w:val="22"/>
          <w:szCs w:val="22"/>
        </w:rPr>
        <w:t xml:space="preserve"> &lt; 0, затем оптимальный план находим обычным симплексным методом. 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0D51EA">
        <w:rPr>
          <w:rFonts w:ascii="Times New Roman" w:hAnsi="Times New Roman" w:cs="Times New Roman"/>
          <w:i/>
          <w:sz w:val="22"/>
          <w:szCs w:val="22"/>
        </w:rPr>
        <w:t>Пример</w:t>
      </w:r>
      <w:r w:rsidR="000D51EA" w:rsidRPr="007C7B24">
        <w:rPr>
          <w:rFonts w:ascii="Times New Roman" w:hAnsi="Times New Roman" w:cs="Times New Roman"/>
          <w:i/>
          <w:sz w:val="22"/>
          <w:szCs w:val="22"/>
        </w:rPr>
        <w:t xml:space="preserve"> 1</w:t>
      </w:r>
      <w:r w:rsidR="000361D7">
        <w:rPr>
          <w:rFonts w:ascii="Times New Roman" w:hAnsi="Times New Roman" w:cs="Times New Roman"/>
          <w:i/>
          <w:sz w:val="22"/>
          <w:szCs w:val="22"/>
        </w:rPr>
        <w:t>6</w:t>
      </w:r>
      <w:r w:rsidRPr="00324922">
        <w:rPr>
          <w:rFonts w:ascii="Times New Roman" w:hAnsi="Times New Roman" w:cs="Times New Roman"/>
          <w:sz w:val="22"/>
          <w:szCs w:val="22"/>
        </w:rPr>
        <w:t xml:space="preserve">. Найти а) </w:t>
      </w:r>
      <w:r w:rsidRPr="00324922">
        <w:rPr>
          <w:rFonts w:ascii="Times New Roman" w:hAnsi="Times New Roman" w:cs="Times New Roman"/>
          <w:i/>
          <w:sz w:val="22"/>
          <w:szCs w:val="22"/>
        </w:rPr>
        <w:t>m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i</w:t>
      </w:r>
      <w:r w:rsidRPr="00324922">
        <w:rPr>
          <w:rFonts w:ascii="Times New Roman" w:hAnsi="Times New Roman" w:cs="Times New Roman"/>
          <w:i/>
          <w:sz w:val="22"/>
          <w:szCs w:val="22"/>
        </w:rPr>
        <w:t>n</w:t>
      </w:r>
      <w:r w:rsidRPr="00324922">
        <w:rPr>
          <w:rFonts w:ascii="Times New Roman" w:hAnsi="Times New Roman" w:cs="Times New Roman"/>
          <w:sz w:val="22"/>
          <w:szCs w:val="22"/>
        </w:rPr>
        <w:t xml:space="preserve"> Z= -2х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>+х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 +5х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324922">
        <w:rPr>
          <w:rFonts w:ascii="Times New Roman" w:hAnsi="Times New Roman" w:cs="Times New Roman"/>
          <w:sz w:val="22"/>
          <w:szCs w:val="22"/>
        </w:rPr>
        <w:t xml:space="preserve"> при ограничениях</w:t>
      </w:r>
    </w:p>
    <w:p w:rsidR="00324922" w:rsidRPr="00324922" w:rsidRDefault="00C83E51" w:rsidP="00324922">
      <w:pPr>
        <w:keepNext/>
        <w:shd w:val="clear" w:color="auto" w:fill="FFFFFF"/>
        <w:jc w:val="both"/>
        <w:outlineLvl w:val="6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position w:val="-32"/>
          <w:sz w:val="22"/>
          <w:szCs w:val="22"/>
          <w:lang w:val="en-US"/>
        </w:rPr>
        <w:pict>
          <v:shape id="_x0000_i1568" type="#_x0000_t75" style="width:180.45pt;height:35.55pt">
            <v:imagedata r:id="rId622" o:title=""/>
          </v:shape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б) решение двойственной ей задачи.</w:t>
      </w:r>
    </w:p>
    <w:p w:rsidR="00324922" w:rsidRDefault="00324922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i/>
          <w:sz w:val="22"/>
          <w:szCs w:val="22"/>
        </w:rPr>
      </w:pPr>
    </w:p>
    <w:p w:rsidR="00324922" w:rsidRPr="002764D4" w:rsidRDefault="002764D4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>Решение: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а) </w:t>
      </w:r>
      <w:r w:rsidR="00C83E51">
        <w:rPr>
          <w:rFonts w:ascii="Times New Roman" w:hAnsi="Times New Roman" w:cs="Times New Roman"/>
          <w:position w:val="-50"/>
          <w:sz w:val="22"/>
          <w:szCs w:val="22"/>
          <w:lang w:val="en-US"/>
        </w:rPr>
        <w:pict>
          <v:shape id="_x0000_i1569" type="#_x0000_t75" style="width:169.25pt;height:45.8pt">
            <v:imagedata r:id="rId623" o:title=""/>
          </v:shape>
        </w:pict>
      </w:r>
      <w:r w:rsidR="00C83E51">
        <w:rPr>
          <w:rFonts w:ascii="Times New Roman" w:hAnsi="Times New Roman" w:cs="Times New Roman"/>
          <w:position w:val="-34"/>
          <w:sz w:val="22"/>
          <w:szCs w:val="22"/>
          <w:lang w:val="en-US"/>
        </w:rPr>
        <w:pict>
          <v:shape id="_x0000_i1570" type="#_x0000_t75" style="width:127.15pt;height:32.75pt">
            <v:imagedata r:id="rId624" o:title=""/>
          </v:shape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spacing w:line="233" w:lineRule="auto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  <w:lang w:val="en-US"/>
        </w:rPr>
        <w:sym w:font="Symbol" w:char="F0DE"/>
      </w:r>
      <w:r w:rsidR="00C83E51">
        <w:rPr>
          <w:rFonts w:ascii="Times New Roman" w:hAnsi="Times New Roman" w:cs="Times New Roman"/>
          <w:position w:val="-38"/>
          <w:sz w:val="22"/>
          <w:szCs w:val="22"/>
          <w:lang w:val="en-US"/>
        </w:rPr>
        <w:pict>
          <v:shape id="_x0000_i1571" type="#_x0000_t75" style="width:187.95pt;height:36.45pt">
            <v:imagedata r:id="rId625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>– система имеет пред</w:t>
      </w:r>
      <w:r w:rsidR="00E57F6B">
        <w:rPr>
          <w:rFonts w:ascii="Times New Roman" w:hAnsi="Times New Roman" w:cs="Times New Roman"/>
          <w:sz w:val="22"/>
          <w:szCs w:val="22"/>
        </w:rPr>
        <w:t>-</w:t>
      </w:r>
      <w:r w:rsidRPr="00324922">
        <w:rPr>
          <w:rFonts w:ascii="Times New Roman" w:hAnsi="Times New Roman" w:cs="Times New Roman"/>
          <w:sz w:val="22"/>
          <w:szCs w:val="22"/>
        </w:rPr>
        <w:t xml:space="preserve">  почтительный вид.</w:t>
      </w:r>
    </w:p>
    <w:p w:rsidR="00324922" w:rsidRPr="00324922" w:rsidRDefault="000D51EA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Составим симпл</w:t>
      </w:r>
      <w:r w:rsidR="000361D7">
        <w:rPr>
          <w:rFonts w:ascii="Times New Roman" w:hAnsi="Times New Roman" w:cs="Times New Roman"/>
          <w:sz w:val="22"/>
          <w:szCs w:val="22"/>
        </w:rPr>
        <w:t>ексную табл. 24</w:t>
      </w:r>
      <w:r w:rsidR="00324922" w:rsidRPr="00324922">
        <w:rPr>
          <w:rFonts w:ascii="Times New Roman" w:hAnsi="Times New Roman" w:cs="Times New Roman"/>
          <w:sz w:val="22"/>
          <w:szCs w:val="22"/>
        </w:rPr>
        <w:t>, выбрав за базисные переме</w:t>
      </w:r>
      <w:r w:rsidR="00324922" w:rsidRPr="00324922">
        <w:rPr>
          <w:rFonts w:ascii="Times New Roman" w:hAnsi="Times New Roman" w:cs="Times New Roman"/>
          <w:sz w:val="22"/>
          <w:szCs w:val="22"/>
        </w:rPr>
        <w:t>н</w:t>
      </w:r>
      <w:r w:rsidR="00324922" w:rsidRPr="00324922">
        <w:rPr>
          <w:rFonts w:ascii="Times New Roman" w:hAnsi="Times New Roman" w:cs="Times New Roman"/>
          <w:sz w:val="22"/>
          <w:szCs w:val="22"/>
        </w:rPr>
        <w:t>ные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и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="00324922" w:rsidRPr="00324922">
        <w:rPr>
          <w:rFonts w:ascii="Times New Roman" w:hAnsi="Times New Roman" w:cs="Times New Roman"/>
          <w:sz w:val="22"/>
          <w:szCs w:val="22"/>
        </w:rPr>
        <w:t>. Так как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="00324922" w:rsidRPr="00324922">
        <w:rPr>
          <w:rFonts w:ascii="Times New Roman" w:hAnsi="Times New Roman" w:cs="Times New Roman"/>
          <w:sz w:val="22"/>
          <w:szCs w:val="22"/>
        </w:rPr>
        <w:t>=</w:t>
      </w:r>
      <w:r w:rsidR="005354C8">
        <w:rPr>
          <w:rFonts w:ascii="Times New Roman" w:hAnsi="Times New Roman" w:cs="Times New Roman"/>
          <w:sz w:val="22"/>
          <w:szCs w:val="22"/>
        </w:rPr>
        <w:t xml:space="preserve"> </w:t>
      </w:r>
      <w:r w:rsidR="005354C8" w:rsidRPr="00324922">
        <w:rPr>
          <w:rFonts w:ascii="Times New Roman" w:hAnsi="Times New Roman" w:cs="Times New Roman"/>
          <w:sz w:val="22"/>
          <w:szCs w:val="22"/>
        </w:rPr>
        <w:t>–</w:t>
      </w:r>
      <w:r w:rsidR="005354C8">
        <w:rPr>
          <w:rFonts w:ascii="Times New Roman" w:hAnsi="Times New Roman" w:cs="Times New Roman"/>
          <w:sz w:val="22"/>
          <w:szCs w:val="22"/>
        </w:rPr>
        <w:t xml:space="preserve"> 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5&lt;0, то просматриваем коэффициенты </w:t>
      </w:r>
      <w:r w:rsidR="00324922" w:rsidRPr="00324922">
        <w:rPr>
          <w:rFonts w:ascii="Times New Roman" w:hAnsi="Times New Roman" w:cs="Times New Roman"/>
          <w:sz w:val="22"/>
          <w:szCs w:val="22"/>
        </w:rPr>
        <w:lastRenderedPageBreak/>
        <w:t>второй строки. Среди них два отрицательных коэффициента, ст</w:t>
      </w:r>
      <w:r w:rsidR="00324922" w:rsidRPr="00324922">
        <w:rPr>
          <w:rFonts w:ascii="Times New Roman" w:hAnsi="Times New Roman" w:cs="Times New Roman"/>
          <w:sz w:val="22"/>
          <w:szCs w:val="22"/>
        </w:rPr>
        <w:t>о</w:t>
      </w:r>
      <w:r w:rsidR="00324922" w:rsidRPr="00324922">
        <w:rPr>
          <w:rFonts w:ascii="Times New Roman" w:hAnsi="Times New Roman" w:cs="Times New Roman"/>
          <w:sz w:val="22"/>
          <w:szCs w:val="22"/>
        </w:rPr>
        <w:t>ящие в столбцах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и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24922" w:rsidRPr="00324922">
        <w:rPr>
          <w:rFonts w:ascii="Times New Roman" w:hAnsi="Times New Roman" w:cs="Times New Roman"/>
          <w:sz w:val="22"/>
          <w:szCs w:val="22"/>
        </w:rPr>
        <w:t>. Имеем: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spacing w:line="233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28"/>
          <w:sz w:val="22"/>
          <w:szCs w:val="22"/>
          <w:lang w:val="en-US"/>
        </w:rPr>
        <w:pict>
          <v:shape id="_x0000_i1572" type="#_x0000_t75" style="width:198.25pt;height:28.05pt">
            <v:imagedata r:id="rId626" o:title=""/>
          </v:shape>
        </w:pic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spacing w:line="233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24"/>
          <w:sz w:val="22"/>
          <w:szCs w:val="22"/>
          <w:lang w:val="en-US"/>
        </w:rPr>
        <w:pict>
          <v:shape id="_x0000_i1573" type="#_x0000_t75" style="width:185.15pt;height:25.25pt">
            <v:imagedata r:id="rId627" o:title=""/>
          </v:shape>
        </w:pict>
      </w:r>
    </w:p>
    <w:p w:rsidR="00324922" w:rsidRPr="000361D7" w:rsidRDefault="00C83E51" w:rsidP="00324922">
      <w:pPr>
        <w:keepNext/>
        <w:widowControl/>
        <w:shd w:val="clear" w:color="auto" w:fill="FFFFFF"/>
        <w:autoSpaceDE/>
        <w:autoSpaceDN/>
        <w:adjustRightInd/>
        <w:jc w:val="right"/>
        <w:outlineLvl w:val="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216" type="#_x0000_t32" style="position:absolute;left:0;text-align:left;margin-left:129.45pt;margin-top:8.6pt;width:0;height:11pt;flip:y;z-index:251649536" o:connectortype="straight" strokeweight=".25pt">
            <v:stroke endarrow="block" endarrowwidth="narrow" endarrowlength="short"/>
          </v:shape>
        </w:pict>
      </w:r>
      <w:r w:rsidR="000D51EA">
        <w:rPr>
          <w:rFonts w:ascii="Times New Roman" w:hAnsi="Times New Roman" w:cs="Times New Roman"/>
          <w:sz w:val="22"/>
          <w:szCs w:val="22"/>
        </w:rPr>
        <w:t xml:space="preserve">Таблица </w:t>
      </w:r>
      <w:r w:rsidR="000361D7">
        <w:rPr>
          <w:rFonts w:ascii="Times New Roman" w:hAnsi="Times New Roman" w:cs="Times New Roman"/>
          <w:sz w:val="22"/>
          <w:szCs w:val="22"/>
        </w:rPr>
        <w:t>24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6"/>
        <w:gridCol w:w="425"/>
        <w:gridCol w:w="284"/>
        <w:gridCol w:w="709"/>
        <w:gridCol w:w="567"/>
        <w:gridCol w:w="567"/>
        <w:gridCol w:w="567"/>
        <w:gridCol w:w="567"/>
        <w:gridCol w:w="567"/>
        <w:gridCol w:w="1393"/>
      </w:tblGrid>
      <w:tr w:rsidR="00324922" w:rsidRPr="00324922">
        <w:trPr>
          <w:cantSplit/>
          <w:trHeight w:val="8"/>
        </w:trPr>
        <w:tc>
          <w:tcPr>
            <w:tcW w:w="606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№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итер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ции</w:t>
            </w:r>
          </w:p>
        </w:tc>
        <w:tc>
          <w:tcPr>
            <w:tcW w:w="425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БП</w:t>
            </w:r>
          </w:p>
        </w:tc>
        <w:tc>
          <w:tcPr>
            <w:tcW w:w="284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Сб</w:t>
            </w:r>
          </w:p>
        </w:tc>
        <w:tc>
          <w:tcPr>
            <w:tcW w:w="709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1393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71"/>
            </w:r>
          </w:p>
        </w:tc>
      </w:tr>
      <w:tr w:rsidR="00324922" w:rsidRPr="00324922">
        <w:trPr>
          <w:cantSplit/>
          <w:trHeight w:val="8"/>
        </w:trPr>
        <w:tc>
          <w:tcPr>
            <w:tcW w:w="606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25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84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1393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324922" w:rsidRPr="00324922">
        <w:trPr>
          <w:cantSplit/>
          <w:trHeight w:val="688"/>
        </w:trPr>
        <w:tc>
          <w:tcPr>
            <w:tcW w:w="606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C83E51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pict>
                <v:shape id="_x0000_s1215" type="#_x0000_t32" style="position:absolute;left:0;text-align:left;margin-left:21.5pt;margin-top:6.15pt;width:13.5pt;height:0;flip:x;z-index:251648512;mso-position-horizontal-relative:text;mso-position-vertical-relative:text" o:connectortype="straight" strokeweight=".25pt">
                  <v:stroke endarrow="block" endarrowwidth="narrow" endarrowlength="short"/>
                </v:shape>
              </w:pic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Исхо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ное с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сто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я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25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284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709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[1]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1393" w:type="dxa"/>
            <w:vMerge w:val="restart"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71"/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= min</w:t>
            </w:r>
            <w:r w:rsidR="00C83E51">
              <w:rPr>
                <w:rFonts w:ascii="Times New Roman" w:hAnsi="Times New Roman" w:cs="Times New Roman"/>
                <w:spacing w:val="-8"/>
                <w:position w:val="-24"/>
                <w:sz w:val="18"/>
                <w:szCs w:val="18"/>
                <w:lang w:val="en-US"/>
              </w:rPr>
              <w:pict>
                <v:shape id="_x0000_i1574" type="#_x0000_t75" style="width:31.8pt;height:25.25pt">
                  <v:imagedata r:id="rId628" o:title=""/>
                </v:shape>
              </w:pict>
            </w:r>
            <w:r w:rsidRPr="00324922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=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= 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20"/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71"/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D7"/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 4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sym w:font="Symbol" w:char="F0D7"/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 = 8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8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sym w:font="Symbol" w:char="F020"/>
            </w:r>
            <w:r w:rsidRPr="00324922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sym w:font="Symbol" w:char="F071"/>
            </w:r>
            <w:r w:rsidRPr="00324922">
              <w:rPr>
                <w:rFonts w:ascii="Times New Roman" w:hAnsi="Times New Roman" w:cs="Times New Roman"/>
                <w:spacing w:val="-8"/>
                <w:sz w:val="18"/>
                <w:szCs w:val="18"/>
                <w:vertAlign w:val="subscript"/>
              </w:rPr>
              <w:t>3</w:t>
            </w:r>
            <w:r w:rsidRPr="00324922">
              <w:rPr>
                <w:rFonts w:ascii="Times New Roman" w:hAnsi="Times New Roman" w:cs="Times New Roman"/>
                <w:spacing w:val="-8"/>
                <w:sz w:val="18"/>
                <w:szCs w:val="18"/>
                <w:lang w:val="en-US"/>
              </w:rPr>
              <w:t xml:space="preserve"> = min</w:t>
            </w:r>
            <w:r w:rsidR="00C83E51">
              <w:rPr>
                <w:rFonts w:ascii="Times New Roman" w:hAnsi="Times New Roman" w:cs="Times New Roman"/>
                <w:spacing w:val="-8"/>
                <w:position w:val="-24"/>
                <w:sz w:val="18"/>
                <w:szCs w:val="18"/>
                <w:lang w:val="en-US"/>
              </w:rPr>
              <w:pict>
                <v:shape id="_x0000_i1575" type="#_x0000_t75" style="width:22.45pt;height:25.25pt">
                  <v:imagedata r:id="rId629" o:title=""/>
                </v:shape>
              </w:pict>
            </w:r>
            <w:r w:rsidRPr="00324922">
              <w:rPr>
                <w:rFonts w:ascii="Times New Roman" w:hAnsi="Times New Roman" w:cs="Times New Roman"/>
                <w:spacing w:val="-8"/>
                <w:sz w:val="18"/>
                <w:szCs w:val="18"/>
                <w:lang w:val="en-US"/>
              </w:rPr>
              <w:t xml:space="preserve"> = 5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20"/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71"/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sym w:font="Symbol" w:char="F0D7"/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= </w:t>
            </w:r>
            <w:r w:rsidR="00907DB4"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–</w:t>
            </w:r>
            <w:r w:rsidR="00907DB4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25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max(8; </w:t>
            </w:r>
            <w:r w:rsidR="00907DB4"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–</w:t>
            </w:r>
            <w:r w:rsidR="00907DB4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25) = 8</w:t>
            </w:r>
          </w:p>
        </w:tc>
      </w:tr>
      <w:tr w:rsidR="00324922" w:rsidRPr="00324922">
        <w:trPr>
          <w:cantSplit/>
          <w:trHeight w:val="4"/>
        </w:trPr>
        <w:tc>
          <w:tcPr>
            <w:tcW w:w="606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gridSpan w:val="2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– c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709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0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</w:rPr>
              <w:t>1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 xml:space="preserve"> = 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t>[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>2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t>]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E57F6B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  <w:sym w:font="Symbol" w:char="F044"/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vertAlign w:val="subscript"/>
              </w:rPr>
              <w:t>2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 = 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vertAlign w:val="subscript"/>
                <w:lang w:val="en-US"/>
              </w:rPr>
              <w:t xml:space="preserve"> </w:t>
            </w:r>
            <w:r w:rsidR="00E57F6B"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– 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  <w:t>1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E57F6B" w:rsidRDefault="00324922" w:rsidP="00E57F6B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  <w:sym w:font="Symbol" w:char="F044"/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vertAlign w:val="subscript"/>
              </w:rPr>
              <w:t>3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 = </w:t>
            </w:r>
            <w:r w:rsidR="00E57F6B"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– 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  <w:t>5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</w:rPr>
              <w:t>4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 xml:space="preserve"> =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</w:rPr>
              <w:t>4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 xml:space="preserve"> =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1393" w:type="dxa"/>
            <w:vMerge/>
            <w:tcMar>
              <w:left w:w="0" w:type="dxa"/>
              <w:right w:w="0" w:type="dxa"/>
            </w:tcMar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324922" w:rsidRPr="00324922">
        <w:trPr>
          <w:cantSplit/>
          <w:trHeight w:val="673"/>
        </w:trPr>
        <w:tc>
          <w:tcPr>
            <w:tcW w:w="606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C83E51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pacing w:val="-6"/>
                <w:sz w:val="18"/>
                <w:szCs w:val="18"/>
              </w:rPr>
              <w:pict>
                <v:shape id="_x0000_s1217" type="#_x0000_t32" style="position:absolute;left:0;text-align:left;margin-left:21.45pt;margin-top:26.9pt;width:13.5pt;height:0;flip:x;z-index:251650560;mso-position-horizontal-relative:text;mso-position-vertical-relative:text" o:connectortype="straight" strokeweight=".25pt">
                  <v:stroke endarrow="block" endarrowwidth="narrow" endarrowlength="short"/>
                </v:shape>
              </w:pic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425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709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[2]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1393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sym w:font="Symbol" w:char="F071"/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</w:rPr>
              <w:t>1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>=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t xml:space="preserve"> min</w:t>
            </w:r>
            <w:r w:rsidR="00C83E51">
              <w:rPr>
                <w:rFonts w:ascii="Times New Roman" w:hAnsi="Times New Roman" w:cs="Times New Roman"/>
                <w:spacing w:val="-8"/>
                <w:position w:val="-24"/>
                <w:sz w:val="18"/>
                <w:szCs w:val="18"/>
                <w:lang w:val="en-US"/>
              </w:rPr>
              <w:pict>
                <v:shape id="_x0000_i1576" type="#_x0000_t75" style="width:23.4pt;height:25.25pt">
                  <v:imagedata r:id="rId630" o:title=""/>
                </v:shape>
              </w:pic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>=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>0,5</w:t>
            </w:r>
          </w:p>
        </w:tc>
      </w:tr>
      <w:tr w:rsidR="00324922" w:rsidRPr="00324922">
        <w:trPr>
          <w:cantSplit/>
          <w:trHeight w:val="395"/>
        </w:trPr>
        <w:tc>
          <w:tcPr>
            <w:tcW w:w="606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gridSpan w:val="2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– c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709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0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r w:rsidR="00E57F6B"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 w:rsid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6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</w:rPr>
              <w:t>1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 xml:space="preserve"> = 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E57F6B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10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  <w:sym w:font="Symbol" w:char="F044"/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vertAlign w:val="subscript"/>
              </w:rPr>
              <w:t>2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 = 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vertAlign w:val="subscript"/>
                <w:lang w:val="en-US"/>
              </w:rPr>
              <w:t xml:space="preserve"> </w:t>
            </w:r>
            <w:r w:rsidR="00E57F6B"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– 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3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E57F6B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10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  <w:sym w:font="Symbol" w:char="F044"/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vertAlign w:val="subscript"/>
              </w:rPr>
              <w:t>3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 = </w:t>
            </w:r>
            <w:r w:rsidR="00E57F6B"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– 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3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E57F6B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lang w:val="en-US"/>
              </w:rPr>
              <w:sym w:font="Symbol" w:char="F044"/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  <w:vertAlign w:val="subscript"/>
              </w:rPr>
              <w:t>4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 = </w:t>
            </w:r>
            <w:r w:rsidR="00E57F6B"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 xml:space="preserve">– </w:t>
            </w:r>
            <w:r w:rsidRPr="00E57F6B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2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  <w:vertAlign w:val="subscript"/>
              </w:rPr>
              <w:t>4</w:t>
            </w:r>
            <w:r w:rsidRPr="00324922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 xml:space="preserve"> =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1393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24922" w:rsidRPr="00324922">
        <w:trPr>
          <w:cantSplit/>
          <w:trHeight w:val="575"/>
        </w:trPr>
        <w:tc>
          <w:tcPr>
            <w:tcW w:w="606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25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х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709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9/2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1/2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1/2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1/2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1/2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1/2</w:t>
            </w:r>
          </w:p>
        </w:tc>
        <w:tc>
          <w:tcPr>
            <w:tcW w:w="1393" w:type="dxa"/>
            <w:vMerge w:val="restart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24922" w:rsidRPr="00324922">
        <w:trPr>
          <w:cantSplit/>
          <w:trHeight w:val="408"/>
        </w:trPr>
        <w:tc>
          <w:tcPr>
            <w:tcW w:w="606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z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– 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</w:t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709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sym w:font="Symbol" w:char="F044"/>
            </w:r>
            <w:r w:rsidRPr="0032492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0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</w:p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 xml:space="preserve">= </w:t>
            </w:r>
            <w:r w:rsidR="00E57F6B"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 w:rsid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13/2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24922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7/2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:rsidR="00324922" w:rsidRPr="00324922" w:rsidRDefault="00E57F6B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324922" w:rsidRPr="00324922">
              <w:rPr>
                <w:rFonts w:ascii="Times New Roman" w:hAnsi="Times New Roman" w:cs="Times New Roman"/>
                <w:sz w:val="18"/>
                <w:szCs w:val="18"/>
              </w:rPr>
              <w:t>3/2</w:t>
            </w:r>
          </w:p>
        </w:tc>
        <w:tc>
          <w:tcPr>
            <w:tcW w:w="1393" w:type="dxa"/>
            <w:vMerge/>
            <w:tcMar>
              <w:left w:w="0" w:type="dxa"/>
              <w:right w:w="0" w:type="dxa"/>
            </w:tcMar>
            <w:vAlign w:val="center"/>
          </w:tcPr>
          <w:p w:rsidR="00324922" w:rsidRPr="00324922" w:rsidRDefault="00324922" w:rsidP="0032492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E57F6B" w:rsidRDefault="00E57F6B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Исходная</w:t>
      </w:r>
      <w:r w:rsidRPr="00324922">
        <w:rPr>
          <w:rFonts w:ascii="Times New Roman" w:hAnsi="Times New Roman" w:cs="Times New Roman"/>
          <w:spacing w:val="-4"/>
          <w:sz w:val="22"/>
          <w:szCs w:val="22"/>
        </w:rPr>
        <w:t xml:space="preserve"> задача решается на отыскание минимального значения линейной функции, поэтому в базис исходной задачи надо включить вектор, которому соответствует </w:t>
      </w:r>
      <w:r w:rsidR="00C83E51">
        <w:rPr>
          <w:rFonts w:ascii="Times New Roman" w:hAnsi="Times New Roman" w:cs="Times New Roman"/>
          <w:position w:val="-14"/>
          <w:sz w:val="22"/>
          <w:szCs w:val="22"/>
          <w:lang w:val="en-US"/>
        </w:rPr>
        <w:pict>
          <v:shape id="_x0000_i1577" type="#_x0000_t75" style="width:164.55pt;height:16.85pt">
            <v:imagedata r:id="rId631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 т. е.  вектор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 xml:space="preserve"> с разрешающим элементом 1, а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 xml:space="preserve">4 </w:t>
      </w:r>
      <w:r w:rsidRPr="00324922">
        <w:rPr>
          <w:rFonts w:ascii="Times New Roman" w:hAnsi="Times New Roman" w:cs="Times New Roman"/>
          <w:sz w:val="22"/>
          <w:szCs w:val="22"/>
        </w:rPr>
        <w:t>исключаем из б</w:t>
      </w:r>
      <w:r w:rsidRPr="00324922">
        <w:rPr>
          <w:rFonts w:ascii="Times New Roman" w:hAnsi="Times New Roman" w:cs="Times New Roman"/>
          <w:sz w:val="22"/>
          <w:szCs w:val="22"/>
        </w:rPr>
        <w:t>а</w:t>
      </w:r>
      <w:r w:rsidRPr="00324922">
        <w:rPr>
          <w:rFonts w:ascii="Times New Roman" w:hAnsi="Times New Roman" w:cs="Times New Roman"/>
          <w:sz w:val="22"/>
          <w:szCs w:val="22"/>
        </w:rPr>
        <w:t xml:space="preserve">зиса и т. д. В итоге получаем: план </w:t>
      </w:r>
      <w:r w:rsidR="00C83E51">
        <w:rPr>
          <w:rFonts w:ascii="Times New Roman" w:hAnsi="Times New Roman" w:cs="Times New Roman"/>
          <w:position w:val="-6"/>
          <w:sz w:val="24"/>
          <w:szCs w:val="24"/>
        </w:rPr>
        <w:pict>
          <v:shape id="_x0000_i1578" type="#_x0000_t75" style="width:15.9pt;height:17.75pt">
            <v:imagedata r:id="rId632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>= (9/2; 0; 1/2; 0; 0) опт</w:t>
      </w:r>
      <w:r w:rsidRPr="00324922">
        <w:rPr>
          <w:rFonts w:ascii="Times New Roman" w:hAnsi="Times New Roman" w:cs="Times New Roman"/>
          <w:sz w:val="22"/>
          <w:szCs w:val="22"/>
        </w:rPr>
        <w:t>и</w:t>
      </w:r>
      <w:r w:rsidRPr="00324922">
        <w:rPr>
          <w:rFonts w:ascii="Times New Roman" w:hAnsi="Times New Roman" w:cs="Times New Roman"/>
          <w:sz w:val="22"/>
          <w:szCs w:val="22"/>
        </w:rPr>
        <w:t xml:space="preserve">мальный, т. к. все </w:t>
      </w:r>
      <w:r w:rsidRPr="00324922">
        <w:rPr>
          <w:rFonts w:ascii="Times New Roman" w:hAnsi="Times New Roman" w:cs="Times New Roman"/>
          <w:i/>
          <w:sz w:val="22"/>
          <w:szCs w:val="22"/>
        </w:rPr>
        <w:t>∆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i/>
          <w:sz w:val="22"/>
          <w:szCs w:val="22"/>
        </w:rPr>
        <w:t xml:space="preserve"> =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z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i/>
          <w:sz w:val="22"/>
          <w:szCs w:val="22"/>
        </w:rPr>
        <w:t xml:space="preserve"> –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c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sym w:font="Symbol" w:char="F0A3"/>
      </w:r>
      <w:r w:rsidRPr="00324922">
        <w:rPr>
          <w:rFonts w:ascii="Times New Roman" w:hAnsi="Times New Roman" w:cs="Times New Roman"/>
          <w:sz w:val="22"/>
          <w:szCs w:val="22"/>
        </w:rPr>
        <w:t xml:space="preserve"> 0,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324922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i/>
          <w:sz w:val="22"/>
          <w:szCs w:val="22"/>
          <w:lang w:val="en-US"/>
        </w:rPr>
        <w:t>min</w:t>
      </w:r>
      <w:r w:rsidRPr="00324922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 xml:space="preserve">= </w:t>
      </w:r>
      <w:r w:rsidR="00C83E51">
        <w:rPr>
          <w:rFonts w:ascii="Times New Roman" w:hAnsi="Times New Roman" w:cs="Times New Roman"/>
          <w:spacing w:val="-2"/>
          <w:position w:val="-10"/>
          <w:sz w:val="22"/>
          <w:szCs w:val="22"/>
          <w:lang w:val="en-US"/>
        </w:rPr>
        <w:pict>
          <v:shape id="_x0000_i1579" type="#_x0000_t75" style="width:31.8pt;height:18.7pt">
            <v:imagedata r:id="rId633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= </w:t>
      </w:r>
      <w:r w:rsidR="00907DB4" w:rsidRPr="00E57F6B">
        <w:rPr>
          <w:rFonts w:ascii="Times New Roman" w:hAnsi="Times New Roman" w:cs="Times New Roman"/>
          <w:spacing w:val="-10"/>
          <w:sz w:val="18"/>
          <w:szCs w:val="18"/>
        </w:rPr>
        <w:t>–</w:t>
      </w:r>
      <w:r w:rsidR="00907DB4">
        <w:rPr>
          <w:rFonts w:ascii="Times New Roman" w:hAnsi="Times New Roman" w:cs="Times New Roman"/>
          <w:spacing w:val="-10"/>
          <w:sz w:val="18"/>
          <w:szCs w:val="18"/>
        </w:rPr>
        <w:t xml:space="preserve"> </w:t>
      </w:r>
      <w:r w:rsidR="00C83E51">
        <w:rPr>
          <w:rFonts w:ascii="Times New Roman" w:hAnsi="Times New Roman" w:cs="Times New Roman"/>
          <w:position w:val="-22"/>
          <w:sz w:val="22"/>
          <w:szCs w:val="22"/>
          <w:lang w:val="en-US"/>
        </w:rPr>
        <w:pict>
          <v:shape id="_x0000_i1580" type="#_x0000_t75" style="width:14.05pt;height:29pt">
            <v:imagedata r:id="rId634" o:title=""/>
          </v:shape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>б) решение двойственной задачи: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222" type="#_x0000_t32" style="position:absolute;left:0;text-align:left;margin-left:166.95pt;margin-top:1.9pt;width:0;height:13pt;z-index:251655680" o:connectortype="straight"/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>x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х</w:t>
      </w:r>
      <w:r w:rsidR="00324922" w:rsidRPr="00324922">
        <w:rPr>
          <w:rFonts w:ascii="Times New Roman" w:hAnsi="Times New Roman" w:cs="Times New Roman"/>
          <w:sz w:val="22"/>
          <w:szCs w:val="22"/>
          <w:vertAlign w:val="subscript"/>
        </w:rPr>
        <w:t>5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223" type="#_x0000_t32" style="position:absolute;left:0;text-align:left;margin-left:166.95pt;margin-top:10.25pt;width:0;height:13pt;z-index:251656704" o:connectortype="straight"/>
        </w:pict>
      </w:r>
      <w:r>
        <w:rPr>
          <w:rFonts w:ascii="Times New Roman" w:hAnsi="Times New Roman" w:cs="Times New Roman"/>
          <w:noProof/>
          <w:sz w:val="22"/>
          <w:szCs w:val="22"/>
        </w:rPr>
        <w:pict>
          <v:shape id="_x0000_s1220" type="#_x0000_t87" style="position:absolute;left:0;text-align:left;margin-left:181.2pt;margin-top:1pt;width:9.5pt;height:32pt;rotation:-90;z-index:251653632"/>
        </w:pict>
      </w:r>
      <w:r>
        <w:rPr>
          <w:rFonts w:ascii="Times New Roman" w:hAnsi="Times New Roman" w:cs="Times New Roman"/>
          <w:noProof/>
          <w:sz w:val="22"/>
          <w:szCs w:val="22"/>
        </w:rPr>
        <w:pict>
          <v:shape id="_x0000_s1218" type="#_x0000_t87" style="position:absolute;left:0;text-align:left;margin-left:132.7pt;margin-top:-8.5pt;width:9.5pt;height:51pt;rotation:-90;z-index:251651584"/>
        </w:pic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81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 xml:space="preserve">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82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 xml:space="preserve">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83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 xml:space="preserve">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84" type="#_x0000_t75" style="width:11.2pt;height:15.9pt">
            <v:imagedata r:id="rId612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  <w:lang w:val="en-US"/>
        </w:rPr>
        <w:t xml:space="preserve">   </w:t>
      </w:r>
      <w:r>
        <w:rPr>
          <w:rFonts w:ascii="Times New Roman" w:hAnsi="Times New Roman" w:cs="Times New Roman"/>
          <w:position w:val="-6"/>
          <w:sz w:val="22"/>
          <w:szCs w:val="22"/>
        </w:rPr>
        <w:pict>
          <v:shape id="_x0000_i1585" type="#_x0000_t75" style="width:11.2pt;height:15.9pt">
            <v:imagedata r:id="rId612" o:title=""/>
          </v:shape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10"/>
          <w:szCs w:val="10"/>
        </w:rPr>
      </w:pP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224" type="#_x0000_t32" style="position:absolute;margin-left:166.95pt;margin-top:7pt;width:0;height:13pt;z-index:251657728" o:connectortype="straight"/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                                             СП            БП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14"/>
          <w:szCs w:val="14"/>
        </w:rPr>
        <w:pict>
          <v:shape id="_x0000_s1225" type="#_x0000_t32" style="position:absolute;left:0;text-align:left;margin-left:166.95pt;margin-top:13.35pt;width:0;height:13pt;z-index:251658752" o:connectortype="straight"/>
        </w:pic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86" type="#_x0000_t75" style="width:11.2pt;height:15.9pt">
            <v:imagedata r:id="rId613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87" type="#_x0000_t75" style="width:11.2pt;height:15.9pt">
            <v:imagedata r:id="rId614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88" type="#_x0000_t75" style="width:11.2pt;height:15.9pt">
            <v:imagedata r:id="rId614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89" type="#_x0000_t75" style="width:11.2pt;height:15.9pt">
            <v:imagedata r:id="rId614" o:title=""/>
          </v:shape>
        </w:pict>
      </w:r>
      <w:r w:rsidR="00324922" w:rsidRPr="00324922">
        <w:rPr>
          <w:rFonts w:ascii="Times New Roman" w:hAnsi="Times New Roman" w:cs="Times New Roman"/>
          <w:sz w:val="22"/>
          <w:szCs w:val="22"/>
        </w:rPr>
        <w:t xml:space="preserve">   </w:t>
      </w:r>
      <w:r>
        <w:rPr>
          <w:rFonts w:ascii="Times New Roman" w:hAnsi="Times New Roman" w:cs="Times New Roman"/>
          <w:position w:val="-6"/>
          <w:sz w:val="22"/>
          <w:szCs w:val="22"/>
          <w:lang w:val="en-US"/>
        </w:rPr>
        <w:pict>
          <v:shape id="_x0000_i1590" type="#_x0000_t75" style="width:11.2pt;height:15.9pt">
            <v:imagedata r:id="rId614" o:title=""/>
          </v:shape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                                     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324922">
        <w:rPr>
          <w:rFonts w:ascii="Times New Roman" w:hAnsi="Times New Roman" w:cs="Times New Roman"/>
          <w:sz w:val="22"/>
          <w:szCs w:val="22"/>
        </w:rPr>
        <w:t xml:space="preserve">    </w:t>
      </w:r>
      <w:r w:rsidRPr="00324922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324922">
        <w:rPr>
          <w:rFonts w:ascii="Times New Roman" w:hAnsi="Times New Roman" w:cs="Times New Roman"/>
          <w:sz w:val="22"/>
          <w:szCs w:val="22"/>
        </w:rPr>
        <w:t xml:space="preserve">, </w:t>
      </w:r>
    </w:p>
    <w:p w:rsidR="00324922" w:rsidRPr="00324922" w:rsidRDefault="00C83E51" w:rsidP="0032492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14"/>
          <w:szCs w:val="14"/>
          <w:vertAlign w:val="subscript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226" type="#_x0000_t32" style="position:absolute;left:0;text-align:left;margin-left:166.95pt;margin-top:3.7pt;width:0;height:13pt;z-index:251659776" o:connectortype="straight"/>
        </w:pict>
      </w:r>
      <w:r>
        <w:rPr>
          <w:rFonts w:ascii="Times New Roman" w:hAnsi="Times New Roman" w:cs="Times New Roman"/>
          <w:noProof/>
          <w:sz w:val="14"/>
          <w:szCs w:val="14"/>
        </w:rPr>
        <w:pict>
          <v:shape id="_x0000_s1221" type="#_x0000_t87" style="position:absolute;left:0;text-align:left;margin-left:184.2pt;margin-top:-10.95pt;width:9.5pt;height:32pt;rotation:-90;z-index:251654656"/>
        </w:pict>
      </w:r>
      <w:r>
        <w:rPr>
          <w:rFonts w:ascii="Times New Roman" w:hAnsi="Times New Roman" w:cs="Times New Roman"/>
          <w:noProof/>
          <w:sz w:val="14"/>
          <w:szCs w:val="14"/>
        </w:rPr>
        <w:pict>
          <v:shape id="_x0000_s1219" type="#_x0000_t87" style="position:absolute;left:0;text-align:left;margin-left:132.7pt;margin-top:-20.45pt;width:9.5pt;height:51pt;rotation:-90;z-index:251652608"/>
        </w:pic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 w:rsidRPr="00324922">
        <w:rPr>
          <w:rFonts w:ascii="Times New Roman" w:hAnsi="Times New Roman" w:cs="Times New Roman"/>
          <w:sz w:val="22"/>
          <w:szCs w:val="22"/>
        </w:rPr>
        <w:t xml:space="preserve">                                                БП             СП</w:t>
      </w:r>
    </w:p>
    <w:p w:rsidR="00324922" w:rsidRPr="00324922" w:rsidRDefault="00324922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5354C8">
        <w:rPr>
          <w:rFonts w:ascii="Times New Roman" w:hAnsi="Times New Roman" w:cs="Times New Roman"/>
          <w:spacing w:val="-4"/>
          <w:sz w:val="22"/>
          <w:szCs w:val="22"/>
        </w:rPr>
        <w:t xml:space="preserve">тогда оптимальный план 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  <w:lang w:val="en-US"/>
        </w:rPr>
        <w:pict>
          <v:shape id="_x0000_i1591" type="#_x0000_t75" style="width:14.95pt;height:20.55pt">
            <v:imagedata r:id="rId635" o:title=""/>
          </v:shape>
        </w:pict>
      </w:r>
      <w:r w:rsidRPr="005354C8">
        <w:rPr>
          <w:rFonts w:ascii="Times New Roman" w:hAnsi="Times New Roman" w:cs="Times New Roman"/>
          <w:spacing w:val="-4"/>
          <w:sz w:val="22"/>
          <w:szCs w:val="22"/>
        </w:rPr>
        <w:t>= (</w:t>
      </w:r>
      <w:r w:rsidR="005354C8" w:rsidRPr="005354C8">
        <w:rPr>
          <w:rFonts w:ascii="Times New Roman" w:hAnsi="Times New Roman" w:cs="Times New Roman"/>
          <w:spacing w:val="-4"/>
          <w:sz w:val="22"/>
          <w:szCs w:val="22"/>
        </w:rPr>
        <w:t xml:space="preserve">– </w:t>
      </w:r>
      <w:r w:rsidRPr="005354C8">
        <w:rPr>
          <w:rFonts w:ascii="Times New Roman" w:hAnsi="Times New Roman" w:cs="Times New Roman"/>
          <w:spacing w:val="-4"/>
          <w:sz w:val="22"/>
          <w:szCs w:val="22"/>
        </w:rPr>
        <w:t xml:space="preserve">7/2; </w:t>
      </w:r>
      <w:r w:rsidR="005354C8" w:rsidRPr="005354C8">
        <w:rPr>
          <w:rFonts w:ascii="Times New Roman" w:hAnsi="Times New Roman" w:cs="Times New Roman"/>
          <w:spacing w:val="-4"/>
          <w:sz w:val="22"/>
          <w:szCs w:val="22"/>
        </w:rPr>
        <w:t xml:space="preserve">– </w:t>
      </w:r>
      <w:r w:rsidRPr="005354C8">
        <w:rPr>
          <w:rFonts w:ascii="Times New Roman" w:hAnsi="Times New Roman" w:cs="Times New Roman"/>
          <w:spacing w:val="-4"/>
          <w:sz w:val="22"/>
          <w:szCs w:val="22"/>
        </w:rPr>
        <w:t xml:space="preserve">3/2; 0; </w:t>
      </w:r>
      <w:r w:rsidR="005354C8" w:rsidRPr="005354C8">
        <w:rPr>
          <w:rFonts w:ascii="Times New Roman" w:hAnsi="Times New Roman" w:cs="Times New Roman"/>
          <w:spacing w:val="-4"/>
          <w:sz w:val="22"/>
          <w:szCs w:val="22"/>
        </w:rPr>
        <w:t xml:space="preserve">– </w:t>
      </w:r>
      <w:r w:rsidRPr="005354C8">
        <w:rPr>
          <w:rFonts w:ascii="Times New Roman" w:hAnsi="Times New Roman" w:cs="Times New Roman"/>
          <w:spacing w:val="-4"/>
          <w:sz w:val="22"/>
          <w:szCs w:val="22"/>
        </w:rPr>
        <w:t xml:space="preserve">12; 0), </w:t>
      </w:r>
      <w:r w:rsidRPr="005354C8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F</w:t>
      </w:r>
      <w:r w:rsidRPr="005354C8">
        <w:rPr>
          <w:rFonts w:ascii="Times New Roman" w:hAnsi="Times New Roman" w:cs="Times New Roman"/>
          <w:i/>
          <w:spacing w:val="-4"/>
          <w:sz w:val="22"/>
          <w:szCs w:val="22"/>
        </w:rPr>
        <w:t xml:space="preserve"> </w:t>
      </w:r>
      <w:r w:rsidRPr="005354C8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max</w:t>
      </w:r>
      <w:r w:rsidRPr="005354C8">
        <w:rPr>
          <w:rFonts w:ascii="Times New Roman" w:hAnsi="Times New Roman" w:cs="Times New Roman"/>
          <w:i/>
          <w:spacing w:val="-4"/>
          <w:sz w:val="22"/>
          <w:szCs w:val="22"/>
        </w:rPr>
        <w:t xml:space="preserve"> = </w:t>
      </w:r>
      <w:r w:rsidRPr="005354C8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F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  <w:lang w:val="en-US"/>
        </w:rPr>
        <w:pict>
          <v:shape id="_x0000_i1592" type="#_x0000_t75" style="width:20.55pt;height:18.7pt">
            <v:imagedata r:id="rId636" o:title=""/>
          </v:shape>
        </w:pict>
      </w:r>
      <w:r w:rsidRPr="005354C8">
        <w:rPr>
          <w:rFonts w:ascii="Times New Roman" w:hAnsi="Times New Roman" w:cs="Times New Roman"/>
          <w:spacing w:val="-4"/>
          <w:sz w:val="22"/>
          <w:szCs w:val="22"/>
        </w:rPr>
        <w:t>=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 = </w:t>
      </w:r>
      <w:r w:rsidR="005354C8" w:rsidRPr="00324922">
        <w:rPr>
          <w:rFonts w:ascii="Times New Roman" w:hAnsi="Times New Roman" w:cs="Times New Roman"/>
          <w:sz w:val="22"/>
          <w:szCs w:val="22"/>
        </w:rPr>
        <w:t>–</w:t>
      </w:r>
      <w:r w:rsidR="005354C8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pacing w:val="-2"/>
          <w:sz w:val="22"/>
          <w:szCs w:val="22"/>
        </w:rPr>
        <w:t xml:space="preserve">13/2. Так как все </w:t>
      </w:r>
      <w:r w:rsidRPr="00324922">
        <w:rPr>
          <w:rFonts w:ascii="Times New Roman" w:hAnsi="Times New Roman" w:cs="Times New Roman"/>
          <w:spacing w:val="-2"/>
          <w:sz w:val="22"/>
          <w:szCs w:val="22"/>
          <w:lang w:val="en-US"/>
        </w:rPr>
        <w:t>y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324922">
        <w:rPr>
          <w:rFonts w:ascii="Times New Roman" w:hAnsi="Times New Roman" w:cs="Times New Roman"/>
          <w:i/>
          <w:sz w:val="22"/>
          <w:szCs w:val="22"/>
          <w:vertAlign w:val="subscript"/>
        </w:rPr>
        <w:t xml:space="preserve"> </w:t>
      </w:r>
      <w:r w:rsidRPr="00324922">
        <w:rPr>
          <w:rFonts w:ascii="Times New Roman" w:hAnsi="Times New Roman" w:cs="Times New Roman"/>
          <w:i/>
          <w:sz w:val="22"/>
          <w:szCs w:val="22"/>
        </w:rPr>
        <w:t xml:space="preserve">≥ </w:t>
      </w:r>
      <w:r w:rsidRPr="00324922">
        <w:rPr>
          <w:rFonts w:ascii="Times New Roman" w:hAnsi="Times New Roman" w:cs="Times New Roman"/>
          <w:sz w:val="22"/>
          <w:szCs w:val="22"/>
        </w:rPr>
        <w:t xml:space="preserve">0, то умножив </w:t>
      </w:r>
      <w:r w:rsidR="00C83E51">
        <w:rPr>
          <w:rFonts w:ascii="Times New Roman" w:hAnsi="Times New Roman" w:cs="Times New Roman"/>
          <w:spacing w:val="-2"/>
          <w:position w:val="-10"/>
          <w:sz w:val="22"/>
          <w:szCs w:val="22"/>
          <w:lang w:val="en-US"/>
        </w:rPr>
        <w:pict>
          <v:shape id="_x0000_i1593" type="#_x0000_t75" style="width:14.95pt;height:20.55pt">
            <v:imagedata r:id="rId637" o:title=""/>
          </v:shape>
        </w:pict>
      </w:r>
      <w:r w:rsidRPr="00324922">
        <w:rPr>
          <w:rFonts w:ascii="Times New Roman" w:hAnsi="Times New Roman" w:cs="Times New Roman"/>
          <w:sz w:val="22"/>
          <w:szCs w:val="22"/>
        </w:rPr>
        <w:t xml:space="preserve"> на (</w:t>
      </w:r>
      <w:r w:rsidR="005354C8" w:rsidRPr="00324922">
        <w:rPr>
          <w:rFonts w:ascii="Times New Roman" w:hAnsi="Times New Roman" w:cs="Times New Roman"/>
          <w:sz w:val="22"/>
          <w:szCs w:val="22"/>
        </w:rPr>
        <w:t>–</w:t>
      </w:r>
      <w:r w:rsidR="005354C8">
        <w:rPr>
          <w:rFonts w:ascii="Times New Roman" w:hAnsi="Times New Roman" w:cs="Times New Roman"/>
          <w:sz w:val="22"/>
          <w:szCs w:val="22"/>
        </w:rPr>
        <w:t xml:space="preserve"> </w:t>
      </w:r>
      <w:r w:rsidRPr="00324922">
        <w:rPr>
          <w:rFonts w:ascii="Times New Roman" w:hAnsi="Times New Roman" w:cs="Times New Roman"/>
          <w:sz w:val="22"/>
          <w:szCs w:val="22"/>
        </w:rPr>
        <w:t>1), получим</w:t>
      </w:r>
    </w:p>
    <w:p w:rsidR="00324922" w:rsidRDefault="00C83E51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>
        <w:rPr>
          <w:rFonts w:ascii="Times New Roman" w:hAnsi="Times New Roman" w:cs="Times New Roman"/>
          <w:spacing w:val="-2"/>
          <w:position w:val="-10"/>
          <w:sz w:val="22"/>
          <w:szCs w:val="22"/>
          <w:lang w:val="en-US"/>
        </w:rPr>
        <w:pict>
          <v:shape id="_x0000_i1594" type="#_x0000_t75" style="width:14.95pt;height:20.55pt">
            <v:imagedata r:id="rId637" o:title=""/>
          </v:shape>
        </w:pict>
      </w:r>
      <w:r w:rsidR="00324922" w:rsidRPr="007C7B24">
        <w:rPr>
          <w:rFonts w:ascii="Times New Roman" w:hAnsi="Times New Roman" w:cs="Times New Roman"/>
          <w:spacing w:val="-2"/>
          <w:sz w:val="22"/>
          <w:szCs w:val="22"/>
        </w:rPr>
        <w:t xml:space="preserve">= </w:t>
      </w:r>
      <w:r w:rsidR="00324922" w:rsidRPr="00324922">
        <w:rPr>
          <w:rFonts w:ascii="Times New Roman" w:hAnsi="Times New Roman" w:cs="Times New Roman"/>
          <w:spacing w:val="-2"/>
          <w:sz w:val="22"/>
          <w:szCs w:val="22"/>
        </w:rPr>
        <w:t>(7/2; 3/2; 0; 12; 0).</w:t>
      </w:r>
    </w:p>
    <w:p w:rsidR="00212D5B" w:rsidRDefault="00212D5B" w:rsidP="0032492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pacing w:val="-2"/>
          <w:sz w:val="22"/>
          <w:szCs w:val="22"/>
        </w:rPr>
      </w:pPr>
    </w:p>
    <w:p w:rsidR="00212D5B" w:rsidRDefault="00212D5B" w:rsidP="00212D5B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b/>
          <w:spacing w:val="-2"/>
          <w:sz w:val="22"/>
          <w:szCs w:val="22"/>
        </w:rPr>
      </w:pPr>
      <w:r>
        <w:rPr>
          <w:rFonts w:ascii="Times New Roman" w:hAnsi="Times New Roman" w:cs="Times New Roman"/>
          <w:b/>
          <w:spacing w:val="-2"/>
          <w:sz w:val="22"/>
          <w:szCs w:val="22"/>
        </w:rPr>
        <w:t>Задания для самостоятельной работы</w:t>
      </w:r>
    </w:p>
    <w:p w:rsidR="00212D5B" w:rsidRDefault="00212D5B" w:rsidP="00212D5B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b/>
          <w:spacing w:val="-2"/>
          <w:sz w:val="22"/>
          <w:szCs w:val="22"/>
        </w:rPr>
      </w:pPr>
    </w:p>
    <w:p w:rsidR="00212D5B" w:rsidRDefault="00212D5B" w:rsidP="00212D5B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212D5B">
        <w:rPr>
          <w:rFonts w:ascii="Times New Roman" w:hAnsi="Times New Roman" w:cs="Times New Roman"/>
          <w:i/>
          <w:spacing w:val="-2"/>
          <w:sz w:val="22"/>
          <w:szCs w:val="22"/>
        </w:rPr>
        <w:t>Задание 1</w:t>
      </w:r>
      <w:r>
        <w:rPr>
          <w:rFonts w:ascii="Times New Roman" w:hAnsi="Times New Roman" w:cs="Times New Roman"/>
          <w:spacing w:val="-2"/>
          <w:sz w:val="22"/>
          <w:szCs w:val="22"/>
        </w:rPr>
        <w:t>.  Составить двойственную задачу для исходной зад</w:t>
      </w:r>
      <w:r>
        <w:rPr>
          <w:rFonts w:ascii="Times New Roman" w:hAnsi="Times New Roman" w:cs="Times New Roman"/>
          <w:spacing w:val="-2"/>
          <w:sz w:val="22"/>
          <w:szCs w:val="22"/>
        </w:rPr>
        <w:t>а</w:t>
      </w:r>
      <w:r>
        <w:rPr>
          <w:rFonts w:ascii="Times New Roman" w:hAnsi="Times New Roman" w:cs="Times New Roman"/>
          <w:spacing w:val="-2"/>
          <w:sz w:val="22"/>
          <w:szCs w:val="22"/>
        </w:rPr>
        <w:t xml:space="preserve">чи из задания (тема 1, </w:t>
      </w:r>
      <w:r w:rsidRPr="002F528E">
        <w:rPr>
          <w:rFonts w:ascii="Times New Roman" w:hAnsi="Times New Roman" w:cs="Times New Roman"/>
          <w:spacing w:val="-2"/>
          <w:sz w:val="22"/>
          <w:szCs w:val="22"/>
        </w:rPr>
        <w:t>стр.</w:t>
      </w:r>
      <w:r w:rsidR="002F528E" w:rsidRPr="002F528E">
        <w:rPr>
          <w:rFonts w:ascii="Times New Roman" w:hAnsi="Times New Roman" w:cs="Times New Roman"/>
          <w:spacing w:val="-2"/>
          <w:sz w:val="22"/>
          <w:szCs w:val="22"/>
        </w:rPr>
        <w:t xml:space="preserve"> 1</w:t>
      </w:r>
      <w:r w:rsidR="00955CD6">
        <w:rPr>
          <w:rFonts w:ascii="Times New Roman" w:hAnsi="Times New Roman" w:cs="Times New Roman"/>
          <w:spacing w:val="-2"/>
          <w:sz w:val="22"/>
          <w:szCs w:val="22"/>
        </w:rPr>
        <w:t>1</w:t>
      </w:r>
      <w:r w:rsidRPr="002F528E">
        <w:rPr>
          <w:rFonts w:ascii="Times New Roman" w:hAnsi="Times New Roman" w:cs="Times New Roman"/>
          <w:spacing w:val="-2"/>
          <w:sz w:val="22"/>
          <w:szCs w:val="22"/>
        </w:rPr>
        <w:t>).</w:t>
      </w:r>
      <w:r>
        <w:rPr>
          <w:rFonts w:ascii="Times New Roman" w:hAnsi="Times New Roman" w:cs="Times New Roman"/>
          <w:spacing w:val="-2"/>
          <w:sz w:val="22"/>
          <w:szCs w:val="22"/>
        </w:rPr>
        <w:t xml:space="preserve"> Дать экономическую интерпретацию полученной двойственной задачи.</w:t>
      </w:r>
    </w:p>
    <w:p w:rsidR="00212D5B" w:rsidRPr="00212D5B" w:rsidRDefault="00212D5B" w:rsidP="00212D5B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212D5B">
        <w:rPr>
          <w:rFonts w:ascii="Times New Roman" w:hAnsi="Times New Roman" w:cs="Times New Roman"/>
          <w:i/>
          <w:spacing w:val="-2"/>
          <w:sz w:val="22"/>
          <w:szCs w:val="22"/>
        </w:rPr>
        <w:t>Задание 2</w:t>
      </w:r>
      <w:r>
        <w:rPr>
          <w:rFonts w:ascii="Times New Roman" w:hAnsi="Times New Roman" w:cs="Times New Roman"/>
          <w:spacing w:val="-2"/>
          <w:sz w:val="22"/>
          <w:szCs w:val="22"/>
        </w:rPr>
        <w:t>.  Составить двойственную задачу для исходной зад</w:t>
      </w:r>
      <w:r>
        <w:rPr>
          <w:rFonts w:ascii="Times New Roman" w:hAnsi="Times New Roman" w:cs="Times New Roman"/>
          <w:spacing w:val="-2"/>
          <w:sz w:val="22"/>
          <w:szCs w:val="22"/>
        </w:rPr>
        <w:t>а</w:t>
      </w:r>
      <w:r>
        <w:rPr>
          <w:rFonts w:ascii="Times New Roman" w:hAnsi="Times New Roman" w:cs="Times New Roman"/>
          <w:spacing w:val="-2"/>
          <w:sz w:val="22"/>
          <w:szCs w:val="22"/>
        </w:rPr>
        <w:t xml:space="preserve">чи из заданий 1 и 2 (тема 2, </w:t>
      </w:r>
      <w:r w:rsidRPr="000361D7">
        <w:rPr>
          <w:rFonts w:ascii="Times New Roman" w:hAnsi="Times New Roman" w:cs="Times New Roman"/>
          <w:spacing w:val="-2"/>
          <w:sz w:val="22"/>
          <w:szCs w:val="22"/>
        </w:rPr>
        <w:t xml:space="preserve">стр. </w:t>
      </w:r>
      <w:r w:rsidR="000361D7" w:rsidRPr="000361D7">
        <w:rPr>
          <w:rFonts w:ascii="Times New Roman" w:hAnsi="Times New Roman" w:cs="Times New Roman"/>
          <w:spacing w:val="-2"/>
          <w:sz w:val="22"/>
          <w:szCs w:val="22"/>
        </w:rPr>
        <w:t xml:space="preserve">26 </w:t>
      </w:r>
      <w:r w:rsidR="000361D7" w:rsidRPr="000361D7">
        <w:rPr>
          <w:rFonts w:ascii="Times New Roman" w:hAnsi="Times New Roman" w:cs="Times New Roman"/>
          <w:sz w:val="22"/>
          <w:szCs w:val="22"/>
        </w:rPr>
        <w:t>– 29</w:t>
      </w:r>
      <w:r w:rsidRPr="000361D7">
        <w:rPr>
          <w:rFonts w:ascii="Times New Roman" w:hAnsi="Times New Roman" w:cs="Times New Roman"/>
          <w:spacing w:val="-2"/>
          <w:sz w:val="22"/>
          <w:szCs w:val="22"/>
        </w:rPr>
        <w:t>) и</w:t>
      </w:r>
      <w:r>
        <w:rPr>
          <w:rFonts w:ascii="Times New Roman" w:hAnsi="Times New Roman" w:cs="Times New Roman"/>
          <w:spacing w:val="-2"/>
          <w:sz w:val="22"/>
          <w:szCs w:val="22"/>
        </w:rPr>
        <w:t xml:space="preserve"> решить ее. Сравнить п</w:t>
      </w:r>
      <w:r>
        <w:rPr>
          <w:rFonts w:ascii="Times New Roman" w:hAnsi="Times New Roman" w:cs="Times New Roman"/>
          <w:spacing w:val="-2"/>
          <w:sz w:val="22"/>
          <w:szCs w:val="22"/>
        </w:rPr>
        <w:t>о</w:t>
      </w:r>
      <w:r>
        <w:rPr>
          <w:rFonts w:ascii="Times New Roman" w:hAnsi="Times New Roman" w:cs="Times New Roman"/>
          <w:spacing w:val="-2"/>
          <w:sz w:val="22"/>
          <w:szCs w:val="22"/>
        </w:rPr>
        <w:t>лученные результаты в двойственной и исходной задаче.</w:t>
      </w:r>
    </w:p>
    <w:p w:rsidR="00324922" w:rsidRDefault="00324922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24922" w:rsidRDefault="00324922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24922" w:rsidRDefault="00324922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6266F2" w:rsidRDefault="006266F2" w:rsidP="006266F2">
      <w:pPr>
        <w:pStyle w:val="a3"/>
        <w:tabs>
          <w:tab w:val="left" w:pos="931"/>
        </w:tabs>
        <w:spacing w:before="0" w:line="240" w:lineRule="auto"/>
        <w:jc w:val="center"/>
        <w:rPr>
          <w:b/>
          <w:smallCaps/>
          <w:w w:val="95"/>
          <w:sz w:val="20"/>
          <w:szCs w:val="20"/>
        </w:rPr>
      </w:pPr>
    </w:p>
    <w:p w:rsidR="006266F2" w:rsidRPr="006266F2" w:rsidRDefault="00196761" w:rsidP="006266F2">
      <w:pPr>
        <w:widowControl/>
        <w:shd w:val="clear" w:color="auto" w:fill="FFFFFF"/>
        <w:tabs>
          <w:tab w:val="left" w:pos="6300"/>
          <w:tab w:val="left" w:pos="9781"/>
        </w:tabs>
        <w:autoSpaceDE/>
        <w:autoSpaceDN/>
        <w:adjustRightInd/>
        <w:ind w:right="5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5</w:t>
      </w:r>
      <w:r w:rsidR="006266F2" w:rsidRPr="006266F2">
        <w:rPr>
          <w:rFonts w:ascii="Times New Roman" w:hAnsi="Times New Roman" w:cs="Times New Roman"/>
          <w:b/>
          <w:bCs/>
          <w:sz w:val="22"/>
          <w:szCs w:val="22"/>
        </w:rPr>
        <w:t>. ЭЛЕМЕНТЫ ТЕОРИИ МАТРИЧНЫХ ИГР</w:t>
      </w:r>
    </w:p>
    <w:p w:rsidR="006266F2" w:rsidRPr="006266F2" w:rsidRDefault="00196761" w:rsidP="006266F2">
      <w:pPr>
        <w:widowControl/>
        <w:shd w:val="clear" w:color="auto" w:fill="FFFFFF"/>
        <w:autoSpaceDE/>
        <w:autoSpaceDN/>
        <w:adjustRightInd/>
        <w:spacing w:before="180" w:after="120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5</w:t>
      </w:r>
      <w:r w:rsidR="006266F2" w:rsidRPr="006266F2">
        <w:rPr>
          <w:rFonts w:ascii="Times New Roman" w:hAnsi="Times New Roman" w:cs="Times New Roman"/>
          <w:b/>
          <w:bCs/>
          <w:sz w:val="22"/>
          <w:szCs w:val="22"/>
        </w:rPr>
        <w:t>.1. Матричные игры с нулевой суммой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Теория игр занимается разработкой рекомендаций по прин</w:t>
      </w:r>
      <w:r w:rsidRPr="006266F2">
        <w:rPr>
          <w:rFonts w:ascii="Times New Roman" w:hAnsi="Times New Roman" w:cs="Times New Roman"/>
          <w:sz w:val="22"/>
          <w:szCs w:val="22"/>
        </w:rPr>
        <w:t>я</w:t>
      </w:r>
      <w:r w:rsidRPr="006266F2">
        <w:rPr>
          <w:rFonts w:ascii="Times New Roman" w:hAnsi="Times New Roman" w:cs="Times New Roman"/>
          <w:sz w:val="22"/>
          <w:szCs w:val="22"/>
        </w:rPr>
        <w:t>тию ре</w:t>
      </w:r>
      <w:r w:rsidRPr="006266F2">
        <w:rPr>
          <w:rFonts w:ascii="Times New Roman" w:hAnsi="Times New Roman" w:cs="Times New Roman"/>
          <w:sz w:val="22"/>
          <w:szCs w:val="22"/>
        </w:rPr>
        <w:softHyphen/>
        <w:t>шений в конфликтных ситуациях. Математически ко</w:t>
      </w:r>
      <w:r w:rsidRPr="006266F2">
        <w:rPr>
          <w:rFonts w:ascii="Times New Roman" w:hAnsi="Times New Roman" w:cs="Times New Roman"/>
          <w:sz w:val="22"/>
          <w:szCs w:val="22"/>
        </w:rPr>
        <w:t>н</w:t>
      </w:r>
      <w:r w:rsidRPr="006266F2">
        <w:rPr>
          <w:rFonts w:ascii="Times New Roman" w:hAnsi="Times New Roman" w:cs="Times New Roman"/>
          <w:sz w:val="22"/>
          <w:szCs w:val="22"/>
        </w:rPr>
        <w:t>фликтную ситуа</w:t>
      </w:r>
      <w:r w:rsidRPr="006266F2">
        <w:rPr>
          <w:rFonts w:ascii="Times New Roman" w:hAnsi="Times New Roman" w:cs="Times New Roman"/>
          <w:sz w:val="22"/>
          <w:szCs w:val="22"/>
        </w:rPr>
        <w:softHyphen/>
        <w:t>цию можно представить как игру двух, трех и б</w:t>
      </w:r>
      <w:r w:rsidRPr="006266F2">
        <w:rPr>
          <w:rFonts w:ascii="Times New Roman" w:hAnsi="Times New Roman" w:cs="Times New Roman"/>
          <w:sz w:val="22"/>
          <w:szCs w:val="22"/>
        </w:rPr>
        <w:t>о</w:t>
      </w:r>
      <w:r w:rsidRPr="006266F2">
        <w:rPr>
          <w:rFonts w:ascii="Times New Roman" w:hAnsi="Times New Roman" w:cs="Times New Roman"/>
          <w:sz w:val="22"/>
          <w:szCs w:val="22"/>
        </w:rPr>
        <w:t>лее игроков, каждый из кото</w:t>
      </w:r>
      <w:r w:rsidRPr="006266F2">
        <w:rPr>
          <w:rFonts w:ascii="Times New Roman" w:hAnsi="Times New Roman" w:cs="Times New Roman"/>
          <w:sz w:val="22"/>
          <w:szCs w:val="22"/>
        </w:rPr>
        <w:softHyphen/>
        <w:t>рых имеет цель максимизации своего выигрыша за счет другого иг</w:t>
      </w:r>
      <w:r w:rsidRPr="006266F2">
        <w:rPr>
          <w:rFonts w:ascii="Times New Roman" w:hAnsi="Times New Roman" w:cs="Times New Roman"/>
          <w:sz w:val="22"/>
          <w:szCs w:val="22"/>
        </w:rPr>
        <w:softHyphen/>
        <w:t>рока. Иногда теорию игр определяют как раздел математики, изучающий выработку оптимальных пр</w:t>
      </w:r>
      <w:r w:rsidRPr="006266F2">
        <w:rPr>
          <w:rFonts w:ascii="Times New Roman" w:hAnsi="Times New Roman" w:cs="Times New Roman"/>
          <w:sz w:val="22"/>
          <w:szCs w:val="22"/>
        </w:rPr>
        <w:t>а</w:t>
      </w:r>
      <w:r w:rsidRPr="006266F2">
        <w:rPr>
          <w:rFonts w:ascii="Times New Roman" w:hAnsi="Times New Roman" w:cs="Times New Roman"/>
          <w:sz w:val="22"/>
          <w:szCs w:val="22"/>
        </w:rPr>
        <w:t>вил поведения для каждой стороны, участ</w:t>
      </w:r>
      <w:r w:rsidRPr="006266F2">
        <w:rPr>
          <w:rFonts w:ascii="Times New Roman" w:hAnsi="Times New Roman" w:cs="Times New Roman"/>
          <w:sz w:val="22"/>
          <w:szCs w:val="22"/>
        </w:rPr>
        <w:softHyphen/>
        <w:t xml:space="preserve">вующей в конфликтной ситуации. Совокупность этих правил называется </w:t>
      </w:r>
      <w:r w:rsidRPr="006266F2">
        <w:rPr>
          <w:rFonts w:ascii="Times New Roman" w:hAnsi="Times New Roman" w:cs="Times New Roman"/>
          <w:i/>
          <w:sz w:val="22"/>
          <w:szCs w:val="22"/>
        </w:rPr>
        <w:t>стратегией</w:t>
      </w:r>
      <w:r w:rsidRPr="006266F2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lastRenderedPageBreak/>
        <w:t xml:space="preserve">Под термином </w:t>
      </w:r>
      <w:r w:rsidRPr="006266F2">
        <w:rPr>
          <w:rFonts w:ascii="Times New Roman" w:hAnsi="Times New Roman" w:cs="Times New Roman"/>
          <w:i/>
          <w:sz w:val="22"/>
          <w:szCs w:val="22"/>
        </w:rPr>
        <w:t xml:space="preserve">игра </w:t>
      </w:r>
      <w:r w:rsidRPr="006266F2">
        <w:rPr>
          <w:rFonts w:ascii="Times New Roman" w:hAnsi="Times New Roman" w:cs="Times New Roman"/>
          <w:sz w:val="22"/>
          <w:szCs w:val="22"/>
        </w:rPr>
        <w:t>понимается совокупность предварительно оговоренных правил и условий.</w:t>
      </w:r>
    </w:p>
    <w:p w:rsidR="006266F2" w:rsidRPr="006266F2" w:rsidRDefault="00C83E51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 id="_x0000_s1228" type="#_x0000_t32" style="position:absolute;left:0;text-align:left;margin-left:299.45pt;margin-top:25.65pt;width:14pt;height:0;z-index:251660800" o:connectortype="straight"/>
        </w:pict>
      </w:r>
      <w:r w:rsidR="006266F2" w:rsidRPr="006266F2">
        <w:rPr>
          <w:rFonts w:ascii="Times New Roman" w:hAnsi="Times New Roman" w:cs="Times New Roman"/>
          <w:sz w:val="22"/>
          <w:szCs w:val="22"/>
        </w:rPr>
        <w:t xml:space="preserve">Если </w:t>
      </w:r>
      <w:r w:rsidR="006266F2" w:rsidRPr="006266F2">
        <w:rPr>
          <w:rFonts w:ascii="Times New Roman" w:hAnsi="Times New Roman" w:cs="Times New Roman"/>
          <w:sz w:val="22"/>
          <w:szCs w:val="22"/>
          <w:lang w:val="en-US"/>
        </w:rPr>
        <w:t>n</w:t>
      </w:r>
      <w:r w:rsidR="006266F2" w:rsidRPr="006266F2">
        <w:rPr>
          <w:rFonts w:ascii="Times New Roman" w:hAnsi="Times New Roman" w:cs="Times New Roman"/>
          <w:sz w:val="22"/>
          <w:szCs w:val="22"/>
        </w:rPr>
        <w:t xml:space="preserve"> партнеров (игроков) </w:t>
      </w:r>
      <w:r w:rsidR="006266F2" w:rsidRPr="006266F2">
        <w:rPr>
          <w:rFonts w:ascii="Times New Roman" w:hAnsi="Times New Roman" w:cs="Times New Roman"/>
          <w:i/>
          <w:sz w:val="22"/>
          <w:szCs w:val="22"/>
        </w:rPr>
        <w:t>P</w:t>
      </w:r>
      <w:r w:rsidR="006266F2" w:rsidRPr="006266F2">
        <w:rPr>
          <w:rFonts w:ascii="Times New Roman" w:hAnsi="Times New Roman" w:cs="Times New Roman"/>
          <w:i/>
          <w:sz w:val="22"/>
          <w:szCs w:val="22"/>
          <w:vertAlign w:val="subscript"/>
        </w:rPr>
        <w:t>1</w:t>
      </w:r>
      <w:r w:rsidR="006266F2" w:rsidRPr="006266F2">
        <w:rPr>
          <w:rFonts w:ascii="Times New Roman" w:hAnsi="Times New Roman" w:cs="Times New Roman"/>
          <w:i/>
          <w:sz w:val="22"/>
          <w:szCs w:val="22"/>
        </w:rPr>
        <w:t>, Р</w:t>
      </w:r>
      <w:r w:rsidR="006266F2" w:rsidRPr="006266F2">
        <w:rPr>
          <w:rFonts w:ascii="Times New Roman" w:hAnsi="Times New Roman" w:cs="Times New Roman"/>
          <w:i/>
          <w:sz w:val="22"/>
          <w:szCs w:val="22"/>
          <w:vertAlign w:val="subscript"/>
        </w:rPr>
        <w:t>2</w:t>
      </w:r>
      <w:r w:rsidR="006266F2" w:rsidRPr="006266F2">
        <w:rPr>
          <w:rFonts w:ascii="Times New Roman" w:hAnsi="Times New Roman" w:cs="Times New Roman"/>
          <w:i/>
          <w:sz w:val="22"/>
          <w:szCs w:val="22"/>
        </w:rPr>
        <w:t>, ..., Р</w:t>
      </w:r>
      <w:r w:rsidR="006266F2"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n</w:t>
      </w:r>
      <w:r w:rsidR="006266F2" w:rsidRPr="006266F2">
        <w:rPr>
          <w:rFonts w:ascii="Times New Roman" w:hAnsi="Times New Roman" w:cs="Times New Roman"/>
          <w:sz w:val="22"/>
          <w:szCs w:val="22"/>
        </w:rPr>
        <w:t xml:space="preserve"> участвуют в данной игре, то основное содержание теории игр состоит в изучении сл</w:t>
      </w:r>
      <w:r w:rsidR="006266F2" w:rsidRPr="006266F2">
        <w:rPr>
          <w:rFonts w:ascii="Times New Roman" w:hAnsi="Times New Roman" w:cs="Times New Roman"/>
          <w:sz w:val="22"/>
          <w:szCs w:val="22"/>
        </w:rPr>
        <w:t>е</w:t>
      </w:r>
      <w:r w:rsidR="006266F2" w:rsidRPr="006266F2">
        <w:rPr>
          <w:rFonts w:ascii="Times New Roman" w:hAnsi="Times New Roman" w:cs="Times New Roman"/>
          <w:sz w:val="22"/>
          <w:szCs w:val="22"/>
        </w:rPr>
        <w:t>дующей про</w:t>
      </w:r>
      <w:r w:rsidR="006266F2" w:rsidRPr="006266F2">
        <w:rPr>
          <w:rFonts w:ascii="Times New Roman" w:hAnsi="Times New Roman" w:cs="Times New Roman"/>
          <w:sz w:val="22"/>
          <w:szCs w:val="22"/>
        </w:rPr>
        <w:softHyphen/>
        <w:t xml:space="preserve">блемы: как должен вести партию </w:t>
      </w:r>
      <w:r w:rsidR="006266F2" w:rsidRPr="006266F2">
        <w:rPr>
          <w:rFonts w:ascii="Times New Roman" w:hAnsi="Times New Roman" w:cs="Times New Roman"/>
          <w:i/>
          <w:sz w:val="22"/>
          <w:szCs w:val="22"/>
        </w:rPr>
        <w:t>j</w:t>
      </w:r>
      <w:r w:rsidR="006266F2" w:rsidRPr="006266F2">
        <w:rPr>
          <w:rFonts w:ascii="Times New Roman" w:hAnsi="Times New Roman" w:cs="Times New Roman"/>
          <w:sz w:val="22"/>
          <w:szCs w:val="22"/>
        </w:rPr>
        <w:t>-й партнер (</w:t>
      </w:r>
      <w:r w:rsidR="006266F2" w:rsidRPr="006266F2">
        <w:rPr>
          <w:rFonts w:ascii="Times New Roman" w:hAnsi="Times New Roman" w:cs="Times New Roman"/>
          <w:i/>
          <w:sz w:val="22"/>
          <w:szCs w:val="22"/>
        </w:rPr>
        <w:t>j</w:t>
      </w:r>
      <w:r w:rsidR="006266F2" w:rsidRPr="006266F2">
        <w:rPr>
          <w:rFonts w:ascii="Times New Roman" w:hAnsi="Times New Roman" w:cs="Times New Roman"/>
          <w:sz w:val="22"/>
          <w:szCs w:val="22"/>
        </w:rPr>
        <w:t xml:space="preserve"> = 1, n) (т. е., что он должен делать, какие правила выполнять) для дост</w:t>
      </w:r>
      <w:r w:rsidR="006266F2" w:rsidRPr="006266F2">
        <w:rPr>
          <w:rFonts w:ascii="Times New Roman" w:hAnsi="Times New Roman" w:cs="Times New Roman"/>
          <w:sz w:val="22"/>
          <w:szCs w:val="22"/>
        </w:rPr>
        <w:t>и</w:t>
      </w:r>
      <w:r w:rsidR="006266F2" w:rsidRPr="006266F2">
        <w:rPr>
          <w:rFonts w:ascii="Times New Roman" w:hAnsi="Times New Roman" w:cs="Times New Roman"/>
          <w:sz w:val="22"/>
          <w:szCs w:val="22"/>
        </w:rPr>
        <w:t>жения наиболее благоприятного для себя исхода.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 xml:space="preserve">В конце партии предполагается, что каждый игрок </w:t>
      </w:r>
      <w:r w:rsidRPr="006266F2">
        <w:rPr>
          <w:rFonts w:ascii="Times New Roman" w:hAnsi="Times New Roman" w:cs="Times New Roman"/>
          <w:i/>
          <w:sz w:val="22"/>
          <w:szCs w:val="22"/>
        </w:rPr>
        <w:t>P</w:t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 xml:space="preserve"> получит сумму </w:t>
      </w:r>
      <w:r w:rsidRPr="006266F2">
        <w:rPr>
          <w:rFonts w:ascii="Times New Roman" w:hAnsi="Times New Roman" w:cs="Times New Roman"/>
          <w:sz w:val="22"/>
          <w:szCs w:val="22"/>
        </w:rPr>
        <w:sym w:font="Symbol" w:char="F075"/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>, называемую выигрышем, причем каждый игрок пресл</w:t>
      </w:r>
      <w:r w:rsidRPr="006266F2">
        <w:rPr>
          <w:rFonts w:ascii="Times New Roman" w:hAnsi="Times New Roman" w:cs="Times New Roman"/>
          <w:sz w:val="22"/>
          <w:szCs w:val="22"/>
        </w:rPr>
        <w:t>е</w:t>
      </w:r>
      <w:r w:rsidRPr="006266F2">
        <w:rPr>
          <w:rFonts w:ascii="Times New Roman" w:hAnsi="Times New Roman" w:cs="Times New Roman"/>
          <w:sz w:val="22"/>
          <w:szCs w:val="22"/>
        </w:rPr>
        <w:t>дует цель мак</w:t>
      </w:r>
      <w:r w:rsidRPr="006266F2">
        <w:rPr>
          <w:rFonts w:ascii="Times New Roman" w:hAnsi="Times New Roman" w:cs="Times New Roman"/>
          <w:sz w:val="22"/>
          <w:szCs w:val="22"/>
        </w:rPr>
        <w:softHyphen/>
        <w:t xml:space="preserve">симизации общей суммы выигрыша. Числа </w:t>
      </w:r>
      <w:r w:rsidRPr="006266F2">
        <w:rPr>
          <w:rFonts w:ascii="Times New Roman" w:hAnsi="Times New Roman" w:cs="Times New Roman"/>
          <w:i/>
          <w:sz w:val="22"/>
          <w:szCs w:val="22"/>
        </w:rPr>
        <w:sym w:font="Symbol" w:char="F075"/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 xml:space="preserve"> могут быть положитель</w:t>
      </w:r>
      <w:r w:rsidRPr="006266F2">
        <w:rPr>
          <w:rFonts w:ascii="Times New Roman" w:hAnsi="Times New Roman" w:cs="Times New Roman"/>
          <w:sz w:val="22"/>
          <w:szCs w:val="22"/>
        </w:rPr>
        <w:softHyphen/>
        <w:t>ными, отрицательными и нулем: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 xml:space="preserve">а) если </w:t>
      </w:r>
      <w:r w:rsidRPr="006266F2">
        <w:rPr>
          <w:rFonts w:ascii="Times New Roman" w:hAnsi="Times New Roman" w:cs="Times New Roman"/>
          <w:i/>
          <w:sz w:val="22"/>
          <w:szCs w:val="22"/>
        </w:rPr>
        <w:sym w:font="Symbol" w:char="F075"/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 xml:space="preserve"> &gt; 0, тогда </w:t>
      </w:r>
      <w:r w:rsidRPr="006266F2">
        <w:rPr>
          <w:rFonts w:ascii="Times New Roman" w:hAnsi="Times New Roman" w:cs="Times New Roman"/>
          <w:i/>
          <w:sz w:val="22"/>
          <w:szCs w:val="22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>-й игрок выиграл;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 xml:space="preserve">б) если </w:t>
      </w:r>
      <w:r w:rsidRPr="006266F2">
        <w:rPr>
          <w:rFonts w:ascii="Times New Roman" w:hAnsi="Times New Roman" w:cs="Times New Roman"/>
          <w:i/>
          <w:sz w:val="22"/>
          <w:szCs w:val="22"/>
        </w:rPr>
        <w:sym w:font="Symbol" w:char="F075"/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 xml:space="preserve"> &lt; 0, тогда </w:t>
      </w:r>
      <w:r w:rsidRPr="006266F2">
        <w:rPr>
          <w:rFonts w:ascii="Times New Roman" w:hAnsi="Times New Roman" w:cs="Times New Roman"/>
          <w:i/>
          <w:sz w:val="22"/>
          <w:szCs w:val="22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>-й игрок проиграл;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 xml:space="preserve">в) если </w:t>
      </w:r>
      <w:r w:rsidRPr="006266F2">
        <w:rPr>
          <w:rFonts w:ascii="Times New Roman" w:hAnsi="Times New Roman" w:cs="Times New Roman"/>
          <w:i/>
          <w:sz w:val="22"/>
          <w:szCs w:val="22"/>
        </w:rPr>
        <w:sym w:font="Symbol" w:char="F075"/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 xml:space="preserve"> = 0, тогда игра имеет ничейный исход.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В </w:t>
      </w:r>
      <w:r w:rsidRPr="006266F2">
        <w:rPr>
          <w:rFonts w:ascii="Times New Roman" w:hAnsi="Times New Roman" w:cs="Times New Roman"/>
          <w:sz w:val="22"/>
          <w:szCs w:val="22"/>
        </w:rPr>
        <w:t>большинстве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случаев имеем игры с нулевой суммой, т. е.    </w:t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</w:rPr>
        <w:sym w:font="Symbol" w:char="F075"/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  <w:vertAlign w:val="subscript"/>
        </w:rPr>
        <w:t>1</w:t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</w:rPr>
        <w:t xml:space="preserve">+ </w:t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</w:rPr>
        <w:sym w:font="Symbol" w:char="F075"/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  <w:vertAlign w:val="subscript"/>
        </w:rPr>
        <w:t xml:space="preserve">2 </w:t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</w:rPr>
        <w:t xml:space="preserve">+... + </w:t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</w:rPr>
        <w:sym w:font="Symbol" w:char="F075"/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  <w:vertAlign w:val="subscript"/>
          <w:lang w:val="en-US"/>
        </w:rPr>
        <w:t>n</w:t>
      </w:r>
      <w:r w:rsidRPr="006266F2">
        <w:rPr>
          <w:rFonts w:ascii="Times New Roman" w:hAnsi="Times New Roman" w:cs="Times New Roman"/>
          <w:i/>
          <w:spacing w:val="-8"/>
          <w:sz w:val="22"/>
          <w:szCs w:val="22"/>
        </w:rPr>
        <w:t xml:space="preserve"> = 0</w:t>
      </w:r>
      <w:r w:rsidRPr="006266F2">
        <w:rPr>
          <w:rFonts w:ascii="Times New Roman" w:hAnsi="Times New Roman" w:cs="Times New Roman"/>
          <w:sz w:val="22"/>
          <w:szCs w:val="22"/>
        </w:rPr>
        <w:t>. В этих играх сумма выигрыша переходит от о</w:t>
      </w:r>
      <w:r w:rsidRPr="006266F2">
        <w:rPr>
          <w:rFonts w:ascii="Times New Roman" w:hAnsi="Times New Roman" w:cs="Times New Roman"/>
          <w:sz w:val="22"/>
          <w:szCs w:val="22"/>
        </w:rPr>
        <w:t>д</w:t>
      </w:r>
      <w:r w:rsidRPr="006266F2">
        <w:rPr>
          <w:rFonts w:ascii="Times New Roman" w:hAnsi="Times New Roman" w:cs="Times New Roman"/>
          <w:sz w:val="22"/>
          <w:szCs w:val="22"/>
        </w:rPr>
        <w:t>ного партнера к другому, не поступая из внешних источников. И</w:t>
      </w:r>
      <w:r w:rsidRPr="006266F2">
        <w:rPr>
          <w:rFonts w:ascii="Times New Roman" w:hAnsi="Times New Roman" w:cs="Times New Roman"/>
          <w:sz w:val="22"/>
          <w:szCs w:val="22"/>
        </w:rPr>
        <w:t>г</w:t>
      </w:r>
      <w:r w:rsidRPr="006266F2">
        <w:rPr>
          <w:rFonts w:ascii="Times New Roman" w:hAnsi="Times New Roman" w:cs="Times New Roman"/>
          <w:sz w:val="22"/>
          <w:szCs w:val="22"/>
        </w:rPr>
        <w:t>ра с нулевой суммой означает, что сумма выигрышей всех игроков в каждой партии равна нулю. В них общая сумма выигрыша пер</w:t>
      </w:r>
      <w:r w:rsidRPr="006266F2">
        <w:rPr>
          <w:rFonts w:ascii="Times New Roman" w:hAnsi="Times New Roman" w:cs="Times New Roman"/>
          <w:sz w:val="22"/>
          <w:szCs w:val="22"/>
        </w:rPr>
        <w:t>е</w:t>
      </w:r>
      <w:r w:rsidRPr="006266F2">
        <w:rPr>
          <w:rFonts w:ascii="Times New Roman" w:hAnsi="Times New Roman" w:cs="Times New Roman"/>
          <w:sz w:val="22"/>
          <w:szCs w:val="22"/>
        </w:rPr>
        <w:t>распределяется между игроками, но не меняется. Примерами игры с нулевой суммой служат многие экономические задачи. В пр</w:t>
      </w:r>
      <w:r w:rsidRPr="006266F2">
        <w:rPr>
          <w:rFonts w:ascii="Times New Roman" w:hAnsi="Times New Roman" w:cs="Times New Roman"/>
          <w:sz w:val="22"/>
          <w:szCs w:val="22"/>
        </w:rPr>
        <w:t>о</w:t>
      </w:r>
      <w:r w:rsidRPr="006266F2">
        <w:rPr>
          <w:rFonts w:ascii="Times New Roman" w:hAnsi="Times New Roman" w:cs="Times New Roman"/>
          <w:sz w:val="22"/>
          <w:szCs w:val="22"/>
        </w:rPr>
        <w:t xml:space="preserve">тивном случае имеем игру с ненулевой суммой. 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Игры, в которых участвуют 2 игрока, называются 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</w:rPr>
        <w:t>парными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, а и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г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ры с большим числом участников – 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</w:rPr>
        <w:t>множественными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. Принятие и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г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ро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softHyphen/>
        <w:t xml:space="preserve">ком того или иного решения в процессе игры называется 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</w:rPr>
        <w:t>ходом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. Ходы могут быть личные и случайные. Если ход выбирается созн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а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тельно </w:t>
      </w:r>
      <w:r w:rsidRPr="006266F2">
        <w:rPr>
          <w:rFonts w:ascii="Times" w:hAnsi="Times" w:cs="Times New Roman"/>
          <w:spacing w:val="-4"/>
          <w:sz w:val="22"/>
          <w:szCs w:val="22"/>
        </w:rPr>
        <w:t>–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 это 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</w:rPr>
        <w:t>личный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 ход, иначе </w:t>
      </w:r>
      <w:r w:rsidRPr="006266F2">
        <w:rPr>
          <w:rFonts w:ascii="Times" w:hAnsi="Times" w:cs="Times New Roman"/>
          <w:spacing w:val="-4"/>
          <w:sz w:val="22"/>
          <w:szCs w:val="22"/>
        </w:rPr>
        <w:t>–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 это 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</w:rPr>
        <w:t>случайный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 ход. Игры бывают:</w:t>
      </w:r>
    </w:p>
    <w:p w:rsidR="006266F2" w:rsidRPr="006266F2" w:rsidRDefault="006266F2" w:rsidP="0003329D">
      <w:pPr>
        <w:widowControl/>
        <w:numPr>
          <w:ilvl w:val="0"/>
          <w:numId w:val="2"/>
        </w:numPr>
        <w:shd w:val="clear" w:color="auto" w:fill="FFFFFF"/>
        <w:tabs>
          <w:tab w:val="num" w:pos="284"/>
          <w:tab w:val="num" w:pos="426"/>
        </w:tabs>
        <w:autoSpaceDE/>
        <w:autoSpaceDN/>
        <w:adjustRightInd/>
        <w:spacing w:line="235" w:lineRule="auto"/>
        <w:ind w:firstLine="426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конечные: каждый из участников имеет конечное число возможных стратегий;</w:t>
      </w:r>
    </w:p>
    <w:p w:rsidR="006266F2" w:rsidRPr="006266F2" w:rsidRDefault="006266F2" w:rsidP="0003329D">
      <w:pPr>
        <w:widowControl/>
        <w:numPr>
          <w:ilvl w:val="0"/>
          <w:numId w:val="2"/>
        </w:numPr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бесконечные: если хотя бы один из игроков имеет беск</w:t>
      </w:r>
      <w:r w:rsidRPr="006266F2">
        <w:rPr>
          <w:rFonts w:ascii="Times New Roman" w:hAnsi="Times New Roman" w:cs="Times New Roman"/>
          <w:sz w:val="22"/>
          <w:szCs w:val="22"/>
        </w:rPr>
        <w:t>о</w:t>
      </w:r>
      <w:r w:rsidRPr="006266F2">
        <w:rPr>
          <w:rFonts w:ascii="Times New Roman" w:hAnsi="Times New Roman" w:cs="Times New Roman"/>
          <w:sz w:val="22"/>
          <w:szCs w:val="22"/>
        </w:rPr>
        <w:t>нечное число стратегий (ходов);</w:t>
      </w:r>
    </w:p>
    <w:p w:rsidR="006266F2" w:rsidRPr="006266F2" w:rsidRDefault="006266F2" w:rsidP="0003329D">
      <w:pPr>
        <w:widowControl/>
        <w:numPr>
          <w:ilvl w:val="0"/>
          <w:numId w:val="2"/>
        </w:numPr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бескоалиционные: если игроки не имеют право вступать в соглашения между собой;</w:t>
      </w:r>
    </w:p>
    <w:p w:rsidR="006266F2" w:rsidRPr="006266F2" w:rsidRDefault="006266F2" w:rsidP="0003329D">
      <w:pPr>
        <w:widowControl/>
        <w:numPr>
          <w:ilvl w:val="0"/>
          <w:numId w:val="2"/>
        </w:numPr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коалиционные: если игроки имеют право вступать в с</w:t>
      </w:r>
      <w:r w:rsidRPr="006266F2">
        <w:rPr>
          <w:rFonts w:ascii="Times New Roman" w:hAnsi="Times New Roman" w:cs="Times New Roman"/>
          <w:sz w:val="22"/>
          <w:szCs w:val="22"/>
        </w:rPr>
        <w:t>о</w:t>
      </w:r>
      <w:r w:rsidRPr="006266F2">
        <w:rPr>
          <w:rFonts w:ascii="Times New Roman" w:hAnsi="Times New Roman" w:cs="Times New Roman"/>
          <w:sz w:val="22"/>
          <w:szCs w:val="22"/>
        </w:rPr>
        <w:t>глашения;</w:t>
      </w:r>
    </w:p>
    <w:p w:rsidR="006266F2" w:rsidRPr="006266F2" w:rsidRDefault="006266F2" w:rsidP="0003329D">
      <w:pPr>
        <w:widowControl/>
        <w:numPr>
          <w:ilvl w:val="0"/>
          <w:numId w:val="2"/>
        </w:numPr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кооперативные: это игры, в которых заранее определены коалиции.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lastRenderedPageBreak/>
        <w:t xml:space="preserve">По 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виду</w:t>
      </w:r>
      <w:r w:rsidRPr="006266F2">
        <w:rPr>
          <w:rFonts w:ascii="Times New Roman" w:hAnsi="Times New Roman" w:cs="Times New Roman"/>
          <w:sz w:val="22"/>
          <w:szCs w:val="22"/>
        </w:rPr>
        <w:t xml:space="preserve"> функций выигрыша игры делятся на: матричные, б</w:t>
      </w:r>
      <w:r w:rsidRPr="006266F2">
        <w:rPr>
          <w:rFonts w:ascii="Times New Roman" w:hAnsi="Times New Roman" w:cs="Times New Roman"/>
          <w:sz w:val="22"/>
          <w:szCs w:val="22"/>
        </w:rPr>
        <w:t>и</w:t>
      </w:r>
      <w:r w:rsidRPr="006266F2">
        <w:rPr>
          <w:rFonts w:ascii="Times New Roman" w:hAnsi="Times New Roman" w:cs="Times New Roman"/>
          <w:sz w:val="22"/>
          <w:szCs w:val="22"/>
        </w:rPr>
        <w:t>матричные, непрерывные, сепарабельные, типа дуэли и т. д.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В 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дальнейшем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мы будем рассматривать матричные игры двух партнеров с нулевой суммой и конечным числом возможных ходов.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 xml:space="preserve">Для 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матричных</w:t>
      </w:r>
      <w:r w:rsidRPr="006266F2">
        <w:rPr>
          <w:rFonts w:ascii="Times New Roman" w:hAnsi="Times New Roman" w:cs="Times New Roman"/>
          <w:sz w:val="22"/>
          <w:szCs w:val="22"/>
        </w:rPr>
        <w:t xml:space="preserve"> игр доказано, что любая из них имеет решение и оно может быть легко найдено путем сведения игры к задаче л</w:t>
      </w:r>
      <w:r w:rsidRPr="006266F2">
        <w:rPr>
          <w:rFonts w:ascii="Times New Roman" w:hAnsi="Times New Roman" w:cs="Times New Roman"/>
          <w:sz w:val="22"/>
          <w:szCs w:val="22"/>
        </w:rPr>
        <w:t>и</w:t>
      </w:r>
      <w:r w:rsidRPr="006266F2">
        <w:rPr>
          <w:rFonts w:ascii="Times New Roman" w:hAnsi="Times New Roman" w:cs="Times New Roman"/>
          <w:sz w:val="22"/>
          <w:szCs w:val="22"/>
        </w:rPr>
        <w:t>нейного программирования.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pacing w:val="-4"/>
          <w:sz w:val="22"/>
          <w:szCs w:val="22"/>
        </w:rPr>
        <w:t>Рассмотрим</w:t>
      </w:r>
      <w:r w:rsidRPr="006266F2">
        <w:rPr>
          <w:rFonts w:ascii="Times New Roman" w:hAnsi="Times New Roman" w:cs="Times New Roman"/>
          <w:sz w:val="22"/>
          <w:szCs w:val="22"/>
        </w:rPr>
        <w:t xml:space="preserve"> примеры простейших матричных игр.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i/>
          <w:sz w:val="22"/>
          <w:szCs w:val="22"/>
        </w:rPr>
        <w:t>Пример 1</w:t>
      </w:r>
      <w:r w:rsidR="000361D7">
        <w:rPr>
          <w:rFonts w:ascii="Times New Roman" w:hAnsi="Times New Roman" w:cs="Times New Roman"/>
          <w:i/>
          <w:sz w:val="22"/>
          <w:szCs w:val="22"/>
        </w:rPr>
        <w:t>7</w:t>
      </w:r>
      <w:r w:rsidRPr="006266F2">
        <w:rPr>
          <w:rFonts w:ascii="Times New Roman" w:hAnsi="Times New Roman" w:cs="Times New Roman"/>
          <w:i/>
          <w:sz w:val="22"/>
          <w:szCs w:val="22"/>
        </w:rPr>
        <w:t>.</w:t>
      </w:r>
      <w:r w:rsidRPr="006266F2">
        <w:rPr>
          <w:rFonts w:ascii="Times New Roman" w:hAnsi="Times New Roman" w:cs="Times New Roman"/>
          <w:sz w:val="22"/>
          <w:szCs w:val="22"/>
        </w:rPr>
        <w:t xml:space="preserve"> 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Шахматы</w:t>
      </w:r>
      <w:r w:rsidRPr="006266F2">
        <w:rPr>
          <w:rFonts w:ascii="Times New Roman" w:hAnsi="Times New Roman" w:cs="Times New Roman"/>
          <w:sz w:val="22"/>
          <w:szCs w:val="22"/>
        </w:rPr>
        <w:t xml:space="preserve"> – игра двух партнеров с конечным чи</w:t>
      </w:r>
      <w:r w:rsidRPr="006266F2">
        <w:rPr>
          <w:rFonts w:ascii="Times New Roman" w:hAnsi="Times New Roman" w:cs="Times New Roman"/>
          <w:sz w:val="22"/>
          <w:szCs w:val="22"/>
        </w:rPr>
        <w:t>с</w:t>
      </w:r>
      <w:r w:rsidRPr="006266F2">
        <w:rPr>
          <w:rFonts w:ascii="Times New Roman" w:hAnsi="Times New Roman" w:cs="Times New Roman"/>
          <w:sz w:val="22"/>
          <w:szCs w:val="22"/>
        </w:rPr>
        <w:t>лом личных ходов.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i/>
          <w:sz w:val="22"/>
          <w:szCs w:val="22"/>
        </w:rPr>
        <w:t xml:space="preserve">Пример </w:t>
      </w:r>
      <w:r w:rsidR="000D51EA" w:rsidRPr="007C7B24">
        <w:rPr>
          <w:rFonts w:ascii="Times New Roman" w:hAnsi="Times New Roman" w:cs="Times New Roman"/>
          <w:i/>
          <w:sz w:val="22"/>
          <w:szCs w:val="22"/>
        </w:rPr>
        <w:t>1</w:t>
      </w:r>
      <w:r w:rsidR="000361D7">
        <w:rPr>
          <w:rFonts w:ascii="Times New Roman" w:hAnsi="Times New Roman" w:cs="Times New Roman"/>
          <w:i/>
          <w:sz w:val="22"/>
          <w:szCs w:val="22"/>
        </w:rPr>
        <w:t>8</w:t>
      </w:r>
      <w:r w:rsidRPr="006266F2">
        <w:rPr>
          <w:rFonts w:ascii="Times New Roman" w:hAnsi="Times New Roman" w:cs="Times New Roman"/>
          <w:i/>
          <w:sz w:val="22"/>
          <w:szCs w:val="22"/>
        </w:rPr>
        <w:t>.</w:t>
      </w:r>
      <w:r w:rsidRPr="006266F2">
        <w:rPr>
          <w:rFonts w:ascii="Times New Roman" w:hAnsi="Times New Roman" w:cs="Times New Roman"/>
          <w:sz w:val="22"/>
          <w:szCs w:val="22"/>
        </w:rPr>
        <w:t xml:space="preserve"> 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>Игра</w:t>
      </w:r>
      <w:r w:rsidRPr="006266F2">
        <w:rPr>
          <w:rFonts w:ascii="Times New Roman" w:hAnsi="Times New Roman" w:cs="Times New Roman"/>
          <w:sz w:val="22"/>
          <w:szCs w:val="22"/>
        </w:rPr>
        <w:t xml:space="preserve"> в «три пальца». Игроки А и В одновременно и независимо друг от друга показывают один, два или три пальца. Размер выигрыша определяется общим количеством показанных пальцев. При этом, если число пальцев четное, то выигрывает и</w:t>
      </w:r>
      <w:r w:rsidRPr="006266F2">
        <w:rPr>
          <w:rFonts w:ascii="Times New Roman" w:hAnsi="Times New Roman" w:cs="Times New Roman"/>
          <w:sz w:val="22"/>
          <w:szCs w:val="22"/>
        </w:rPr>
        <w:t>г</w:t>
      </w:r>
      <w:r w:rsidRPr="006266F2">
        <w:rPr>
          <w:rFonts w:ascii="Times New Roman" w:hAnsi="Times New Roman" w:cs="Times New Roman"/>
          <w:sz w:val="22"/>
          <w:szCs w:val="22"/>
        </w:rPr>
        <w:t>рок А, нечетное – игрок В. Такую игру двух игроков можно пре</w:t>
      </w:r>
      <w:r w:rsidRPr="006266F2">
        <w:rPr>
          <w:rFonts w:ascii="Times New Roman" w:hAnsi="Times New Roman" w:cs="Times New Roman"/>
          <w:sz w:val="22"/>
          <w:szCs w:val="22"/>
        </w:rPr>
        <w:t>д</w:t>
      </w:r>
      <w:r w:rsidRPr="006266F2">
        <w:rPr>
          <w:rFonts w:ascii="Times New Roman" w:hAnsi="Times New Roman" w:cs="Times New Roman"/>
          <w:sz w:val="22"/>
          <w:szCs w:val="22"/>
        </w:rPr>
        <w:t>ставить в виде матрицы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 xml:space="preserve">                                             </w:t>
      </w: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Pr="006266F2">
        <w:rPr>
          <w:rFonts w:ascii="Times New Roman" w:hAnsi="Times New Roman" w:cs="Times New Roman"/>
          <w:sz w:val="22"/>
          <w:szCs w:val="22"/>
        </w:rPr>
        <w:t xml:space="preserve"> Игрок В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</w:rPr>
      </w:pPr>
      <w:r w:rsidRPr="006266F2">
        <w:rPr>
          <w:rFonts w:ascii="Times New Roman" w:hAnsi="Times New Roman" w:cs="Times New Roman"/>
          <w:sz w:val="22"/>
          <w:szCs w:val="22"/>
        </w:rPr>
        <w:t xml:space="preserve">Игрок А </w:t>
      </w:r>
      <w:r w:rsidR="00C83E51">
        <w:rPr>
          <w:rFonts w:ascii="Times New Roman" w:hAnsi="Times New Roman" w:cs="Times New Roman"/>
          <w:position w:val="-50"/>
          <w:lang w:val="en-US"/>
        </w:rPr>
        <w:pict>
          <v:shape id="_x0000_i1595" type="#_x0000_t75" style="width:178.6pt;height:58.9pt">
            <v:imagedata r:id="rId638" o:title=""/>
          </v:shape>
        </w:pic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  <w:i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 xml:space="preserve">где индекс </w:t>
      </w:r>
      <w:r w:rsidRPr="006266F2">
        <w:rPr>
          <w:rFonts w:ascii="Times New Roman" w:hAnsi="Times New Roman" w:cs="Times New Roman"/>
          <w:i/>
          <w:sz w:val="22"/>
          <w:szCs w:val="22"/>
          <w:lang w:val="en-US"/>
        </w:rPr>
        <w:t>i</w:t>
      </w:r>
      <w:r w:rsidRPr="006266F2">
        <w:rPr>
          <w:rFonts w:ascii="Times New Roman" w:hAnsi="Times New Roman" w:cs="Times New Roman"/>
          <w:sz w:val="22"/>
          <w:szCs w:val="22"/>
        </w:rPr>
        <w:t xml:space="preserve"> указывает количество пальцев игрока А, а индекс </w:t>
      </w:r>
      <w:r w:rsidRPr="006266F2">
        <w:rPr>
          <w:rFonts w:ascii="Times New Roman" w:hAnsi="Times New Roman" w:cs="Times New Roman"/>
          <w:i/>
          <w:sz w:val="22"/>
          <w:szCs w:val="22"/>
          <w:lang w:val="en-US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 xml:space="preserve"> – количество пальцев  игрока В. Например, </w:t>
      </w:r>
      <w:r w:rsidRPr="006266F2">
        <w:rPr>
          <w:rFonts w:ascii="Times New Roman" w:hAnsi="Times New Roman" w:cs="Times New Roman"/>
          <w:i/>
          <w:sz w:val="22"/>
          <w:szCs w:val="22"/>
        </w:rPr>
        <w:t>а</w:t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</w:rPr>
        <w:t xml:space="preserve">13 </w:t>
      </w:r>
      <w:r w:rsidRPr="006266F2">
        <w:rPr>
          <w:rFonts w:ascii="Times New Roman" w:hAnsi="Times New Roman" w:cs="Times New Roman"/>
          <w:i/>
          <w:sz w:val="22"/>
          <w:szCs w:val="22"/>
        </w:rPr>
        <w:t>= 4</w:t>
      </w:r>
      <w:r w:rsidRPr="006266F2">
        <w:rPr>
          <w:rFonts w:ascii="Times New Roman" w:hAnsi="Times New Roman" w:cs="Times New Roman"/>
          <w:sz w:val="22"/>
          <w:szCs w:val="22"/>
        </w:rPr>
        <w:t xml:space="preserve"> – выигрыш </w:t>
      </w:r>
      <w:r w:rsidRPr="006266F2">
        <w:rPr>
          <w:rFonts w:ascii="Times New Roman" w:hAnsi="Times New Roman" w:cs="Times New Roman"/>
          <w:i/>
          <w:sz w:val="22"/>
          <w:szCs w:val="22"/>
        </w:rPr>
        <w:t>4 ед. А</w:t>
      </w:r>
      <w:r w:rsidRPr="006266F2">
        <w:rPr>
          <w:rFonts w:ascii="Times New Roman" w:hAnsi="Times New Roman" w:cs="Times New Roman"/>
          <w:sz w:val="22"/>
          <w:szCs w:val="22"/>
        </w:rPr>
        <w:t xml:space="preserve">, </w:t>
      </w:r>
      <w:r w:rsidRPr="006266F2">
        <w:rPr>
          <w:rFonts w:ascii="Times New Roman" w:hAnsi="Times New Roman" w:cs="Times New Roman"/>
          <w:i/>
          <w:sz w:val="22"/>
          <w:szCs w:val="22"/>
        </w:rPr>
        <w:t>а</w:t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</w:rPr>
        <w:t xml:space="preserve">32 </w:t>
      </w:r>
      <w:r w:rsidRPr="000361D7">
        <w:rPr>
          <w:rFonts w:ascii="Times New Roman" w:hAnsi="Times New Roman" w:cs="Times New Roman"/>
          <w:i/>
          <w:sz w:val="22"/>
          <w:szCs w:val="22"/>
        </w:rPr>
        <w:t xml:space="preserve">= </w:t>
      </w:r>
      <w:r w:rsidR="000361D7" w:rsidRPr="000361D7">
        <w:rPr>
          <w:rFonts w:ascii="Times New Roman" w:hAnsi="Times New Roman" w:cs="Times New Roman"/>
          <w:sz w:val="22"/>
          <w:szCs w:val="22"/>
        </w:rPr>
        <w:t>–</w:t>
      </w:r>
      <w:r w:rsidR="000361D7">
        <w:rPr>
          <w:rFonts w:ascii="Calibri" w:hAnsi="Calibri"/>
          <w:sz w:val="18"/>
          <w:szCs w:val="18"/>
        </w:rPr>
        <w:t xml:space="preserve"> </w:t>
      </w:r>
      <w:r w:rsidRPr="006266F2">
        <w:rPr>
          <w:rFonts w:ascii="Times New Roman" w:hAnsi="Times New Roman" w:cs="Times New Roman"/>
          <w:i/>
          <w:sz w:val="22"/>
          <w:szCs w:val="22"/>
        </w:rPr>
        <w:t>5</w:t>
      </w:r>
      <w:r w:rsidRPr="006266F2">
        <w:rPr>
          <w:rFonts w:ascii="Times New Roman" w:hAnsi="Times New Roman" w:cs="Times New Roman"/>
          <w:sz w:val="22"/>
          <w:szCs w:val="22"/>
        </w:rPr>
        <w:t xml:space="preserve"> – проигрыш </w:t>
      </w:r>
      <w:r w:rsidRPr="006266F2">
        <w:rPr>
          <w:rFonts w:ascii="Times New Roman" w:hAnsi="Times New Roman" w:cs="Times New Roman"/>
          <w:i/>
          <w:sz w:val="22"/>
          <w:szCs w:val="22"/>
        </w:rPr>
        <w:t xml:space="preserve">5 ед. А </w:t>
      </w:r>
      <w:r w:rsidRPr="006266F2">
        <w:rPr>
          <w:rFonts w:ascii="Times New Roman" w:hAnsi="Times New Roman" w:cs="Times New Roman"/>
          <w:sz w:val="22"/>
          <w:szCs w:val="22"/>
        </w:rPr>
        <w:t xml:space="preserve">и выигрыш </w:t>
      </w:r>
      <w:r w:rsidRPr="006266F2">
        <w:rPr>
          <w:rFonts w:ascii="Times New Roman" w:hAnsi="Times New Roman" w:cs="Times New Roman"/>
          <w:i/>
          <w:sz w:val="22"/>
          <w:szCs w:val="22"/>
        </w:rPr>
        <w:t>5 ед. В.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 xml:space="preserve">Пример </w:t>
      </w:r>
      <w:r w:rsidR="000D51EA" w:rsidRPr="007C7B24">
        <w:rPr>
          <w:rFonts w:ascii="Times New Roman" w:hAnsi="Times New Roman" w:cs="Times New Roman"/>
          <w:i/>
          <w:spacing w:val="-2"/>
          <w:sz w:val="22"/>
          <w:szCs w:val="22"/>
        </w:rPr>
        <w:t>1</w:t>
      </w:r>
      <w:r w:rsidR="000361D7">
        <w:rPr>
          <w:rFonts w:ascii="Times New Roman" w:hAnsi="Times New Roman" w:cs="Times New Roman"/>
          <w:i/>
          <w:spacing w:val="-2"/>
          <w:sz w:val="22"/>
          <w:szCs w:val="22"/>
        </w:rPr>
        <w:t>9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>.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266F2">
        <w:rPr>
          <w:rFonts w:ascii="Times New Roman" w:hAnsi="Times New Roman" w:cs="Times New Roman"/>
          <w:sz w:val="22"/>
          <w:szCs w:val="22"/>
        </w:rPr>
        <w:t>Игрок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А выбирает одну из двух сторон монеты, и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г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рок В не зная выбора первого, также выбирает одну из сторон. П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о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сле того, как оба игрока произвели свой выбор и монета брошена, игрок В платит «1» игроку А, если выбранные стороны монеты со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в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пали, и «(</w:t>
      </w:r>
      <w:r w:rsidR="00E57F6B" w:rsidRPr="00E57F6B">
        <w:rPr>
          <w:rFonts w:ascii="Times New Roman" w:hAnsi="Times New Roman" w:cs="Times New Roman"/>
          <w:spacing w:val="4"/>
          <w:sz w:val="18"/>
          <w:szCs w:val="18"/>
        </w:rPr>
        <w:t>–</w:t>
      </w:r>
      <w:r w:rsidR="00E57F6B">
        <w:rPr>
          <w:rFonts w:ascii="Times New Roman" w:hAnsi="Times New Roman" w:cs="Times New Roman"/>
          <w:spacing w:val="4"/>
          <w:sz w:val="18"/>
          <w:szCs w:val="18"/>
        </w:rPr>
        <w:t xml:space="preserve"> 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1)»,если не совпали, т. е. здесь «1» соответствует выи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г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рышу А (проигрышу В), а «(</w:t>
      </w:r>
      <w:r w:rsidR="00E57F6B" w:rsidRPr="00E57F6B">
        <w:rPr>
          <w:rFonts w:ascii="Times New Roman" w:hAnsi="Times New Roman" w:cs="Times New Roman"/>
          <w:spacing w:val="4"/>
          <w:sz w:val="18"/>
          <w:szCs w:val="18"/>
        </w:rPr>
        <w:t>–</w:t>
      </w:r>
      <w:r w:rsidR="00E57F6B">
        <w:rPr>
          <w:rFonts w:ascii="Times New Roman" w:hAnsi="Times New Roman" w:cs="Times New Roman"/>
          <w:spacing w:val="4"/>
          <w:sz w:val="18"/>
          <w:szCs w:val="18"/>
        </w:rPr>
        <w:t xml:space="preserve"> 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1)» соответствует выигрышу В (пр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о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игрышу А), т. е. мы говорим, что А играет на maх, а В – на m</w:t>
      </w:r>
      <w:r w:rsidRPr="006266F2">
        <w:rPr>
          <w:rFonts w:ascii="Times New Roman" w:hAnsi="Times New Roman" w:cs="Times New Roman"/>
          <w:spacing w:val="-2"/>
          <w:sz w:val="22"/>
          <w:szCs w:val="22"/>
          <w:lang w:val="en-US"/>
        </w:rPr>
        <w:t>i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n.</w:t>
      </w:r>
    </w:p>
    <w:p w:rsidR="006266F2" w:rsidRPr="006266F2" w:rsidRDefault="006266F2" w:rsidP="006266F2">
      <w:pPr>
        <w:shd w:val="clear" w:color="auto" w:fill="FFFFFF"/>
        <w:spacing w:line="235" w:lineRule="auto"/>
        <w:jc w:val="both"/>
        <w:rPr>
          <w:rFonts w:ascii="Times New Roman" w:hAnsi="Times New Roman"/>
          <w:sz w:val="22"/>
          <w:szCs w:val="22"/>
        </w:rPr>
      </w:pPr>
      <w:r w:rsidRPr="006266F2">
        <w:rPr>
          <w:rFonts w:ascii="Times New Roman" w:hAnsi="Times New Roman"/>
          <w:sz w:val="22"/>
          <w:szCs w:val="22"/>
        </w:rPr>
        <w:t>Зада</w:t>
      </w:r>
      <w:r w:rsidR="000D51EA">
        <w:rPr>
          <w:rFonts w:ascii="Times New Roman" w:hAnsi="Times New Roman"/>
          <w:sz w:val="22"/>
          <w:szCs w:val="22"/>
        </w:rPr>
        <w:t>чу можно представи</w:t>
      </w:r>
      <w:r w:rsidR="000361D7">
        <w:rPr>
          <w:rFonts w:ascii="Times New Roman" w:hAnsi="Times New Roman"/>
          <w:sz w:val="22"/>
          <w:szCs w:val="22"/>
        </w:rPr>
        <w:t>ть табл. 25</w:t>
      </w:r>
      <w:r w:rsidRPr="006266F2">
        <w:rPr>
          <w:rFonts w:ascii="Times New Roman" w:hAnsi="Times New Roman"/>
          <w:sz w:val="22"/>
          <w:szCs w:val="22"/>
        </w:rPr>
        <w:t>:</w:t>
      </w:r>
    </w:p>
    <w:p w:rsidR="006266F2" w:rsidRPr="000361D7" w:rsidRDefault="006266F2" w:rsidP="006266F2">
      <w:pPr>
        <w:keepNext/>
        <w:shd w:val="clear" w:color="auto" w:fill="FFFFFF"/>
        <w:spacing w:line="235" w:lineRule="auto"/>
        <w:jc w:val="right"/>
        <w:outlineLvl w:val="8"/>
        <w:rPr>
          <w:rFonts w:ascii="Times New Roman" w:hAnsi="Times New Roman"/>
          <w:sz w:val="22"/>
          <w:szCs w:val="22"/>
        </w:rPr>
      </w:pPr>
      <w:r w:rsidRPr="006266F2">
        <w:rPr>
          <w:rFonts w:ascii="Times New Roman" w:hAnsi="Times New Roman"/>
          <w:sz w:val="22"/>
          <w:szCs w:val="22"/>
        </w:rPr>
        <w:t>Таб</w:t>
      </w:r>
      <w:r w:rsidR="000D51EA">
        <w:rPr>
          <w:rFonts w:ascii="Times New Roman" w:hAnsi="Times New Roman"/>
          <w:sz w:val="22"/>
          <w:szCs w:val="22"/>
        </w:rPr>
        <w:t xml:space="preserve">лица </w:t>
      </w:r>
      <w:r w:rsidR="000361D7">
        <w:rPr>
          <w:rFonts w:ascii="Times New Roman" w:hAnsi="Times New Roman"/>
          <w:sz w:val="22"/>
          <w:szCs w:val="22"/>
        </w:rPr>
        <w:t>25</w:t>
      </w:r>
    </w:p>
    <w:tbl>
      <w:tblPr>
        <w:tblW w:w="48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"/>
        <w:gridCol w:w="2245"/>
        <w:gridCol w:w="1426"/>
        <w:gridCol w:w="1623"/>
      </w:tblGrid>
      <w:tr w:rsidR="006266F2" w:rsidRPr="006266F2">
        <w:trPr>
          <w:cantSplit/>
          <w:trHeight w:val="258"/>
        </w:trPr>
        <w:tc>
          <w:tcPr>
            <w:tcW w:w="808" w:type="pct"/>
            <w:vMerge w:val="restart"/>
            <w:tcBorders>
              <w:top w:val="nil"/>
              <w:left w:val="nil"/>
            </w:tcBorders>
            <w:vAlign w:val="center"/>
          </w:tcPr>
          <w:p w:rsidR="006266F2" w:rsidRPr="006266F2" w:rsidRDefault="006266F2" w:rsidP="006266F2">
            <w:pPr>
              <w:keepNext/>
              <w:spacing w:line="235" w:lineRule="auto"/>
              <w:jc w:val="center"/>
              <w:outlineLvl w:val="4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778" w:type="pct"/>
            <w:vMerge w:val="restart"/>
            <w:vAlign w:val="center"/>
          </w:tcPr>
          <w:p w:rsidR="006266F2" w:rsidRPr="006266F2" w:rsidRDefault="006266F2" w:rsidP="006266F2">
            <w:pPr>
              <w:keepNext/>
              <w:spacing w:line="235" w:lineRule="auto"/>
              <w:jc w:val="center"/>
              <w:outlineLvl w:val="4"/>
              <w:rPr>
                <w:rFonts w:ascii="Times New Roman" w:hAnsi="Times New Roman"/>
                <w:sz w:val="18"/>
                <w:szCs w:val="18"/>
              </w:rPr>
            </w:pPr>
            <w:r w:rsidRPr="006266F2">
              <w:rPr>
                <w:rFonts w:ascii="Times New Roman" w:hAnsi="Times New Roman"/>
                <w:sz w:val="18"/>
                <w:szCs w:val="18"/>
              </w:rPr>
              <w:t>Стратегия игроков</w:t>
            </w:r>
          </w:p>
        </w:tc>
        <w:tc>
          <w:tcPr>
            <w:tcW w:w="2414" w:type="pct"/>
            <w:gridSpan w:val="2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 xml:space="preserve"> игрок В</w:t>
            </w:r>
          </w:p>
        </w:tc>
      </w:tr>
      <w:tr w:rsidR="006266F2" w:rsidRPr="006266F2">
        <w:trPr>
          <w:cantSplit/>
          <w:trHeight w:val="132"/>
        </w:trPr>
        <w:tc>
          <w:tcPr>
            <w:tcW w:w="808" w:type="pct"/>
            <w:vMerge/>
            <w:tcBorders>
              <w:left w:val="nil"/>
            </w:tcBorders>
            <w:vAlign w:val="center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78" w:type="pct"/>
            <w:vMerge/>
            <w:vAlign w:val="center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9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орел</w:t>
            </w:r>
          </w:p>
        </w:tc>
        <w:tc>
          <w:tcPr>
            <w:tcW w:w="1285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решка</w:t>
            </w:r>
          </w:p>
        </w:tc>
      </w:tr>
      <w:tr w:rsidR="006266F2" w:rsidRPr="006266F2">
        <w:trPr>
          <w:cantSplit/>
          <w:trHeight w:val="210"/>
        </w:trPr>
        <w:tc>
          <w:tcPr>
            <w:tcW w:w="808" w:type="pct"/>
            <w:vMerge w:val="restart"/>
            <w:vAlign w:val="center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игрок А</w:t>
            </w:r>
          </w:p>
        </w:tc>
        <w:tc>
          <w:tcPr>
            <w:tcW w:w="1778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орел</w:t>
            </w:r>
          </w:p>
        </w:tc>
        <w:tc>
          <w:tcPr>
            <w:tcW w:w="1129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285" w:type="pct"/>
          </w:tcPr>
          <w:p w:rsidR="006266F2" w:rsidRPr="006266F2" w:rsidRDefault="00E57F6B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6266F2" w:rsidRPr="006266F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6266F2" w:rsidRPr="006266F2">
        <w:trPr>
          <w:cantSplit/>
          <w:trHeight w:val="190"/>
        </w:trPr>
        <w:tc>
          <w:tcPr>
            <w:tcW w:w="808" w:type="pct"/>
            <w:vMerge/>
            <w:vAlign w:val="center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78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решка</w:t>
            </w:r>
          </w:p>
        </w:tc>
        <w:tc>
          <w:tcPr>
            <w:tcW w:w="1129" w:type="pct"/>
          </w:tcPr>
          <w:p w:rsidR="006266F2" w:rsidRPr="006266F2" w:rsidRDefault="00E57F6B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6266F2" w:rsidRPr="006266F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285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Таким образом, условия игры определяются матрицей</w:t>
      </w:r>
    </w:p>
    <w:p w:rsidR="006266F2" w:rsidRPr="006266F2" w:rsidRDefault="00C83E51" w:rsidP="006266F2">
      <w:pPr>
        <w:widowControl/>
        <w:shd w:val="clear" w:color="auto" w:fill="FFFFFF"/>
        <w:autoSpaceDE/>
        <w:autoSpaceDN/>
        <w:adjustRightInd/>
        <w:spacing w:line="235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8"/>
        </w:rPr>
        <w:lastRenderedPageBreak/>
        <w:pict>
          <v:shape id="_x0000_i1596" type="#_x0000_t75" style="width:95.4pt;height:31.8pt">
            <v:imagedata r:id="rId639" o:title=""/>
          </v:shape>
        </w:pict>
      </w:r>
      <w:r w:rsidR="006266F2" w:rsidRPr="006266F2">
        <w:rPr>
          <w:rFonts w:ascii="Times New Roman" w:hAnsi="Times New Roman" w:cs="Times New Roman"/>
        </w:rPr>
        <w:t>,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строки которой соответствуют стратегиям для игрока А, а столбцы – страте</w:t>
      </w:r>
      <w:r w:rsidRPr="006266F2">
        <w:rPr>
          <w:rFonts w:ascii="Times New Roman" w:hAnsi="Times New Roman" w:cs="Times New Roman"/>
          <w:sz w:val="22"/>
          <w:szCs w:val="22"/>
        </w:rPr>
        <w:softHyphen/>
        <w:t>гиям для игрока В.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Как только А выбирает строку, а В – столбец, партия заканч</w:t>
      </w:r>
      <w:r w:rsidRPr="006266F2">
        <w:rPr>
          <w:rFonts w:ascii="Times New Roman" w:hAnsi="Times New Roman" w:cs="Times New Roman"/>
          <w:sz w:val="22"/>
          <w:szCs w:val="22"/>
        </w:rPr>
        <w:t>и</w:t>
      </w:r>
      <w:r w:rsidRPr="006266F2">
        <w:rPr>
          <w:rFonts w:ascii="Times New Roman" w:hAnsi="Times New Roman" w:cs="Times New Roman"/>
          <w:sz w:val="22"/>
          <w:szCs w:val="22"/>
        </w:rPr>
        <w:t xml:space="preserve">вается и выигрыш игрока А равен числу, стоящему на пересечении этой строки и столбца. Число </w:t>
      </w:r>
      <w:r w:rsidRPr="006266F2">
        <w:rPr>
          <w:rFonts w:ascii="Times New Roman" w:hAnsi="Times New Roman" w:cs="Times New Roman"/>
          <w:i/>
          <w:sz w:val="22"/>
          <w:szCs w:val="22"/>
        </w:rPr>
        <w:t>а</w:t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</w:rPr>
        <w:t>21</w:t>
      </w:r>
      <w:r w:rsidRPr="006266F2">
        <w:rPr>
          <w:rFonts w:ascii="Times New Roman" w:hAnsi="Times New Roman" w:cs="Times New Roman"/>
          <w:sz w:val="22"/>
          <w:szCs w:val="22"/>
        </w:rPr>
        <w:t xml:space="preserve"> = </w:t>
      </w:r>
      <w:r w:rsidR="00E57F6B" w:rsidRPr="00E57F6B">
        <w:rPr>
          <w:rFonts w:ascii="Times New Roman" w:hAnsi="Times New Roman" w:cs="Times New Roman"/>
          <w:spacing w:val="4"/>
          <w:sz w:val="18"/>
          <w:szCs w:val="18"/>
        </w:rPr>
        <w:t>–</w:t>
      </w:r>
      <w:r w:rsidR="00E57F6B">
        <w:rPr>
          <w:rFonts w:ascii="Times New Roman" w:hAnsi="Times New Roman" w:cs="Times New Roman"/>
          <w:spacing w:val="4"/>
          <w:sz w:val="18"/>
          <w:szCs w:val="18"/>
        </w:rPr>
        <w:t xml:space="preserve"> </w:t>
      </w:r>
      <w:r w:rsidRPr="006266F2">
        <w:rPr>
          <w:rFonts w:ascii="Times New Roman" w:hAnsi="Times New Roman" w:cs="Times New Roman"/>
          <w:sz w:val="22"/>
          <w:szCs w:val="22"/>
        </w:rPr>
        <w:t xml:space="preserve">1 показывает на проигрыш А и выигрыш В. 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Это пример матричной игры 2-го порядка. </w: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spacing w:line="235" w:lineRule="auto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В общем случае матричная игра задается матрицей, у которой номер 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i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-й строки соответствует номеру стратегии игрока А, а номер 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>j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-гo столбца – номеру стратегии игрока В.</w:t>
      </w:r>
    </w:p>
    <w:p w:rsidR="006266F2" w:rsidRPr="006266F2" w:rsidRDefault="00C83E51" w:rsidP="006266F2">
      <w:pPr>
        <w:widowControl/>
        <w:shd w:val="clear" w:color="auto" w:fill="FFFFFF"/>
        <w:autoSpaceDE/>
        <w:autoSpaceDN/>
        <w:adjustRightInd/>
        <w:spacing w:line="235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position w:val="-68"/>
          <w:lang w:val="en-US"/>
        </w:rPr>
        <w:pict>
          <v:shape id="_x0000_i1597" type="#_x0000_t75" style="width:121.55pt;height:77.6pt">
            <v:imagedata r:id="rId640" o:title=""/>
          </v:shape>
        </w:pict>
      </w:r>
    </w:p>
    <w:p w:rsidR="006266F2" w:rsidRPr="006266F2" w:rsidRDefault="006266F2" w:rsidP="006266F2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i/>
          <w:spacing w:val="-2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Каждый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элемент 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>а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ij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матрицы является действительным числом и представляет собой сумму выигрыша, уплачиваемую игроком В игроку А, если А выбирает стратегию, соответствующую строке 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>i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, а В – столбцу 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>j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. Матричную и</w:t>
      </w:r>
      <w:r w:rsidR="000D51EA">
        <w:rPr>
          <w:rFonts w:ascii="Times New Roman" w:hAnsi="Times New Roman" w:cs="Times New Roman"/>
          <w:spacing w:val="-2"/>
          <w:sz w:val="22"/>
          <w:szCs w:val="22"/>
        </w:rPr>
        <w:t>гру записывают в виде табл</w:t>
      </w:r>
      <w:r w:rsidR="000361D7">
        <w:rPr>
          <w:rFonts w:ascii="Times New Roman" w:hAnsi="Times New Roman" w:cs="Times New Roman"/>
          <w:spacing w:val="-2"/>
          <w:sz w:val="22"/>
          <w:szCs w:val="22"/>
        </w:rPr>
        <w:t>. 26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, назыв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емой 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>платежной матрицей,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где 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A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 xml:space="preserve"> =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266F2">
        <w:rPr>
          <w:rFonts w:ascii="Times New Roman" w:hAnsi="Times New Roman" w:cs="Times New Roman"/>
          <w:sz w:val="22"/>
          <w:szCs w:val="22"/>
        </w:rPr>
        <w:t>(</w:t>
      </w:r>
      <w:r w:rsidRPr="006266F2">
        <w:rPr>
          <w:rFonts w:ascii="Times New Roman" w:hAnsi="Times New Roman" w:cs="Times New Roman"/>
          <w:i/>
          <w:iCs/>
          <w:sz w:val="22"/>
          <w:szCs w:val="22"/>
        </w:rPr>
        <w:t xml:space="preserve">i </w:t>
      </w:r>
      <w:r w:rsidRPr="006266F2">
        <w:rPr>
          <w:rFonts w:ascii="Times New Roman" w:hAnsi="Times New Roman" w:cs="Times New Roman"/>
          <w:sz w:val="22"/>
          <w:szCs w:val="22"/>
        </w:rPr>
        <w:t>=</w:t>
      </w:r>
      <w:r w:rsidR="00907DB4">
        <w:rPr>
          <w:rFonts w:ascii="Times New Roman" w:hAnsi="Times New Roman" w:cs="Times New Roman"/>
          <w:sz w:val="22"/>
          <w:szCs w:val="22"/>
        </w:rPr>
        <w:t xml:space="preserve">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598" type="#_x0000_t75" style="width:19.65pt;height:18.7pt" o:ole="">
            <v:imagedata r:id="rId589" o:title=""/>
          </v:shape>
          <o:OLEObject Type="Embed" ProgID="Equation.3" ShapeID="_x0000_i1598" DrawAspect="Content" ObjectID="_1698740749" r:id="rId641"/>
        </w:object>
      </w:r>
      <w:r w:rsidRPr="006266F2">
        <w:rPr>
          <w:rFonts w:ascii="Times New Roman" w:hAnsi="Times New Roman" w:cs="Times New Roman"/>
          <w:sz w:val="22"/>
          <w:szCs w:val="22"/>
        </w:rPr>
        <w:t xml:space="preserve">) 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– стратегия игрока А, а 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B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j</w:t>
      </w:r>
      <w:r w:rsidRPr="006266F2">
        <w:rPr>
          <w:rFonts w:ascii="Times New Roman" w:hAnsi="Times New Roman" w:cs="Times New Roman"/>
          <w:i/>
          <w:spacing w:val="-2"/>
          <w:sz w:val="22"/>
          <w:szCs w:val="22"/>
        </w:rPr>
        <w:t xml:space="preserve"> =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266F2">
        <w:rPr>
          <w:rFonts w:ascii="Times New Roman" w:hAnsi="Times New Roman" w:cs="Times New Roman"/>
          <w:sz w:val="22"/>
          <w:szCs w:val="22"/>
        </w:rPr>
        <w:t>(</w:t>
      </w:r>
      <w:r w:rsidRPr="006266F2">
        <w:rPr>
          <w:rFonts w:ascii="Times New Roman" w:hAnsi="Times New Roman" w:cs="Times New Roman"/>
          <w:i/>
          <w:iCs/>
          <w:sz w:val="22"/>
          <w:szCs w:val="22"/>
          <w:lang w:val="en-US"/>
        </w:rPr>
        <w:t>j</w:t>
      </w:r>
      <w:r w:rsidRPr="006266F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6266F2">
        <w:rPr>
          <w:rFonts w:ascii="Times New Roman" w:hAnsi="Times New Roman" w:cs="Times New Roman"/>
          <w:sz w:val="22"/>
          <w:szCs w:val="22"/>
        </w:rPr>
        <w:t>=</w:t>
      </w:r>
      <w:r w:rsidR="00907DB4">
        <w:rPr>
          <w:rFonts w:ascii="Times New Roman" w:hAnsi="Times New Roman" w:cs="Times New Roman"/>
          <w:sz w:val="22"/>
          <w:szCs w:val="22"/>
        </w:rPr>
        <w:t xml:space="preserve">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599" type="#_x0000_t75" style="width:17.75pt;height:18.7pt" o:ole="">
            <v:imagedata r:id="rId642" o:title=""/>
          </v:shape>
          <o:OLEObject Type="Embed" ProgID="Equation.3" ShapeID="_x0000_i1599" DrawAspect="Content" ObjectID="_1698740750" r:id="rId643"/>
        </w:object>
      </w:r>
      <w:r w:rsidRPr="006266F2">
        <w:rPr>
          <w:rFonts w:ascii="Times New Roman" w:hAnsi="Times New Roman" w:cs="Times New Roman"/>
          <w:sz w:val="22"/>
          <w:szCs w:val="22"/>
        </w:rPr>
        <w:t xml:space="preserve">) 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– стратегия игрока В.</w:t>
      </w:r>
    </w:p>
    <w:p w:rsidR="006266F2" w:rsidRPr="000361D7" w:rsidRDefault="000D51EA" w:rsidP="006266F2">
      <w:pPr>
        <w:keepNext/>
        <w:widowControl/>
        <w:shd w:val="clear" w:color="auto" w:fill="FFFFFF"/>
        <w:autoSpaceDE/>
        <w:autoSpaceDN/>
        <w:adjustRightInd/>
        <w:spacing w:line="235" w:lineRule="auto"/>
        <w:jc w:val="right"/>
        <w:outlineLvl w:val="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Таблица </w:t>
      </w:r>
      <w:r w:rsidR="000361D7">
        <w:rPr>
          <w:rFonts w:ascii="Times New Roman" w:hAnsi="Times New Roman" w:cs="Times New Roman"/>
          <w:sz w:val="22"/>
          <w:szCs w:val="22"/>
        </w:rPr>
        <w:t>26</w:t>
      </w:r>
    </w:p>
    <w:tbl>
      <w:tblPr>
        <w:tblW w:w="485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9"/>
        <w:gridCol w:w="1128"/>
        <w:gridCol w:w="577"/>
        <w:gridCol w:w="1518"/>
        <w:gridCol w:w="750"/>
        <w:gridCol w:w="1418"/>
      </w:tblGrid>
      <w:tr w:rsidR="006266F2" w:rsidRPr="006266F2">
        <w:trPr>
          <w:trHeight w:val="114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</w:tcBorders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84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vertAlign w:val="subscript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452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</w:tc>
        <w:tc>
          <w:tcPr>
            <w:tcW w:w="1190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588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</w:tc>
        <w:tc>
          <w:tcPr>
            <w:tcW w:w="1111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n</w:t>
            </w:r>
          </w:p>
        </w:tc>
      </w:tr>
      <w:tr w:rsidR="006266F2" w:rsidRPr="006266F2">
        <w:trPr>
          <w:trHeight w:val="581"/>
        </w:trPr>
        <w:tc>
          <w:tcPr>
            <w:tcW w:w="775" w:type="pct"/>
            <w:tcBorders>
              <w:left w:val="single" w:sz="4" w:space="0" w:color="auto"/>
            </w:tcBorders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m</w:t>
            </w:r>
          </w:p>
        </w:tc>
        <w:tc>
          <w:tcPr>
            <w:tcW w:w="884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i1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m1</w:t>
            </w:r>
          </w:p>
        </w:tc>
        <w:tc>
          <w:tcPr>
            <w:tcW w:w="452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</w:tc>
        <w:tc>
          <w:tcPr>
            <w:tcW w:w="1190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1j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ij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mj</w:t>
            </w:r>
          </w:p>
        </w:tc>
        <w:tc>
          <w:tcPr>
            <w:tcW w:w="588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</w:tc>
        <w:tc>
          <w:tcPr>
            <w:tcW w:w="1111" w:type="pct"/>
          </w:tcPr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 xml:space="preserve"> 1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n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in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…</w:t>
            </w:r>
          </w:p>
          <w:p w:rsidR="006266F2" w:rsidRPr="006266F2" w:rsidRDefault="006266F2" w:rsidP="006266F2">
            <w:pPr>
              <w:widowControl/>
              <w:autoSpaceDE/>
              <w:autoSpaceDN/>
              <w:adjustRightInd/>
              <w:spacing w:line="235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66F2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mn</w:t>
            </w:r>
          </w:p>
        </w:tc>
      </w:tr>
    </w:tbl>
    <w:p w:rsidR="006266F2" w:rsidRPr="006266F2" w:rsidRDefault="00196761" w:rsidP="000361D7">
      <w:pPr>
        <w:widowControl/>
        <w:shd w:val="clear" w:color="auto" w:fill="FFFFFF"/>
        <w:autoSpaceDE/>
        <w:autoSpaceDN/>
        <w:adjustRightInd/>
        <w:spacing w:before="180" w:after="120" w:line="228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6266F2" w:rsidRPr="006266F2">
        <w:rPr>
          <w:rFonts w:ascii="Times New Roman" w:hAnsi="Times New Roman" w:cs="Times New Roman"/>
          <w:b/>
          <w:sz w:val="22"/>
          <w:szCs w:val="22"/>
        </w:rPr>
        <w:t>.2. Максим</w:t>
      </w:r>
      <w:r w:rsidR="00637FB5">
        <w:rPr>
          <w:rFonts w:ascii="Times New Roman" w:hAnsi="Times New Roman" w:cs="Times New Roman"/>
          <w:b/>
          <w:sz w:val="22"/>
          <w:szCs w:val="22"/>
        </w:rPr>
        <w:t>ин</w:t>
      </w:r>
      <w:r w:rsidR="006266F2" w:rsidRPr="006266F2">
        <w:rPr>
          <w:rFonts w:ascii="Times New Roman" w:hAnsi="Times New Roman" w:cs="Times New Roman"/>
          <w:b/>
          <w:sz w:val="22"/>
          <w:szCs w:val="22"/>
        </w:rPr>
        <w:t>ные и минима</w:t>
      </w:r>
      <w:r w:rsidR="00637FB5">
        <w:rPr>
          <w:rFonts w:ascii="Times New Roman" w:hAnsi="Times New Roman" w:cs="Times New Roman"/>
          <w:b/>
          <w:sz w:val="22"/>
          <w:szCs w:val="22"/>
        </w:rPr>
        <w:t>кс</w:t>
      </w:r>
      <w:r w:rsidR="006266F2" w:rsidRPr="006266F2">
        <w:rPr>
          <w:rFonts w:ascii="Times New Roman" w:hAnsi="Times New Roman" w:cs="Times New Roman"/>
          <w:b/>
          <w:sz w:val="22"/>
          <w:szCs w:val="22"/>
        </w:rPr>
        <w:t>ные стратегии игроков</w:t>
      </w:r>
    </w:p>
    <w:p w:rsidR="006266F2" w:rsidRP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Каждый игрок выбирает для себя наиболее выгодную страт</w:t>
      </w:r>
      <w:r w:rsidRPr="006266F2">
        <w:rPr>
          <w:rFonts w:ascii="Times New Roman" w:hAnsi="Times New Roman" w:cs="Times New Roman"/>
          <w:sz w:val="22"/>
          <w:szCs w:val="22"/>
        </w:rPr>
        <w:t>е</w:t>
      </w:r>
      <w:r w:rsidRPr="006266F2">
        <w:rPr>
          <w:rFonts w:ascii="Times New Roman" w:hAnsi="Times New Roman" w:cs="Times New Roman"/>
          <w:sz w:val="22"/>
          <w:szCs w:val="22"/>
        </w:rPr>
        <w:t>гию, при этом игрок А стремится получить mах выигрыш, а игрок В выбирает стра</w:t>
      </w:r>
      <w:r w:rsidRPr="006266F2">
        <w:rPr>
          <w:rFonts w:ascii="Times New Roman" w:hAnsi="Times New Roman" w:cs="Times New Roman"/>
          <w:sz w:val="22"/>
          <w:szCs w:val="22"/>
        </w:rPr>
        <w:softHyphen/>
        <w:t>тегию, которая дает ему m</w:t>
      </w:r>
      <w:r w:rsidRPr="006266F2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6266F2">
        <w:rPr>
          <w:rFonts w:ascii="Times New Roman" w:hAnsi="Times New Roman" w:cs="Times New Roman"/>
          <w:sz w:val="22"/>
          <w:szCs w:val="22"/>
        </w:rPr>
        <w:t xml:space="preserve">n проигрыш. В этой связи вводят понятия </w:t>
      </w:r>
      <w:r w:rsidRPr="006266F2">
        <w:rPr>
          <w:rFonts w:ascii="Times New Roman" w:hAnsi="Times New Roman" w:cs="Times New Roman"/>
          <w:i/>
          <w:sz w:val="22"/>
          <w:szCs w:val="22"/>
        </w:rPr>
        <w:t>нижней</w:t>
      </w:r>
      <w:r w:rsidRPr="006266F2">
        <w:rPr>
          <w:rFonts w:ascii="Times New Roman" w:hAnsi="Times New Roman" w:cs="Times New Roman"/>
          <w:sz w:val="22"/>
          <w:szCs w:val="22"/>
        </w:rPr>
        <w:t xml:space="preserve"> и </w:t>
      </w:r>
      <w:r w:rsidRPr="006266F2">
        <w:rPr>
          <w:rFonts w:ascii="Times New Roman" w:hAnsi="Times New Roman" w:cs="Times New Roman"/>
          <w:i/>
          <w:sz w:val="22"/>
          <w:szCs w:val="22"/>
        </w:rPr>
        <w:t>верхней чистой цены игры</w:t>
      </w:r>
      <w:r w:rsidRPr="006266F2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i/>
          <w:sz w:val="22"/>
          <w:szCs w:val="22"/>
        </w:rPr>
        <w:t>Нижней чистой ценой</w:t>
      </w:r>
      <w:r w:rsidRPr="006266F2">
        <w:rPr>
          <w:rFonts w:ascii="Times New Roman" w:hAnsi="Times New Roman" w:cs="Times New Roman"/>
          <w:sz w:val="22"/>
          <w:szCs w:val="22"/>
        </w:rPr>
        <w:t xml:space="preserve"> игры (</w:t>
      </w:r>
      <w:r w:rsidRPr="006266F2">
        <w:rPr>
          <w:rFonts w:ascii="Times New Roman" w:hAnsi="Times New Roman" w:cs="Times New Roman"/>
          <w:i/>
          <w:sz w:val="22"/>
          <w:szCs w:val="22"/>
        </w:rPr>
        <w:t>максимином</w:t>
      </w:r>
      <w:r w:rsidRPr="006266F2">
        <w:rPr>
          <w:rFonts w:ascii="Times New Roman" w:hAnsi="Times New Roman" w:cs="Times New Roman"/>
          <w:sz w:val="22"/>
          <w:szCs w:val="22"/>
        </w:rPr>
        <w:t>) игрока А называют число:</w:t>
      </w:r>
    </w:p>
    <w:p w:rsidR="006266F2" w:rsidRPr="006266F2" w:rsidRDefault="006266F2" w:rsidP="000361D7">
      <w:pPr>
        <w:widowControl/>
        <w:shd w:val="clear" w:color="auto" w:fill="FFFFFF"/>
        <w:tabs>
          <w:tab w:val="left" w:pos="180"/>
        </w:tabs>
        <w:autoSpaceDE/>
        <w:autoSpaceDN/>
        <w:adjustRightInd/>
        <w:spacing w:line="228" w:lineRule="auto"/>
        <w:jc w:val="right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i/>
          <w:sz w:val="22"/>
          <w:szCs w:val="22"/>
        </w:rPr>
        <w:lastRenderedPageBreak/>
        <w:t xml:space="preserve">      </w:t>
      </w:r>
      <w:r w:rsidRPr="006266F2">
        <w:rPr>
          <w:rFonts w:ascii="Times New Roman" w:hAnsi="Times New Roman" w:cs="Times New Roman"/>
          <w:i/>
          <w:sz w:val="22"/>
          <w:szCs w:val="22"/>
          <w:lang w:val="en-US"/>
        </w:rPr>
        <w:sym w:font="Symbol" w:char="F061"/>
      </w:r>
      <w:r w:rsidRPr="006266F2">
        <w:rPr>
          <w:rFonts w:ascii="Times New Roman" w:hAnsi="Times New Roman" w:cs="Times New Roman"/>
          <w:i/>
          <w:sz w:val="22"/>
          <w:szCs w:val="22"/>
        </w:rPr>
        <w:t xml:space="preserve"> = </w:t>
      </w:r>
      <w:r w:rsidRPr="006266F2">
        <w:rPr>
          <w:rFonts w:ascii="Times New Roman" w:hAnsi="Times New Roman" w:cs="Times New Roman"/>
          <w:i/>
          <w:sz w:val="22"/>
          <w:szCs w:val="22"/>
          <w:lang w:val="en-US"/>
        </w:rPr>
        <w:t>ma</w:t>
      </w:r>
      <w:r w:rsidRPr="006266F2">
        <w:rPr>
          <w:rFonts w:ascii="Times New Roman" w:hAnsi="Times New Roman" w:cs="Times New Roman"/>
          <w:i/>
          <w:sz w:val="22"/>
          <w:szCs w:val="22"/>
        </w:rPr>
        <w:t>х (</w:t>
      </w:r>
      <w:r w:rsidRPr="006266F2">
        <w:rPr>
          <w:rFonts w:ascii="Times New Roman" w:hAnsi="Times New Roman" w:cs="Times New Roman"/>
          <w:i/>
          <w:sz w:val="22"/>
          <w:szCs w:val="22"/>
          <w:lang w:val="en-US"/>
        </w:rPr>
        <w:t>min</w:t>
      </w:r>
      <w:r w:rsidRPr="006266F2">
        <w:rPr>
          <w:rFonts w:ascii="Times New Roman" w:hAnsi="Times New Roman" w:cs="Times New Roman"/>
          <w:i/>
          <w:sz w:val="22"/>
          <w:szCs w:val="22"/>
        </w:rPr>
        <w:t xml:space="preserve"> а</w:t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ij</w:t>
      </w:r>
      <w:r w:rsidRPr="006266F2">
        <w:rPr>
          <w:rFonts w:ascii="Times New Roman" w:hAnsi="Times New Roman" w:cs="Times New Roman"/>
          <w:i/>
          <w:sz w:val="22"/>
          <w:szCs w:val="22"/>
        </w:rPr>
        <w:t>)</w:t>
      </w:r>
      <w:r w:rsidRPr="006266F2">
        <w:rPr>
          <w:rFonts w:ascii="Times New Roman" w:hAnsi="Times New Roman" w:cs="Times New Roman"/>
          <w:sz w:val="22"/>
          <w:szCs w:val="22"/>
        </w:rPr>
        <w:t xml:space="preserve">             </w:t>
      </w:r>
      <w:r w:rsidR="000D51EA">
        <w:rPr>
          <w:rFonts w:ascii="Times New Roman" w:hAnsi="Times New Roman" w:cs="Times New Roman"/>
          <w:sz w:val="22"/>
          <w:szCs w:val="22"/>
        </w:rPr>
        <w:t xml:space="preserve">                      </w:t>
      </w:r>
      <w:r w:rsidR="000D51EA" w:rsidRPr="007C7B24">
        <w:rPr>
          <w:rFonts w:ascii="Times New Roman" w:hAnsi="Times New Roman" w:cs="Times New Roman"/>
          <w:sz w:val="22"/>
          <w:szCs w:val="22"/>
        </w:rPr>
        <w:t xml:space="preserve">  </w:t>
      </w:r>
      <w:r w:rsidR="000D51EA">
        <w:rPr>
          <w:rFonts w:ascii="Times New Roman" w:hAnsi="Times New Roman" w:cs="Times New Roman"/>
          <w:sz w:val="22"/>
          <w:szCs w:val="22"/>
        </w:rPr>
        <w:t xml:space="preserve">       (</w:t>
      </w:r>
      <w:r w:rsidR="000D51EA" w:rsidRPr="007C7B24">
        <w:rPr>
          <w:rFonts w:ascii="Times New Roman" w:hAnsi="Times New Roman" w:cs="Times New Roman"/>
          <w:sz w:val="22"/>
          <w:szCs w:val="22"/>
        </w:rPr>
        <w:t>7</w:t>
      </w:r>
      <w:r w:rsidRPr="006266F2">
        <w:rPr>
          <w:rFonts w:ascii="Times New Roman" w:hAnsi="Times New Roman" w:cs="Times New Roman"/>
          <w:sz w:val="22"/>
          <w:szCs w:val="22"/>
        </w:rPr>
        <w:t>)</w:t>
      </w:r>
    </w:p>
    <w:p w:rsidR="006266F2" w:rsidRPr="006266F2" w:rsidRDefault="006266F2" w:rsidP="000361D7">
      <w:pPr>
        <w:widowControl/>
        <w:shd w:val="clear" w:color="auto" w:fill="FFFFFF"/>
        <w:tabs>
          <w:tab w:val="left" w:pos="180"/>
        </w:tabs>
        <w:autoSpaceDE/>
        <w:autoSpaceDN/>
        <w:adjustRightInd/>
        <w:spacing w:line="228" w:lineRule="auto"/>
        <w:rPr>
          <w:rFonts w:ascii="Times New Roman" w:hAnsi="Times New Roman" w:cs="Times New Roman"/>
          <w:i/>
          <w:sz w:val="16"/>
          <w:szCs w:val="16"/>
        </w:rPr>
      </w:pPr>
      <w:r w:rsidRPr="006266F2">
        <w:rPr>
          <w:rFonts w:ascii="Times New Roman" w:hAnsi="Times New Roman" w:cs="Times New Roman"/>
          <w:i/>
          <w:sz w:val="16"/>
          <w:szCs w:val="16"/>
        </w:rPr>
        <w:t xml:space="preserve">                                                                    </w:t>
      </w:r>
      <w:r w:rsidRPr="006266F2">
        <w:rPr>
          <w:rFonts w:ascii="Times New Roman" w:hAnsi="Times New Roman" w:cs="Times New Roman"/>
          <w:i/>
          <w:sz w:val="16"/>
          <w:szCs w:val="16"/>
          <w:lang w:val="en-US"/>
        </w:rPr>
        <w:t>i</w:t>
      </w:r>
      <w:r w:rsidRPr="006266F2">
        <w:rPr>
          <w:rFonts w:ascii="Times New Roman" w:hAnsi="Times New Roman" w:cs="Times New Roman"/>
          <w:i/>
          <w:sz w:val="16"/>
          <w:szCs w:val="16"/>
        </w:rPr>
        <w:t xml:space="preserve">             </w:t>
      </w:r>
      <w:r w:rsidRPr="006266F2">
        <w:rPr>
          <w:rFonts w:ascii="Times New Roman" w:hAnsi="Times New Roman" w:cs="Times New Roman"/>
          <w:i/>
          <w:sz w:val="16"/>
          <w:szCs w:val="16"/>
          <w:lang w:val="en-US"/>
        </w:rPr>
        <w:t>j</w:t>
      </w:r>
    </w:p>
    <w:p w:rsidR="006266F2" w:rsidRP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i/>
          <w:sz w:val="22"/>
          <w:szCs w:val="22"/>
        </w:rPr>
        <w:t>Верхней чистой ценой</w:t>
      </w:r>
      <w:r w:rsidRPr="006266F2">
        <w:rPr>
          <w:rFonts w:ascii="Times New Roman" w:hAnsi="Times New Roman" w:cs="Times New Roman"/>
          <w:sz w:val="22"/>
          <w:szCs w:val="22"/>
        </w:rPr>
        <w:t xml:space="preserve"> игры (</w:t>
      </w:r>
      <w:r w:rsidRPr="006266F2">
        <w:rPr>
          <w:rFonts w:ascii="Times New Roman" w:hAnsi="Times New Roman" w:cs="Times New Roman"/>
          <w:i/>
          <w:sz w:val="22"/>
          <w:szCs w:val="22"/>
        </w:rPr>
        <w:t>минимаксом</w:t>
      </w:r>
      <w:r w:rsidRPr="006266F2">
        <w:rPr>
          <w:rFonts w:ascii="Times New Roman" w:hAnsi="Times New Roman" w:cs="Times New Roman"/>
          <w:sz w:val="22"/>
          <w:szCs w:val="22"/>
        </w:rPr>
        <w:t>) игрока В называют число:</w:t>
      </w:r>
    </w:p>
    <w:p w:rsidR="006266F2" w:rsidRP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jc w:val="right"/>
        <w:rPr>
          <w:rFonts w:ascii="Times New Roman" w:hAnsi="Times New Roman" w:cs="Times New Roman"/>
          <w:sz w:val="22"/>
          <w:szCs w:val="22"/>
          <w:vertAlign w:val="subscript"/>
        </w:rPr>
      </w:pPr>
      <w:r w:rsidRPr="006266F2">
        <w:rPr>
          <w:rFonts w:ascii="Times New Roman" w:hAnsi="Times New Roman" w:cs="Times New Roman"/>
          <w:i/>
          <w:sz w:val="22"/>
          <w:szCs w:val="22"/>
          <w:lang w:val="en-US"/>
        </w:rPr>
        <w:sym w:font="Symbol" w:char="F062"/>
      </w:r>
      <w:r w:rsidRPr="006266F2">
        <w:rPr>
          <w:rFonts w:ascii="Times New Roman" w:hAnsi="Times New Roman" w:cs="Times New Roman"/>
          <w:i/>
          <w:sz w:val="22"/>
          <w:szCs w:val="22"/>
        </w:rPr>
        <w:t xml:space="preserve">= </w:t>
      </w:r>
      <w:r w:rsidRPr="006266F2">
        <w:rPr>
          <w:rFonts w:ascii="Times New Roman" w:hAnsi="Times New Roman" w:cs="Times New Roman"/>
          <w:i/>
          <w:sz w:val="22"/>
          <w:szCs w:val="22"/>
          <w:lang w:val="en-US"/>
        </w:rPr>
        <w:t>min</w:t>
      </w:r>
      <w:r w:rsidRPr="006266F2">
        <w:rPr>
          <w:rFonts w:ascii="Times New Roman" w:hAnsi="Times New Roman" w:cs="Times New Roman"/>
          <w:i/>
          <w:sz w:val="22"/>
          <w:szCs w:val="22"/>
        </w:rPr>
        <w:t xml:space="preserve"> (</w:t>
      </w:r>
      <w:r w:rsidRPr="006266F2">
        <w:rPr>
          <w:rFonts w:ascii="Times New Roman" w:hAnsi="Times New Roman" w:cs="Times New Roman"/>
          <w:i/>
          <w:sz w:val="22"/>
          <w:szCs w:val="22"/>
          <w:lang w:val="en-US"/>
        </w:rPr>
        <w:t>max</w:t>
      </w:r>
      <w:r w:rsidRPr="006266F2">
        <w:rPr>
          <w:rFonts w:ascii="Times New Roman" w:hAnsi="Times New Roman" w:cs="Times New Roman"/>
          <w:i/>
          <w:sz w:val="22"/>
          <w:szCs w:val="22"/>
        </w:rPr>
        <w:t xml:space="preserve"> а</w:t>
      </w:r>
      <w:r w:rsidRPr="006266F2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ij</w:t>
      </w:r>
      <w:r w:rsidRPr="006266F2">
        <w:rPr>
          <w:rFonts w:ascii="Times New Roman" w:hAnsi="Times New Roman" w:cs="Times New Roman"/>
          <w:i/>
          <w:sz w:val="22"/>
          <w:szCs w:val="22"/>
        </w:rPr>
        <w:t xml:space="preserve">)  </w:t>
      </w:r>
      <w:r w:rsidRPr="006266F2">
        <w:rPr>
          <w:rFonts w:ascii="Times New Roman" w:hAnsi="Times New Roman" w:cs="Times New Roman"/>
          <w:sz w:val="22"/>
          <w:szCs w:val="22"/>
        </w:rPr>
        <w:t xml:space="preserve">                </w:t>
      </w:r>
      <w:r w:rsidR="000D51EA" w:rsidRPr="007C7B24">
        <w:rPr>
          <w:rFonts w:ascii="Times New Roman" w:hAnsi="Times New Roman" w:cs="Times New Roman"/>
          <w:sz w:val="22"/>
          <w:szCs w:val="22"/>
        </w:rPr>
        <w:t xml:space="preserve">  </w:t>
      </w:r>
      <w:r w:rsidRPr="006266F2">
        <w:rPr>
          <w:rFonts w:ascii="Times New Roman" w:hAnsi="Times New Roman" w:cs="Times New Roman"/>
          <w:sz w:val="22"/>
          <w:szCs w:val="22"/>
        </w:rPr>
        <w:t xml:space="preserve">  </w:t>
      </w:r>
      <w:r w:rsidR="000D51EA">
        <w:rPr>
          <w:rFonts w:ascii="Times New Roman" w:hAnsi="Times New Roman" w:cs="Times New Roman"/>
          <w:sz w:val="22"/>
          <w:szCs w:val="22"/>
        </w:rPr>
        <w:t xml:space="preserve">                     (</w:t>
      </w:r>
      <w:r w:rsidR="000D51EA" w:rsidRPr="007C7B24">
        <w:rPr>
          <w:rFonts w:ascii="Times New Roman" w:hAnsi="Times New Roman" w:cs="Times New Roman"/>
          <w:sz w:val="22"/>
          <w:szCs w:val="22"/>
        </w:rPr>
        <w:t>8</w:t>
      </w:r>
      <w:r w:rsidRPr="006266F2">
        <w:rPr>
          <w:rFonts w:ascii="Times New Roman" w:hAnsi="Times New Roman" w:cs="Times New Roman"/>
          <w:sz w:val="22"/>
          <w:szCs w:val="22"/>
        </w:rPr>
        <w:t>)</w:t>
      </w:r>
    </w:p>
    <w:p w:rsidR="006266F2" w:rsidRP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rPr>
          <w:rFonts w:ascii="Times New Roman" w:hAnsi="Times New Roman" w:cs="Times New Roman"/>
          <w:i/>
          <w:sz w:val="16"/>
          <w:szCs w:val="16"/>
          <w:vertAlign w:val="superscript"/>
        </w:rPr>
      </w:pPr>
      <w:r w:rsidRPr="006266F2">
        <w:rPr>
          <w:rFonts w:ascii="Times New Roman" w:hAnsi="Times New Roman" w:cs="Times New Roman"/>
          <w:i/>
          <w:sz w:val="16"/>
          <w:szCs w:val="16"/>
        </w:rPr>
        <w:t xml:space="preserve">                                                                   </w:t>
      </w:r>
      <w:r w:rsidRPr="006266F2">
        <w:rPr>
          <w:rFonts w:ascii="Times New Roman" w:hAnsi="Times New Roman" w:cs="Times New Roman"/>
          <w:i/>
          <w:sz w:val="16"/>
          <w:szCs w:val="16"/>
          <w:lang w:val="en-US"/>
        </w:rPr>
        <w:t>j</w:t>
      </w:r>
      <w:r w:rsidRPr="006266F2">
        <w:rPr>
          <w:rFonts w:ascii="Times New Roman" w:hAnsi="Times New Roman" w:cs="Times New Roman"/>
          <w:i/>
          <w:sz w:val="16"/>
          <w:szCs w:val="16"/>
        </w:rPr>
        <w:t xml:space="preserve">            </w:t>
      </w:r>
      <w:r w:rsidRPr="006266F2">
        <w:rPr>
          <w:rFonts w:ascii="Times New Roman" w:hAnsi="Times New Roman" w:cs="Times New Roman"/>
          <w:i/>
          <w:sz w:val="16"/>
          <w:szCs w:val="16"/>
          <w:lang w:val="en-US"/>
        </w:rPr>
        <w:t>i</w:t>
      </w:r>
    </w:p>
    <w:p w:rsidR="006266F2" w:rsidRP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Стратегии игроков, соответствующие максимину (минимаксу), на</w:t>
      </w:r>
      <w:r w:rsidRPr="006266F2">
        <w:rPr>
          <w:rFonts w:ascii="Times New Roman" w:hAnsi="Times New Roman" w:cs="Times New Roman"/>
          <w:sz w:val="22"/>
          <w:szCs w:val="22"/>
        </w:rPr>
        <w:softHyphen/>
        <w:t xml:space="preserve">зываются </w:t>
      </w:r>
      <w:r w:rsidRPr="006266F2">
        <w:rPr>
          <w:rFonts w:ascii="Times New Roman" w:hAnsi="Times New Roman" w:cs="Times New Roman"/>
          <w:i/>
          <w:sz w:val="22"/>
          <w:szCs w:val="22"/>
        </w:rPr>
        <w:t>максиминными</w:t>
      </w:r>
      <w:r w:rsidRPr="006266F2">
        <w:rPr>
          <w:rFonts w:ascii="Times New Roman" w:hAnsi="Times New Roman" w:cs="Times New Roman"/>
          <w:sz w:val="22"/>
          <w:szCs w:val="22"/>
        </w:rPr>
        <w:t xml:space="preserve"> (</w:t>
      </w:r>
      <w:r w:rsidRPr="006266F2">
        <w:rPr>
          <w:rFonts w:ascii="Times New Roman" w:hAnsi="Times New Roman" w:cs="Times New Roman"/>
          <w:i/>
          <w:sz w:val="22"/>
          <w:szCs w:val="22"/>
        </w:rPr>
        <w:t>минимаксными</w:t>
      </w:r>
      <w:r w:rsidRPr="006266F2">
        <w:rPr>
          <w:rFonts w:ascii="Times New Roman" w:hAnsi="Times New Roman" w:cs="Times New Roman"/>
          <w:sz w:val="22"/>
          <w:szCs w:val="22"/>
        </w:rPr>
        <w:t>).</w:t>
      </w:r>
    </w:p>
    <w:p w:rsidR="006266F2" w:rsidRP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</w:rPr>
      </w:pPr>
      <w:r w:rsidRPr="006266F2">
        <w:rPr>
          <w:rFonts w:ascii="Times New Roman" w:hAnsi="Times New Roman" w:cs="Times New Roman"/>
          <w:i/>
          <w:sz w:val="22"/>
          <w:szCs w:val="22"/>
        </w:rPr>
        <w:t xml:space="preserve">Пример </w:t>
      </w:r>
      <w:r w:rsidR="000361D7">
        <w:rPr>
          <w:rFonts w:ascii="Times New Roman" w:hAnsi="Times New Roman" w:cs="Times New Roman"/>
          <w:i/>
          <w:sz w:val="22"/>
          <w:szCs w:val="22"/>
        </w:rPr>
        <w:t>20</w:t>
      </w:r>
      <w:r w:rsidRPr="006266F2">
        <w:rPr>
          <w:rFonts w:ascii="Times New Roman" w:hAnsi="Times New Roman" w:cs="Times New Roman"/>
          <w:sz w:val="22"/>
          <w:szCs w:val="22"/>
        </w:rPr>
        <w:t>. Найти максиминную и минимаксную стратегии игроков в матричной игре:</w:t>
      </w:r>
      <w:r w:rsidRPr="006266F2">
        <w:rPr>
          <w:rFonts w:ascii="Times New Roman" w:hAnsi="Times New Roman" w:cs="Times New Roman"/>
        </w:rPr>
        <w:t xml:space="preserve"> </w:t>
      </w:r>
      <w:r w:rsidR="00C83E51">
        <w:rPr>
          <w:rFonts w:ascii="Times New Roman" w:hAnsi="Times New Roman" w:cs="Times New Roman"/>
          <w:position w:val="-66"/>
          <w:lang w:val="en-US"/>
        </w:rPr>
        <w:pict>
          <v:shape id="_x0000_i1600" type="#_x0000_t75" style="width:65.45pt;height:58.9pt">
            <v:imagedata r:id="rId644" o:title=""/>
          </v:shape>
        </w:pict>
      </w:r>
      <w:r w:rsidRPr="006266F2">
        <w:rPr>
          <w:rFonts w:ascii="Times New Roman" w:hAnsi="Times New Roman" w:cs="Times New Roman"/>
        </w:rPr>
        <w:t>.</w:t>
      </w:r>
    </w:p>
    <w:p w:rsidR="006266F2" w:rsidRP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6266F2">
        <w:rPr>
          <w:rFonts w:ascii="Times New Roman" w:hAnsi="Times New Roman" w:cs="Times New Roman"/>
          <w:i/>
          <w:sz w:val="22"/>
          <w:szCs w:val="22"/>
        </w:rPr>
        <w:t>Решение:</w:t>
      </w:r>
    </w:p>
    <w:p w:rsidR="006266F2" w:rsidRDefault="006266F2" w:rsidP="000361D7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Запишем платежную матрицу</w:t>
      </w:r>
      <w:r w:rsidR="000361D7">
        <w:rPr>
          <w:rFonts w:ascii="Times New Roman" w:hAnsi="Times New Roman" w:cs="Times New Roman"/>
          <w:sz w:val="22"/>
          <w:szCs w:val="22"/>
        </w:rPr>
        <w:t xml:space="preserve"> (табл. 27).</w:t>
      </w:r>
    </w:p>
    <w:p w:rsidR="000361D7" w:rsidRPr="006266F2" w:rsidRDefault="000361D7" w:rsidP="000361D7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27</w:t>
      </w:r>
    </w:p>
    <w:tbl>
      <w:tblPr>
        <w:tblW w:w="481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3"/>
        <w:gridCol w:w="1078"/>
        <w:gridCol w:w="1077"/>
        <w:gridCol w:w="1077"/>
        <w:gridCol w:w="1077"/>
        <w:gridCol w:w="1028"/>
      </w:tblGrid>
      <w:tr w:rsidR="006266F2" w:rsidRPr="006266F2">
        <w:trPr>
          <w:trHeight w:val="161"/>
        </w:trPr>
        <w:tc>
          <w:tcPr>
            <w:tcW w:w="778" w:type="pct"/>
            <w:vAlign w:val="center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853" w:type="pct"/>
            <w:vAlign w:val="center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B</w:t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</w:rPr>
              <w:t>1</w:t>
            </w:r>
          </w:p>
        </w:tc>
        <w:tc>
          <w:tcPr>
            <w:tcW w:w="852" w:type="pct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B</w:t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</w:rPr>
              <w:t>2</w:t>
            </w:r>
          </w:p>
        </w:tc>
        <w:tc>
          <w:tcPr>
            <w:tcW w:w="852" w:type="pct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B</w:t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  <w:t>3</w:t>
            </w:r>
          </w:p>
        </w:tc>
        <w:tc>
          <w:tcPr>
            <w:tcW w:w="852" w:type="pct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B</w:t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  <w:t>4</w:t>
            </w:r>
          </w:p>
        </w:tc>
        <w:tc>
          <w:tcPr>
            <w:tcW w:w="813" w:type="pct"/>
            <w:vAlign w:val="center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sym w:font="Symbol" w:char="F061"/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  <w:t>i</w:t>
            </w:r>
          </w:p>
        </w:tc>
      </w:tr>
      <w:tr w:rsidR="006266F2" w:rsidRPr="006266F2">
        <w:trPr>
          <w:trHeight w:val="670"/>
        </w:trPr>
        <w:tc>
          <w:tcPr>
            <w:tcW w:w="778" w:type="pct"/>
            <w:vAlign w:val="center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  <w:t>1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  <w:t>2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  <w:t>3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A</w:t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</w:rPr>
              <w:t>4</w:t>
            </w:r>
          </w:p>
        </w:tc>
        <w:tc>
          <w:tcPr>
            <w:tcW w:w="853" w:type="pct"/>
            <w:vAlign w:val="center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2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3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5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4</w:t>
            </w:r>
          </w:p>
        </w:tc>
        <w:tc>
          <w:tcPr>
            <w:tcW w:w="852" w:type="pct"/>
          </w:tcPr>
          <w:p w:rsidR="006266F2" w:rsidRPr="006266F2" w:rsidRDefault="005354C8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5354C8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266F2" w:rsidRPr="006266F2">
              <w:rPr>
                <w:rFonts w:ascii="Times New Roman" w:hAnsi="Times New Roman" w:cs="Times New Roman"/>
                <w:sz w:val="18"/>
              </w:rPr>
              <w:t>3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7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1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6</w:t>
            </w:r>
          </w:p>
        </w:tc>
        <w:tc>
          <w:tcPr>
            <w:tcW w:w="852" w:type="pct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4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8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3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2</w:t>
            </w:r>
          </w:p>
        </w:tc>
        <w:tc>
          <w:tcPr>
            <w:tcW w:w="852" w:type="pct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5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4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7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9</w:t>
            </w:r>
          </w:p>
        </w:tc>
        <w:tc>
          <w:tcPr>
            <w:tcW w:w="813" w:type="pct"/>
            <w:vAlign w:val="center"/>
          </w:tcPr>
          <w:p w:rsidR="006266F2" w:rsidRPr="006266F2" w:rsidRDefault="005354C8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5354C8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  <w:r w:rsidR="006266F2" w:rsidRPr="006266F2">
              <w:rPr>
                <w:rFonts w:ascii="Times New Roman" w:hAnsi="Times New Roman" w:cs="Times New Roman"/>
                <w:sz w:val="18"/>
              </w:rPr>
              <w:t>3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[</w:t>
            </w:r>
            <w:r w:rsidRPr="006266F2">
              <w:rPr>
                <w:rFonts w:ascii="Times New Roman" w:hAnsi="Times New Roman" w:cs="Times New Roman"/>
                <w:sz w:val="18"/>
              </w:rPr>
              <w:t>3</w:t>
            </w: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]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1</w:t>
            </w:r>
          </w:p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2</w:t>
            </w:r>
          </w:p>
        </w:tc>
      </w:tr>
      <w:tr w:rsidR="006266F2" w:rsidRPr="006266F2">
        <w:trPr>
          <w:trHeight w:val="96"/>
        </w:trPr>
        <w:tc>
          <w:tcPr>
            <w:tcW w:w="778" w:type="pct"/>
            <w:vAlign w:val="center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vertAlign w:val="subscript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sym w:font="Symbol" w:char="F062"/>
            </w:r>
            <w:r w:rsidRPr="006266F2">
              <w:rPr>
                <w:rFonts w:ascii="Times New Roman" w:hAnsi="Times New Roman" w:cs="Times New Roman"/>
                <w:sz w:val="18"/>
                <w:vertAlign w:val="subscript"/>
                <w:lang w:val="en-US"/>
              </w:rPr>
              <w:t>j</w:t>
            </w:r>
          </w:p>
        </w:tc>
        <w:tc>
          <w:tcPr>
            <w:tcW w:w="853" w:type="pct"/>
            <w:vAlign w:val="center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  <w:lang w:val="en-US"/>
              </w:rPr>
            </w:pP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[</w:t>
            </w:r>
            <w:r w:rsidRPr="006266F2">
              <w:rPr>
                <w:rFonts w:ascii="Times New Roman" w:hAnsi="Times New Roman" w:cs="Times New Roman"/>
                <w:sz w:val="18"/>
              </w:rPr>
              <w:t>5</w:t>
            </w:r>
            <w:r w:rsidRPr="006266F2">
              <w:rPr>
                <w:rFonts w:ascii="Times New Roman" w:hAnsi="Times New Roman" w:cs="Times New Roman"/>
                <w:sz w:val="18"/>
                <w:lang w:val="en-US"/>
              </w:rPr>
              <w:t>]</w:t>
            </w:r>
          </w:p>
        </w:tc>
        <w:tc>
          <w:tcPr>
            <w:tcW w:w="852" w:type="pct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7</w:t>
            </w:r>
          </w:p>
        </w:tc>
        <w:tc>
          <w:tcPr>
            <w:tcW w:w="852" w:type="pct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8</w:t>
            </w:r>
          </w:p>
        </w:tc>
        <w:tc>
          <w:tcPr>
            <w:tcW w:w="852" w:type="pct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6266F2">
              <w:rPr>
                <w:rFonts w:ascii="Times New Roman" w:hAnsi="Times New Roman" w:cs="Times New Roman"/>
                <w:sz w:val="18"/>
              </w:rPr>
              <w:t>9</w:t>
            </w:r>
          </w:p>
        </w:tc>
        <w:tc>
          <w:tcPr>
            <w:tcW w:w="813" w:type="pct"/>
            <w:vAlign w:val="center"/>
          </w:tcPr>
          <w:p w:rsidR="006266F2" w:rsidRPr="006266F2" w:rsidRDefault="006266F2" w:rsidP="000361D7">
            <w:pPr>
              <w:widowControl/>
              <w:autoSpaceDE/>
              <w:autoSpaceDN/>
              <w:adjustRightInd/>
              <w:spacing w:line="228" w:lineRule="auto"/>
              <w:jc w:val="center"/>
              <w:rPr>
                <w:rFonts w:ascii="Times New Roman" w:hAnsi="Times New Roman" w:cs="Times New Roman"/>
                <w:sz w:val="18"/>
              </w:rPr>
            </w:pPr>
          </w:p>
        </w:tc>
      </w:tr>
    </w:tbl>
    <w:p w:rsidR="006266F2" w:rsidRPr="006266F2" w:rsidRDefault="000D51EA" w:rsidP="000361D7">
      <w:pPr>
        <w:widowControl/>
        <w:shd w:val="clear" w:color="auto" w:fill="FFFFFF"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В соответствии с формулой (</w:t>
      </w:r>
      <w:r w:rsidRPr="007C7B24">
        <w:rPr>
          <w:rFonts w:ascii="Times New Roman" w:hAnsi="Times New Roman" w:cs="Times New Roman"/>
          <w:sz w:val="22"/>
          <w:szCs w:val="22"/>
        </w:rPr>
        <w:t>7</w:t>
      </w:r>
      <w:r w:rsidR="006266F2" w:rsidRPr="006266F2">
        <w:rPr>
          <w:rFonts w:ascii="Times New Roman" w:hAnsi="Times New Roman" w:cs="Times New Roman"/>
          <w:sz w:val="22"/>
          <w:szCs w:val="22"/>
        </w:rPr>
        <w:t xml:space="preserve">) по каждой строке определим наименьшее число, которое и записываем в столбец </w:t>
      </w:r>
      <w:r w:rsidR="006266F2" w:rsidRPr="006266F2">
        <w:rPr>
          <w:rFonts w:ascii="Times New Roman" w:hAnsi="Times New Roman" w:cs="Times New Roman"/>
          <w:sz w:val="22"/>
          <w:szCs w:val="22"/>
          <w:lang w:val="en-US"/>
        </w:rPr>
        <w:sym w:font="Symbol" w:char="F061"/>
      </w:r>
      <w:r w:rsidR="006266F2" w:rsidRPr="006266F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="006266F2" w:rsidRPr="006266F2">
        <w:rPr>
          <w:rFonts w:ascii="Times New Roman" w:hAnsi="Times New Roman" w:cs="Times New Roman"/>
          <w:sz w:val="22"/>
          <w:szCs w:val="22"/>
        </w:rPr>
        <w:t>. Это озн</w:t>
      </w:r>
      <w:r w:rsidR="006266F2" w:rsidRPr="006266F2">
        <w:rPr>
          <w:rFonts w:ascii="Times New Roman" w:hAnsi="Times New Roman" w:cs="Times New Roman"/>
          <w:sz w:val="22"/>
          <w:szCs w:val="22"/>
        </w:rPr>
        <w:t>а</w:t>
      </w:r>
      <w:r w:rsidR="006266F2" w:rsidRPr="006266F2">
        <w:rPr>
          <w:rFonts w:ascii="Times New Roman" w:hAnsi="Times New Roman" w:cs="Times New Roman"/>
          <w:sz w:val="22"/>
          <w:szCs w:val="22"/>
        </w:rPr>
        <w:t>чает, что какой бы выбор по столбцам ни сделал игрок В, выи</w:t>
      </w:r>
      <w:r w:rsidR="006266F2" w:rsidRPr="006266F2">
        <w:rPr>
          <w:rFonts w:ascii="Times New Roman" w:hAnsi="Times New Roman" w:cs="Times New Roman"/>
          <w:sz w:val="22"/>
          <w:szCs w:val="22"/>
        </w:rPr>
        <w:t>г</w:t>
      </w:r>
      <w:r w:rsidR="006266F2" w:rsidRPr="006266F2">
        <w:rPr>
          <w:rFonts w:ascii="Times New Roman" w:hAnsi="Times New Roman" w:cs="Times New Roman"/>
          <w:sz w:val="22"/>
          <w:szCs w:val="22"/>
        </w:rPr>
        <w:t>рыш игрока А, который выбирает свои стратегии по строкам, в худшем случае составит (</w:t>
      </w:r>
      <w:r w:rsidR="005354C8" w:rsidRPr="005354C8">
        <w:rPr>
          <w:rFonts w:ascii="Times New Roman" w:hAnsi="Times New Roman" w:cs="Times New Roman"/>
          <w:sz w:val="18"/>
          <w:szCs w:val="18"/>
        </w:rPr>
        <w:t>–</w:t>
      </w:r>
      <w:r w:rsidR="005354C8">
        <w:rPr>
          <w:rFonts w:ascii="Times New Roman" w:hAnsi="Times New Roman" w:cs="Times New Roman"/>
          <w:sz w:val="18"/>
          <w:szCs w:val="18"/>
        </w:rPr>
        <w:t xml:space="preserve"> </w:t>
      </w:r>
      <w:r w:rsidR="006266F2" w:rsidRPr="006266F2">
        <w:rPr>
          <w:rFonts w:ascii="Times New Roman" w:hAnsi="Times New Roman" w:cs="Times New Roman"/>
          <w:sz w:val="22"/>
          <w:szCs w:val="22"/>
        </w:rPr>
        <w:t xml:space="preserve">3; 3; 1; 2) и поэтому игрок А выбирает 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</w:rPr>
        <w:t xml:space="preserve">из них max, т. е. 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</w:rPr>
        <w:sym w:font="Symbol" w:char="F061"/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</w:rPr>
        <w:t xml:space="preserve"> = 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ma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</w:rPr>
        <w:t>х</w:t>
      </w:r>
      <w:r w:rsidR="006266F2" w:rsidRPr="00C83E51">
        <w:rPr>
          <w:rFonts w:ascii="Times New Roman" w:hAnsi="Times New Roman" w:cs="Times New Roman"/>
          <w:i/>
          <w:spacing w:val="-2"/>
          <w:sz w:val="22"/>
          <w:szCs w:val="22"/>
        </w:rPr>
        <w:t xml:space="preserve"> 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</w:rPr>
        <w:t>(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min</w:t>
      </w:r>
      <w:r w:rsidR="006266F2" w:rsidRPr="00C83E51">
        <w:rPr>
          <w:rFonts w:ascii="Times New Roman" w:hAnsi="Times New Roman" w:cs="Times New Roman"/>
          <w:i/>
          <w:spacing w:val="-2"/>
          <w:sz w:val="22"/>
          <w:szCs w:val="22"/>
        </w:rPr>
        <w:t xml:space="preserve"> 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</w:rPr>
        <w:t>а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ij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</w:rPr>
        <w:t>)</w:t>
      </w:r>
      <w:r w:rsidR="000361D7">
        <w:rPr>
          <w:rFonts w:ascii="Times New Roman" w:hAnsi="Times New Roman" w:cs="Times New Roman"/>
          <w:i/>
          <w:spacing w:val="-2"/>
          <w:sz w:val="22"/>
          <w:szCs w:val="22"/>
        </w:rPr>
        <w:t xml:space="preserve"> 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</w:rPr>
        <w:t xml:space="preserve">= 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  <w:lang w:val="en-US"/>
        </w:rPr>
        <w:t>max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α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</w:t>
      </w:r>
      <w:r w:rsidR="006266F2" w:rsidRPr="005354C8">
        <w:rPr>
          <w:rFonts w:ascii="Times New Roman" w:hAnsi="Times New Roman" w:cs="Times New Roman"/>
          <w:i/>
          <w:spacing w:val="-2"/>
          <w:sz w:val="22"/>
          <w:szCs w:val="22"/>
        </w:rPr>
        <w:t xml:space="preserve"> 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</w:rPr>
        <w:t xml:space="preserve">= 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  <w:lang w:val="en-US"/>
        </w:rPr>
        <w:t>max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</w:rPr>
        <w:t>(</w:t>
      </w:r>
      <w:r w:rsidR="005354C8" w:rsidRPr="005354C8">
        <w:rPr>
          <w:rFonts w:ascii="Times New Roman" w:hAnsi="Times New Roman" w:cs="Times New Roman"/>
          <w:spacing w:val="-2"/>
          <w:sz w:val="18"/>
          <w:szCs w:val="18"/>
        </w:rPr>
        <w:t xml:space="preserve">– </w:t>
      </w:r>
      <w:r w:rsidR="006266F2" w:rsidRPr="005354C8">
        <w:rPr>
          <w:rFonts w:ascii="Times New Roman" w:hAnsi="Times New Roman" w:cs="Times New Roman"/>
          <w:spacing w:val="-2"/>
          <w:sz w:val="22"/>
          <w:szCs w:val="22"/>
        </w:rPr>
        <w:t>3; 3; 1; 2) = 3, сле-</w:t>
      </w:r>
    </w:p>
    <w:p w:rsidR="006266F2" w:rsidRPr="006266F2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i/>
          <w:spacing w:val="-6"/>
          <w:sz w:val="16"/>
          <w:szCs w:val="16"/>
        </w:rPr>
      </w:pPr>
      <w:r w:rsidRPr="00C83E51">
        <w:rPr>
          <w:rFonts w:ascii="Times New Roman" w:hAnsi="Times New Roman" w:cs="Times New Roman"/>
          <w:i/>
          <w:spacing w:val="-6"/>
          <w:sz w:val="16"/>
          <w:szCs w:val="16"/>
        </w:rPr>
        <w:t xml:space="preserve">                                                             </w:t>
      </w:r>
      <w:r w:rsidRPr="006266F2">
        <w:rPr>
          <w:rFonts w:ascii="Times New Roman" w:hAnsi="Times New Roman" w:cs="Times New Roman"/>
          <w:i/>
          <w:spacing w:val="-6"/>
          <w:sz w:val="16"/>
          <w:szCs w:val="16"/>
        </w:rPr>
        <w:t xml:space="preserve"> </w:t>
      </w:r>
      <w:r w:rsidRPr="006266F2">
        <w:rPr>
          <w:rFonts w:ascii="Times New Roman" w:hAnsi="Times New Roman" w:cs="Times New Roman"/>
          <w:i/>
          <w:spacing w:val="-6"/>
          <w:sz w:val="16"/>
          <w:szCs w:val="16"/>
          <w:lang w:val="en-US"/>
        </w:rPr>
        <w:t>i</w:t>
      </w:r>
      <w:r w:rsidRPr="006266F2">
        <w:rPr>
          <w:rFonts w:ascii="Times New Roman" w:hAnsi="Times New Roman" w:cs="Times New Roman"/>
          <w:i/>
          <w:spacing w:val="-6"/>
          <w:sz w:val="16"/>
          <w:szCs w:val="16"/>
        </w:rPr>
        <w:t xml:space="preserve">               </w:t>
      </w:r>
      <w:r w:rsidRPr="006266F2">
        <w:rPr>
          <w:rFonts w:ascii="Times New Roman" w:hAnsi="Times New Roman" w:cs="Times New Roman"/>
          <w:i/>
          <w:spacing w:val="-6"/>
          <w:sz w:val="16"/>
          <w:szCs w:val="16"/>
          <w:lang w:val="en-US"/>
        </w:rPr>
        <w:t>j</w:t>
      </w:r>
    </w:p>
    <w:p w:rsidR="006266F2" w:rsidRPr="006266F2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pacing w:val="-5"/>
          <w:sz w:val="22"/>
          <w:szCs w:val="22"/>
        </w:rPr>
      </w:pPr>
      <w:r w:rsidRPr="006266F2">
        <w:rPr>
          <w:rFonts w:ascii="Times New Roman" w:hAnsi="Times New Roman" w:cs="Times New Roman"/>
          <w:spacing w:val="-5"/>
          <w:sz w:val="22"/>
          <w:szCs w:val="22"/>
        </w:rPr>
        <w:t>довательно, максиминной стратегией игрока А является  стратегия А</w:t>
      </w:r>
      <w:r w:rsidRPr="006266F2">
        <w:rPr>
          <w:rFonts w:ascii="Times New Roman" w:hAnsi="Times New Roman" w:cs="Times New Roman"/>
          <w:spacing w:val="-5"/>
          <w:sz w:val="22"/>
          <w:szCs w:val="22"/>
          <w:vertAlign w:val="subscript"/>
        </w:rPr>
        <w:t>2</w:t>
      </w:r>
      <w:r w:rsidRPr="006266F2">
        <w:rPr>
          <w:rFonts w:ascii="Times New Roman" w:hAnsi="Times New Roman" w:cs="Times New Roman"/>
          <w:spacing w:val="-5"/>
          <w:sz w:val="22"/>
          <w:szCs w:val="22"/>
        </w:rPr>
        <w:t xml:space="preserve">. </w:t>
      </w:r>
    </w:p>
    <w:p w:rsidR="006266F2" w:rsidRPr="006266F2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i/>
          <w:spacing w:val="-4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Аналогично</w:t>
      </w:r>
      <w:r w:rsidR="000D51EA">
        <w:rPr>
          <w:rFonts w:ascii="Times New Roman" w:hAnsi="Times New Roman" w:cs="Times New Roman"/>
          <w:spacing w:val="-4"/>
          <w:sz w:val="22"/>
          <w:szCs w:val="22"/>
        </w:rPr>
        <w:t>, пользуясь формулой (</w:t>
      </w:r>
      <w:r w:rsidR="000D51EA" w:rsidRPr="007C7B24">
        <w:rPr>
          <w:rFonts w:ascii="Times New Roman" w:hAnsi="Times New Roman" w:cs="Times New Roman"/>
          <w:spacing w:val="-4"/>
          <w:sz w:val="22"/>
          <w:szCs w:val="22"/>
        </w:rPr>
        <w:t>8</w:t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), находим </w:t>
      </w:r>
      <w:r w:rsidRPr="006266F2">
        <w:rPr>
          <w:rFonts w:ascii="Times New Roman" w:hAnsi="Times New Roman" w:cs="Times New Roman"/>
          <w:spacing w:val="-4"/>
          <w:sz w:val="22"/>
          <w:szCs w:val="22"/>
          <w:lang w:val="en-US"/>
        </w:rPr>
        <w:sym w:font="Symbol" w:char="F062"/>
      </w:r>
      <w:r w:rsidRPr="006266F2">
        <w:rPr>
          <w:rFonts w:ascii="Times New Roman" w:hAnsi="Times New Roman" w:cs="Times New Roman"/>
          <w:spacing w:val="-4"/>
          <w:sz w:val="22"/>
          <w:szCs w:val="22"/>
        </w:rPr>
        <w:t xml:space="preserve">= 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min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</w:rPr>
        <w:t xml:space="preserve"> (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max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</w:rPr>
        <w:t xml:space="preserve"> а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  <w:vertAlign w:val="subscript"/>
          <w:lang w:val="en-US"/>
        </w:rPr>
        <w:t>ij</w:t>
      </w:r>
      <w:r w:rsidRPr="006266F2">
        <w:rPr>
          <w:rFonts w:ascii="Times New Roman" w:hAnsi="Times New Roman" w:cs="Times New Roman"/>
          <w:i/>
          <w:spacing w:val="-4"/>
          <w:sz w:val="22"/>
          <w:szCs w:val="22"/>
        </w:rPr>
        <w:t xml:space="preserve">) </w:t>
      </w:r>
    </w:p>
    <w:p w:rsidR="006266F2" w:rsidRPr="006266F2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i/>
          <w:sz w:val="16"/>
          <w:szCs w:val="16"/>
        </w:rPr>
      </w:pPr>
      <w:r w:rsidRPr="006266F2">
        <w:rPr>
          <w:rFonts w:ascii="Times New Roman" w:hAnsi="Times New Roman" w:cs="Times New Roman"/>
          <w:i/>
          <w:sz w:val="16"/>
          <w:szCs w:val="16"/>
        </w:rPr>
        <w:t xml:space="preserve">                                                                                                                                      </w:t>
      </w:r>
      <w:r w:rsidRPr="006266F2">
        <w:rPr>
          <w:rFonts w:ascii="Times New Roman" w:hAnsi="Times New Roman" w:cs="Times New Roman"/>
          <w:i/>
          <w:sz w:val="16"/>
          <w:szCs w:val="16"/>
          <w:lang w:val="en-US"/>
        </w:rPr>
        <w:t>j</w:t>
      </w:r>
      <w:r w:rsidRPr="006266F2">
        <w:rPr>
          <w:rFonts w:ascii="Times New Roman" w:hAnsi="Times New Roman" w:cs="Times New Roman"/>
          <w:i/>
          <w:sz w:val="16"/>
          <w:szCs w:val="16"/>
        </w:rPr>
        <w:t xml:space="preserve">         </w:t>
      </w:r>
      <w:r w:rsidRPr="006266F2">
        <w:rPr>
          <w:rFonts w:ascii="Times New Roman" w:hAnsi="Times New Roman" w:cs="Times New Roman"/>
          <w:i/>
          <w:sz w:val="16"/>
          <w:szCs w:val="16"/>
          <w:lang w:val="en-US"/>
        </w:rPr>
        <w:t>i</w:t>
      </w:r>
    </w:p>
    <w:p w:rsidR="006266F2" w:rsidRPr="006266F2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266F2">
        <w:rPr>
          <w:rFonts w:ascii="Times New Roman" w:hAnsi="Times New Roman" w:cs="Times New Roman"/>
          <w:sz w:val="22"/>
          <w:szCs w:val="22"/>
        </w:rPr>
        <w:t>= min</w:t>
      </w:r>
      <w:r w:rsidRPr="006266F2">
        <w:rPr>
          <w:rFonts w:ascii="Times New Roman" w:hAnsi="Times New Roman" w:cs="Times New Roman"/>
          <w:sz w:val="22"/>
          <w:szCs w:val="22"/>
          <w:lang w:val="en-US"/>
        </w:rPr>
        <w:sym w:font="Symbol" w:char="F062"/>
      </w:r>
      <w:r w:rsidRPr="006266F2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6266F2">
        <w:rPr>
          <w:rFonts w:ascii="Times New Roman" w:hAnsi="Times New Roman" w:cs="Times New Roman"/>
          <w:sz w:val="22"/>
          <w:szCs w:val="22"/>
        </w:rPr>
        <w:t xml:space="preserve"> = min(5; 7; 8; 9) = 5 </w:t>
      </w:r>
      <w:r w:rsidRPr="006266F2">
        <w:rPr>
          <w:rFonts w:ascii="Times New Roman" w:hAnsi="Times New Roman" w:cs="Times New Roman"/>
          <w:spacing w:val="-2"/>
          <w:sz w:val="22"/>
          <w:szCs w:val="22"/>
        </w:rPr>
        <w:t>–</w:t>
      </w:r>
      <w:r w:rsidRPr="006266F2">
        <w:rPr>
          <w:rFonts w:ascii="Times New Roman" w:hAnsi="Times New Roman" w:cs="Times New Roman"/>
          <w:sz w:val="22"/>
          <w:szCs w:val="22"/>
        </w:rPr>
        <w:t xml:space="preserve"> минимаксной стратегией игрока В является стратегия </w:t>
      </w:r>
      <w:r w:rsidRPr="006266F2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6266F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266F2">
        <w:rPr>
          <w:rFonts w:ascii="Times New Roman" w:hAnsi="Times New Roman" w:cs="Times New Roman"/>
        </w:rPr>
        <w:t>.</w:t>
      </w:r>
    </w:p>
    <w:p w:rsidR="006266F2" w:rsidRPr="00637FB5" w:rsidRDefault="00196761" w:rsidP="00196761">
      <w:pPr>
        <w:widowControl/>
        <w:shd w:val="clear" w:color="auto" w:fill="FFFFFF"/>
        <w:autoSpaceDE/>
        <w:autoSpaceDN/>
        <w:adjustRightInd/>
        <w:spacing w:before="180" w:after="120" w:line="230" w:lineRule="auto"/>
        <w:ind w:left="717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5.3. </w:t>
      </w:r>
      <w:r w:rsidR="006266F2" w:rsidRPr="00637FB5">
        <w:rPr>
          <w:rFonts w:ascii="Times New Roman" w:hAnsi="Times New Roman" w:cs="Times New Roman"/>
          <w:b/>
          <w:sz w:val="22"/>
          <w:szCs w:val="22"/>
        </w:rPr>
        <w:t>Чистые и смешанные стратеги</w:t>
      </w:r>
      <w:r w:rsidR="00F15F19">
        <w:rPr>
          <w:rFonts w:ascii="Times New Roman" w:hAnsi="Times New Roman" w:cs="Times New Roman"/>
          <w:b/>
          <w:sz w:val="22"/>
          <w:szCs w:val="22"/>
        </w:rPr>
        <w:t>и и их свойства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Различают стратегии </w:t>
      </w:r>
      <w:r w:rsidRPr="00637FB5">
        <w:rPr>
          <w:rFonts w:ascii="Times New Roman" w:hAnsi="Times New Roman" w:cs="Times New Roman"/>
          <w:i/>
          <w:sz w:val="22"/>
          <w:szCs w:val="22"/>
        </w:rPr>
        <w:t>чистые</w:t>
      </w:r>
      <w:r w:rsidRPr="00637FB5">
        <w:rPr>
          <w:rFonts w:ascii="Times New Roman" w:hAnsi="Times New Roman" w:cs="Times New Roman"/>
          <w:sz w:val="22"/>
          <w:szCs w:val="22"/>
        </w:rPr>
        <w:t xml:space="preserve"> и </w:t>
      </w:r>
      <w:r w:rsidRPr="00637FB5">
        <w:rPr>
          <w:rFonts w:ascii="Times New Roman" w:hAnsi="Times New Roman" w:cs="Times New Roman"/>
          <w:i/>
          <w:sz w:val="22"/>
          <w:szCs w:val="22"/>
        </w:rPr>
        <w:t>смешанные</w:t>
      </w:r>
      <w:r w:rsidRPr="00637FB5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6266F2" w:rsidRPr="00637FB5" w:rsidRDefault="00637FB5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b/>
          <w:sz w:val="22"/>
          <w:szCs w:val="22"/>
        </w:rPr>
        <w:lastRenderedPageBreak/>
        <w:t>А.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Чистая стратегия А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="006266F2" w:rsidRPr="00637FB5">
        <w:rPr>
          <w:rFonts w:ascii="Times New Roman" w:hAnsi="Times New Roman" w:cs="Times New Roman"/>
          <w:sz w:val="22"/>
          <w:szCs w:val="22"/>
        </w:rPr>
        <w:t>(</w:t>
      </w:r>
      <w:r w:rsidR="00907DB4" w:rsidRPr="00907DB4">
        <w:rPr>
          <w:rFonts w:ascii="Times New Roman" w:hAnsi="Times New Roman" w:cs="Times New Roman"/>
          <w:i/>
          <w:sz w:val="22"/>
          <w:szCs w:val="22"/>
          <w:lang w:val="en-US"/>
        </w:rPr>
        <w:t>i</w:t>
      </w:r>
      <w:r w:rsidR="00907DB4" w:rsidRPr="007C7B24">
        <w:rPr>
          <w:rFonts w:ascii="Times New Roman" w:hAnsi="Times New Roman" w:cs="Times New Roman"/>
          <w:sz w:val="22"/>
          <w:szCs w:val="22"/>
        </w:rPr>
        <w:t xml:space="preserve"> = </w:t>
      </w:r>
      <w:r w:rsidR="00907DB4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601" type="#_x0000_t75" style="width:19.65pt;height:18.7pt" o:ole="">
            <v:imagedata r:id="rId589" o:title=""/>
          </v:shape>
          <o:OLEObject Type="Embed" ProgID="Equation.3" ShapeID="_x0000_i1601" DrawAspect="Content" ObjectID="_1698740751" r:id="rId645"/>
        </w:object>
      </w:r>
      <w:r w:rsidR="006266F2" w:rsidRPr="00637FB5">
        <w:rPr>
          <w:rFonts w:ascii="Times New Roman" w:hAnsi="Times New Roman" w:cs="Times New Roman"/>
          <w:sz w:val="22"/>
          <w:szCs w:val="22"/>
        </w:rPr>
        <w:t>) игрока А (чистая стратегия B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(</w:t>
      </w:r>
      <w:r w:rsidR="00907DB4" w:rsidRPr="00907DB4">
        <w:rPr>
          <w:rFonts w:ascii="Times New Roman" w:hAnsi="Times New Roman" w:cs="Times New Roman"/>
          <w:i/>
          <w:sz w:val="22"/>
          <w:szCs w:val="22"/>
          <w:lang w:val="en-US"/>
        </w:rPr>
        <w:t>j</w:t>
      </w:r>
      <w:r w:rsidR="00907DB4" w:rsidRPr="007C7B24">
        <w:rPr>
          <w:rFonts w:ascii="Times New Roman" w:hAnsi="Times New Roman" w:cs="Times New Roman"/>
          <w:sz w:val="22"/>
          <w:szCs w:val="22"/>
        </w:rPr>
        <w:t xml:space="preserve"> = </w:t>
      </w:r>
      <w:r w:rsidR="00DB573C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602" type="#_x0000_t75" style="width:17.75pt;height:18.7pt" o:ole="">
            <v:imagedata r:id="rId646" o:title=""/>
          </v:shape>
          <o:OLEObject Type="Embed" ProgID="Equation.3" ShapeID="_x0000_i1602" DrawAspect="Content" ObjectID="_1698740752" r:id="rId647"/>
        </w:object>
      </w:r>
      <w:r w:rsidR="006266F2" w:rsidRPr="00637FB5">
        <w:rPr>
          <w:rFonts w:ascii="Times New Roman" w:hAnsi="Times New Roman" w:cs="Times New Roman"/>
          <w:sz w:val="22"/>
          <w:szCs w:val="22"/>
        </w:rPr>
        <w:t>) игрока В) – это возможный ход игрока А (в), выбранный им с вероятностью, равной 1.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Если игрок А имеет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637FB5">
        <w:rPr>
          <w:rFonts w:ascii="Times New Roman" w:hAnsi="Times New Roman" w:cs="Times New Roman"/>
          <w:sz w:val="22"/>
          <w:szCs w:val="22"/>
        </w:rPr>
        <w:t>-стратегий, а игрок В – n-стратегий, то для лю</w:t>
      </w:r>
      <w:r w:rsidRPr="00637FB5">
        <w:rPr>
          <w:rFonts w:ascii="Times New Roman" w:hAnsi="Times New Roman" w:cs="Times New Roman"/>
          <w:sz w:val="22"/>
          <w:szCs w:val="22"/>
        </w:rPr>
        <w:softHyphen/>
        <w:t>бой пары стратегий игроков А и В чистые стратегии можно представить в виде единичных векторов, например: для пары стр</w:t>
      </w:r>
      <w:r w:rsidRPr="00637FB5">
        <w:rPr>
          <w:rFonts w:ascii="Times New Roman" w:hAnsi="Times New Roman" w:cs="Times New Roman"/>
          <w:sz w:val="22"/>
          <w:szCs w:val="22"/>
        </w:rPr>
        <w:t>а</w:t>
      </w:r>
      <w:r w:rsidRPr="00637FB5">
        <w:rPr>
          <w:rFonts w:ascii="Times New Roman" w:hAnsi="Times New Roman" w:cs="Times New Roman"/>
          <w:sz w:val="22"/>
          <w:szCs w:val="22"/>
        </w:rPr>
        <w:t>тегий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>, В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чистые стратегии первого и второго игроков запишу</w:t>
      </w:r>
      <w:r w:rsidRPr="00637FB5">
        <w:rPr>
          <w:rFonts w:ascii="Times New Roman" w:hAnsi="Times New Roman" w:cs="Times New Roman"/>
          <w:sz w:val="22"/>
          <w:szCs w:val="22"/>
        </w:rPr>
        <w:t>т</w:t>
      </w:r>
      <w:r w:rsidRPr="00637FB5">
        <w:rPr>
          <w:rFonts w:ascii="Times New Roman" w:hAnsi="Times New Roman" w:cs="Times New Roman"/>
          <w:sz w:val="22"/>
          <w:szCs w:val="22"/>
        </w:rPr>
        <w:t xml:space="preserve">ся в виде: 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для стратегии A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;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603" type="#_x0000_t75" style="width:14.05pt;height:17.75pt">
            <v:imagedata r:id="rId648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 xml:space="preserve"> = (1; 0; ..; 0); 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для стратегии В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;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(0; 1; 0; …; 0).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Для пары стратегий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z w:val="22"/>
          <w:szCs w:val="22"/>
        </w:rPr>
        <w:t>, В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637FB5">
        <w:rPr>
          <w:rFonts w:ascii="Times New Roman" w:hAnsi="Times New Roman" w:cs="Times New Roman"/>
          <w:sz w:val="22"/>
          <w:szCs w:val="22"/>
        </w:rPr>
        <w:t xml:space="preserve"> чистые стратегии можно записать в виде: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для стратегии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z w:val="22"/>
          <w:szCs w:val="22"/>
        </w:rPr>
        <w:t>; p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(0; ...; 0; 1; 0; …; 0)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                                                   |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sym w:font="Symbol" w:char="F0AE"/>
      </w:r>
      <w:r w:rsidRPr="00637FB5">
        <w:rPr>
          <w:rFonts w:ascii="Times New Roman" w:hAnsi="Times New Roman" w:cs="Times New Roman"/>
          <w:sz w:val="22"/>
          <w:szCs w:val="22"/>
        </w:rPr>
        <w:t xml:space="preserve"> i-место;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для стратегии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604" type="#_x0000_t75" style="width:13.1pt;height:16.85pt">
            <v:imagedata r:id="rId649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>; g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(0, ..., 0; 1; 0; …; 0)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                                                   |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sym w:font="Symbol" w:char="F0AE"/>
      </w:r>
      <w:r w:rsidRPr="00637FB5">
        <w:rPr>
          <w:rFonts w:ascii="Times New Roman" w:hAnsi="Times New Roman" w:cs="Times New Roman"/>
          <w:sz w:val="22"/>
          <w:szCs w:val="22"/>
        </w:rPr>
        <w:t xml:space="preserve"> j-место.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0D51EA">
        <w:rPr>
          <w:rFonts w:ascii="Times New Roman" w:hAnsi="Times New Roman" w:cs="Times New Roman"/>
          <w:b/>
          <w:i/>
          <w:sz w:val="22"/>
          <w:szCs w:val="22"/>
        </w:rPr>
        <w:t>Теорема.</w:t>
      </w:r>
      <w:r w:rsidRPr="00637FB5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t xml:space="preserve">В матричной игре нижняя чистая цена меньше или равна верхней чистой цене игры, т. е., α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A3"/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sz w:val="22"/>
          <w:szCs w:val="22"/>
        </w:rPr>
        <w:t>.</w:t>
      </w:r>
    </w:p>
    <w:p w:rsidR="00637FB5" w:rsidRPr="00C83E51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i/>
          <w:sz w:val="22"/>
          <w:szCs w:val="22"/>
          <w:lang w:val="en-US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Доказательство. Возьмем </w:t>
      </w:r>
      <w:r w:rsidRPr="00637FB5">
        <w:rPr>
          <w:rFonts w:ascii="Times New Roman" w:hAnsi="Times New Roman" w:cs="Times New Roman"/>
          <w:i/>
          <w:sz w:val="22"/>
          <w:szCs w:val="22"/>
          <w:lang w:val="en-US"/>
        </w:rPr>
        <w:t>i</w:t>
      </w:r>
      <w:r w:rsidRPr="00637FB5">
        <w:rPr>
          <w:rFonts w:ascii="Times New Roman" w:hAnsi="Times New Roman" w:cs="Times New Roman"/>
          <w:sz w:val="22"/>
          <w:szCs w:val="22"/>
        </w:rPr>
        <w:t xml:space="preserve"> – строку и </w:t>
      </w:r>
      <w:r w:rsidRPr="00637FB5">
        <w:rPr>
          <w:rFonts w:ascii="Times New Roman" w:hAnsi="Times New Roman" w:cs="Times New Roman"/>
          <w:i/>
          <w:sz w:val="22"/>
          <w:szCs w:val="22"/>
          <w:lang w:val="en-US"/>
        </w:rPr>
        <w:t>j</w:t>
      </w:r>
      <w:r w:rsidRPr="00637FB5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t>– столбец. По</w:t>
      </w:r>
      <w:r w:rsidRPr="00C83E5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t>опред</w:t>
      </w:r>
      <w:r w:rsidRPr="00637FB5">
        <w:rPr>
          <w:rFonts w:ascii="Times New Roman" w:hAnsi="Times New Roman" w:cs="Times New Roman"/>
          <w:sz w:val="22"/>
          <w:szCs w:val="22"/>
        </w:rPr>
        <w:t>е</w:t>
      </w:r>
      <w:r w:rsidRPr="00637FB5">
        <w:rPr>
          <w:rFonts w:ascii="Times New Roman" w:hAnsi="Times New Roman" w:cs="Times New Roman"/>
          <w:sz w:val="22"/>
          <w:szCs w:val="22"/>
        </w:rPr>
        <w:t>лению</w:t>
      </w:r>
      <w:r w:rsidRPr="00C83E51">
        <w:rPr>
          <w:rFonts w:ascii="Times New Roman" w:hAnsi="Times New Roman" w:cs="Times New Roman"/>
          <w:sz w:val="22"/>
          <w:szCs w:val="22"/>
          <w:lang w:val="en-US"/>
        </w:rPr>
        <w:t xml:space="preserve"> 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61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= min 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sym w:font="Symbol" w:char="F061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ij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,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A3"/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sym w:font="Symbol" w:char="F061"/>
      </w:r>
      <w:r w:rsidRPr="00637FB5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ij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,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>а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j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= max 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sym w:font="Symbol" w:char="F061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ij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B3"/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sym w:font="Symbol" w:char="F061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ij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DE"/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61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A3"/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sym w:font="Symbol" w:char="F061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ij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,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A3"/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j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DE"/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61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A3"/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i/>
          <w:spacing w:val="-2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pacing w:val="-2"/>
          <w:sz w:val="22"/>
          <w:szCs w:val="22"/>
          <w:lang w:val="en-US"/>
        </w:rPr>
        <w:t>,</w:t>
      </w:r>
      <w:r w:rsidRPr="00637FB5">
        <w:rPr>
          <w:rFonts w:ascii="Times New Roman" w:hAnsi="Times New Roman" w:cs="Times New Roman"/>
          <w:i/>
          <w:sz w:val="22"/>
          <w:szCs w:val="22"/>
          <w:lang w:val="en-US"/>
        </w:rPr>
        <w:t xml:space="preserve">      </w:t>
      </w:r>
      <w:r w:rsidR="00637FB5" w:rsidRPr="00C83E51">
        <w:rPr>
          <w:rFonts w:ascii="Times New Roman" w:hAnsi="Times New Roman" w:cs="Times New Roman"/>
          <w:i/>
          <w:sz w:val="22"/>
          <w:szCs w:val="22"/>
          <w:lang w:val="en-US"/>
        </w:rPr>
        <w:t xml:space="preserve">       </w:t>
      </w:r>
    </w:p>
    <w:p w:rsidR="006266F2" w:rsidRPr="00C83E51" w:rsidRDefault="00637FB5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i/>
          <w:sz w:val="18"/>
          <w:szCs w:val="18"/>
          <w:lang w:val="en-US"/>
        </w:rPr>
      </w:pPr>
      <w:r w:rsidRPr="00C83E51">
        <w:rPr>
          <w:rFonts w:ascii="Times New Roman" w:hAnsi="Times New Roman" w:cs="Times New Roman"/>
          <w:i/>
          <w:sz w:val="22"/>
          <w:szCs w:val="22"/>
          <w:lang w:val="en-US"/>
        </w:rPr>
        <w:t xml:space="preserve">               </w:t>
      </w:r>
      <w:r w:rsidR="006266F2" w:rsidRPr="00637FB5">
        <w:rPr>
          <w:rFonts w:ascii="Times New Roman" w:hAnsi="Times New Roman" w:cs="Times New Roman"/>
          <w:i/>
          <w:sz w:val="18"/>
          <w:szCs w:val="18"/>
          <w:lang w:val="en-US"/>
        </w:rPr>
        <w:t>j</w:t>
      </w:r>
      <w:r w:rsidR="006266F2" w:rsidRPr="00C83E51">
        <w:rPr>
          <w:rFonts w:ascii="Times New Roman" w:hAnsi="Times New Roman" w:cs="Times New Roman"/>
          <w:i/>
          <w:sz w:val="18"/>
          <w:szCs w:val="18"/>
          <w:lang w:val="en-US"/>
        </w:rPr>
        <w:t xml:space="preserve">                                   </w:t>
      </w:r>
      <w:r w:rsidR="006266F2" w:rsidRPr="00637FB5">
        <w:rPr>
          <w:rFonts w:ascii="Times New Roman" w:hAnsi="Times New Roman" w:cs="Times New Roman"/>
          <w:i/>
          <w:sz w:val="18"/>
          <w:szCs w:val="18"/>
          <w:lang w:val="en-US"/>
        </w:rPr>
        <w:t>i</w:t>
      </w:r>
    </w:p>
    <w:p w:rsidR="00637FB5" w:rsidRPr="00637FB5" w:rsidRDefault="00637FB5" w:rsidP="00637FB5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7C7B24">
        <w:rPr>
          <w:rFonts w:ascii="Times New Roman" w:hAnsi="Times New Roman" w:cs="Times New Roman"/>
          <w:spacing w:val="-2"/>
          <w:sz w:val="22"/>
          <w:szCs w:val="22"/>
        </w:rPr>
        <w:t>(</w:t>
      </w:r>
      <w:r w:rsidR="00DB573C" w:rsidRPr="00907DB4">
        <w:rPr>
          <w:rFonts w:ascii="Times New Roman" w:hAnsi="Times New Roman" w:cs="Times New Roman"/>
          <w:i/>
          <w:sz w:val="22"/>
          <w:szCs w:val="22"/>
          <w:lang w:val="en-US"/>
        </w:rPr>
        <w:t>i</w:t>
      </w:r>
      <w:r w:rsidR="00DB573C" w:rsidRPr="007C7B24">
        <w:rPr>
          <w:rFonts w:ascii="Times New Roman" w:hAnsi="Times New Roman" w:cs="Times New Roman"/>
          <w:sz w:val="22"/>
          <w:szCs w:val="22"/>
        </w:rPr>
        <w:t xml:space="preserve"> = </w:t>
      </w:r>
      <w:r w:rsidR="00DB573C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605" type="#_x0000_t75" style="width:19.65pt;height:18.7pt" o:ole="">
            <v:imagedata r:id="rId589" o:title=""/>
          </v:shape>
          <o:OLEObject Type="Embed" ProgID="Equation.3" ShapeID="_x0000_i1605" DrawAspect="Content" ObjectID="_1698740753" r:id="rId650"/>
        </w:object>
      </w:r>
      <w:r w:rsidRPr="007C7B24">
        <w:rPr>
          <w:rFonts w:ascii="Times New Roman" w:hAnsi="Times New Roman" w:cs="Times New Roman"/>
          <w:spacing w:val="-2"/>
          <w:sz w:val="22"/>
          <w:szCs w:val="22"/>
        </w:rPr>
        <w:t>,</w:t>
      </w:r>
      <w:r w:rsidR="00DB573C" w:rsidRPr="007C7B24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DB573C" w:rsidRPr="00907DB4">
        <w:rPr>
          <w:rFonts w:ascii="Times New Roman" w:hAnsi="Times New Roman" w:cs="Times New Roman"/>
          <w:i/>
          <w:sz w:val="22"/>
          <w:szCs w:val="22"/>
          <w:lang w:val="en-US"/>
        </w:rPr>
        <w:t>j</w:t>
      </w:r>
      <w:r w:rsidR="00DB573C" w:rsidRPr="007C7B24">
        <w:rPr>
          <w:rFonts w:ascii="Times New Roman" w:hAnsi="Times New Roman" w:cs="Times New Roman"/>
          <w:sz w:val="22"/>
          <w:szCs w:val="22"/>
        </w:rPr>
        <w:t xml:space="preserve"> = </w:t>
      </w:r>
      <w:r w:rsidR="00DB573C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606" type="#_x0000_t75" style="width:17.75pt;height:18.7pt" o:ole="">
            <v:imagedata r:id="rId651" o:title=""/>
          </v:shape>
          <o:OLEObject Type="Embed" ProgID="Equation.3" ShapeID="_x0000_i1606" DrawAspect="Content" ObjectID="_1698740754" r:id="rId652"/>
        </w:object>
      </w:r>
      <w:r w:rsidRPr="007C7B24">
        <w:rPr>
          <w:rFonts w:ascii="Times New Roman" w:hAnsi="Times New Roman" w:cs="Times New Roman"/>
          <w:spacing w:val="-2"/>
          <w:sz w:val="22"/>
          <w:szCs w:val="22"/>
        </w:rPr>
        <w:t>).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Итак как это справедливо для любого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637FB5">
        <w:rPr>
          <w:rFonts w:ascii="Times New Roman" w:hAnsi="Times New Roman" w:cs="Times New Roman"/>
          <w:sz w:val="22"/>
          <w:szCs w:val="22"/>
        </w:rPr>
        <w:t xml:space="preserve"> и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j</w:t>
      </w:r>
      <w:r w:rsidRPr="00637FB5">
        <w:rPr>
          <w:rFonts w:ascii="Times New Roman" w:hAnsi="Times New Roman" w:cs="Times New Roman"/>
          <w:sz w:val="22"/>
          <w:szCs w:val="22"/>
        </w:rPr>
        <w:t xml:space="preserve">, то, следовательно </w:t>
      </w:r>
      <w:r w:rsidR="00637FB5">
        <w:rPr>
          <w:rFonts w:ascii="Times New Roman" w:hAnsi="Times New Roman" w:cs="Times New Roman"/>
          <w:sz w:val="22"/>
          <w:szCs w:val="22"/>
        </w:rPr>
        <w:t xml:space="preserve"> 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1"/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A3"/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Если для чистых стратегий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z w:val="22"/>
          <w:szCs w:val="22"/>
        </w:rPr>
        <w:t>, В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637FB5">
        <w:rPr>
          <w:rFonts w:ascii="Times New Roman" w:hAnsi="Times New Roman" w:cs="Times New Roman"/>
          <w:sz w:val="22"/>
          <w:szCs w:val="22"/>
        </w:rPr>
        <w:t xml:space="preserve"> игроков А и В имеет место равен</w:t>
      </w:r>
      <w:r w:rsidRPr="00637FB5">
        <w:rPr>
          <w:rFonts w:ascii="Times New Roman" w:hAnsi="Times New Roman" w:cs="Times New Roman"/>
          <w:sz w:val="22"/>
          <w:szCs w:val="22"/>
        </w:rPr>
        <w:softHyphen/>
        <w:t xml:space="preserve">ство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1"/>
      </w:r>
      <w:r w:rsidRPr="00637FB5">
        <w:rPr>
          <w:rFonts w:ascii="Times New Roman" w:hAnsi="Times New Roman" w:cs="Times New Roman"/>
          <w:sz w:val="22"/>
          <w:szCs w:val="22"/>
        </w:rPr>
        <w:t xml:space="preserve"> =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sz w:val="22"/>
          <w:szCs w:val="22"/>
        </w:rPr>
        <w:t>, то пару чистых стратегий (А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</w:t>
      </w:r>
      <w:r w:rsidRPr="00637FB5">
        <w:rPr>
          <w:rFonts w:ascii="Times New Roman" w:hAnsi="Times New Roman" w:cs="Times New Roman"/>
          <w:sz w:val="22"/>
          <w:szCs w:val="22"/>
        </w:rPr>
        <w:t>, В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637FB5">
        <w:rPr>
          <w:rFonts w:ascii="Times New Roman" w:hAnsi="Times New Roman" w:cs="Times New Roman"/>
          <w:sz w:val="22"/>
          <w:szCs w:val="22"/>
        </w:rPr>
        <w:t xml:space="preserve">) называют </w:t>
      </w:r>
      <w:r w:rsidRPr="00637FB5">
        <w:rPr>
          <w:rFonts w:ascii="Times New Roman" w:hAnsi="Times New Roman" w:cs="Times New Roman"/>
          <w:i/>
          <w:sz w:val="22"/>
          <w:szCs w:val="22"/>
        </w:rPr>
        <w:t>седл</w:t>
      </w:r>
      <w:r w:rsidRPr="00637FB5">
        <w:rPr>
          <w:rFonts w:ascii="Times New Roman" w:hAnsi="Times New Roman" w:cs="Times New Roman"/>
          <w:i/>
          <w:sz w:val="22"/>
          <w:szCs w:val="22"/>
        </w:rPr>
        <w:t>о</w:t>
      </w:r>
      <w:r w:rsidRPr="00637FB5">
        <w:rPr>
          <w:rFonts w:ascii="Times New Roman" w:hAnsi="Times New Roman" w:cs="Times New Roman"/>
          <w:i/>
          <w:sz w:val="22"/>
          <w:szCs w:val="22"/>
        </w:rPr>
        <w:t>вой точкой матричной игры</w:t>
      </w:r>
      <w:r w:rsidRPr="00637FB5">
        <w:rPr>
          <w:rFonts w:ascii="Times New Roman" w:hAnsi="Times New Roman" w:cs="Times New Roman"/>
          <w:sz w:val="22"/>
          <w:szCs w:val="22"/>
        </w:rPr>
        <w:t xml:space="preserve">, элемент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sym w:font="Symbol" w:char="F061"/>
      </w:r>
      <w:r w:rsidRPr="00637FB5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ij</w:t>
      </w:r>
      <w:r w:rsidRPr="00637FB5">
        <w:rPr>
          <w:rFonts w:ascii="Times New Roman" w:hAnsi="Times New Roman" w:cs="Times New Roman"/>
          <w:sz w:val="22"/>
          <w:szCs w:val="22"/>
        </w:rPr>
        <w:t xml:space="preserve"> – </w:t>
      </w:r>
      <w:r w:rsidRPr="00637FB5">
        <w:rPr>
          <w:rFonts w:ascii="Times New Roman" w:hAnsi="Times New Roman" w:cs="Times New Roman"/>
          <w:i/>
          <w:sz w:val="22"/>
          <w:szCs w:val="22"/>
        </w:rPr>
        <w:t>седловым элементом платежной матрицы</w:t>
      </w:r>
      <w:r w:rsidRPr="00637FB5">
        <w:rPr>
          <w:rFonts w:ascii="Times New Roman" w:hAnsi="Times New Roman" w:cs="Times New Roman"/>
          <w:sz w:val="22"/>
          <w:szCs w:val="22"/>
        </w:rPr>
        <w:t xml:space="preserve">, а число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75"/>
      </w:r>
      <w:r w:rsidRPr="00637FB5">
        <w:rPr>
          <w:rFonts w:ascii="Times New Roman" w:hAnsi="Times New Roman" w:cs="Times New Roman"/>
          <w:sz w:val="22"/>
          <w:szCs w:val="22"/>
        </w:rPr>
        <w:t xml:space="preserve"> =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1"/>
      </w:r>
      <w:r w:rsidRPr="00637FB5">
        <w:rPr>
          <w:rFonts w:ascii="Times New Roman" w:hAnsi="Times New Roman" w:cs="Times New Roman"/>
          <w:sz w:val="22"/>
          <w:szCs w:val="22"/>
        </w:rPr>
        <w:t xml:space="preserve"> =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sz w:val="22"/>
          <w:szCs w:val="22"/>
        </w:rPr>
        <w:t xml:space="preserve"> – </w:t>
      </w:r>
      <w:r w:rsidRPr="00637FB5">
        <w:rPr>
          <w:rFonts w:ascii="Times New Roman" w:hAnsi="Times New Roman" w:cs="Times New Roman"/>
          <w:i/>
          <w:sz w:val="22"/>
          <w:szCs w:val="22"/>
        </w:rPr>
        <w:t>чистой ценой игры</w:t>
      </w:r>
      <w:r w:rsidRPr="00637FB5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i/>
          <w:sz w:val="22"/>
          <w:szCs w:val="22"/>
        </w:rPr>
        <w:t xml:space="preserve">Пример </w:t>
      </w:r>
      <w:r w:rsidR="000361D7">
        <w:rPr>
          <w:rFonts w:ascii="Times New Roman" w:hAnsi="Times New Roman" w:cs="Times New Roman"/>
          <w:i/>
          <w:sz w:val="22"/>
          <w:szCs w:val="22"/>
        </w:rPr>
        <w:t>21</w:t>
      </w:r>
      <w:r w:rsidRPr="00637FB5">
        <w:rPr>
          <w:rFonts w:ascii="Times New Roman" w:hAnsi="Times New Roman" w:cs="Times New Roman"/>
          <w:sz w:val="22"/>
          <w:szCs w:val="22"/>
        </w:rPr>
        <w:t>. Найти нижнюю и верхнюю чистые цены, устано</w:t>
      </w:r>
      <w:r w:rsidR="00637FB5">
        <w:rPr>
          <w:rFonts w:ascii="Times New Roman" w:hAnsi="Times New Roman" w:cs="Times New Roman"/>
          <w:sz w:val="22"/>
          <w:szCs w:val="22"/>
        </w:rPr>
        <w:t>-</w:t>
      </w:r>
      <w:r w:rsidRPr="00637FB5">
        <w:rPr>
          <w:rFonts w:ascii="Times New Roman" w:hAnsi="Times New Roman" w:cs="Times New Roman"/>
          <w:position w:val="-10"/>
          <w:sz w:val="22"/>
          <w:szCs w:val="22"/>
        </w:rPr>
        <w:t>вить на</w:t>
      </w:r>
      <w:r w:rsidRPr="00637FB5">
        <w:rPr>
          <w:rFonts w:ascii="Times New Roman" w:hAnsi="Times New Roman" w:cs="Times New Roman"/>
          <w:position w:val="-10"/>
          <w:sz w:val="22"/>
          <w:szCs w:val="22"/>
        </w:rPr>
        <w:softHyphen/>
        <w:t>личие седловых точек матричной игры</w: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50"/>
          <w:sz w:val="22"/>
          <w:szCs w:val="22"/>
        </w:rPr>
        <w:pict>
          <v:shape id="_x0000_i1607" type="#_x0000_t75" style="width:65.45pt;height:45.8pt">
            <v:imagedata r:id="rId653" o:title=""/>
          </v:shape>
        </w:pict>
      </w:r>
      <w:r w:rsidRPr="00637FB5">
        <w:rPr>
          <w:rFonts w:ascii="Times New Roman" w:hAnsi="Times New Roman" w:cs="Times New Roman"/>
          <w:position w:val="-10"/>
          <w:sz w:val="22"/>
          <w:szCs w:val="22"/>
        </w:rPr>
        <w:t>.</w:t>
      </w:r>
    </w:p>
    <w:p w:rsidR="006266F2" w:rsidRPr="00637FB5" w:rsidRDefault="006266F2" w:rsidP="006266F2">
      <w:pPr>
        <w:widowControl/>
        <w:shd w:val="clear" w:color="auto" w:fill="FFFFFF"/>
        <w:tabs>
          <w:tab w:val="left" w:pos="5627"/>
        </w:tabs>
        <w:autoSpaceDE/>
        <w:autoSpaceDN/>
        <w:adjustRightInd/>
        <w:spacing w:line="233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i/>
          <w:sz w:val="22"/>
          <w:szCs w:val="22"/>
        </w:rPr>
        <w:t>Решение</w:t>
      </w:r>
      <w:r w:rsidR="002A6FEE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Определим нижние и верхние чистые цены игры, для этого с</w:t>
      </w:r>
      <w:r w:rsidRPr="00637FB5">
        <w:rPr>
          <w:rFonts w:ascii="Times New Roman" w:hAnsi="Times New Roman" w:cs="Times New Roman"/>
          <w:sz w:val="22"/>
          <w:szCs w:val="22"/>
        </w:rPr>
        <w:t>о</w:t>
      </w:r>
      <w:r w:rsidRPr="00637FB5">
        <w:rPr>
          <w:rFonts w:ascii="Times New Roman" w:hAnsi="Times New Roman" w:cs="Times New Roman"/>
          <w:sz w:val="22"/>
          <w:szCs w:val="22"/>
        </w:rPr>
        <w:t>ставим платежную матрицу,</w:t>
      </w:r>
    </w:p>
    <w:tbl>
      <w:tblPr>
        <w:tblW w:w="485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2"/>
        <w:gridCol w:w="538"/>
        <w:gridCol w:w="540"/>
        <w:gridCol w:w="454"/>
        <w:gridCol w:w="447"/>
        <w:gridCol w:w="538"/>
        <w:gridCol w:w="3321"/>
      </w:tblGrid>
      <w:tr w:rsidR="006266F2" w:rsidRPr="00637FB5">
        <w:trPr>
          <w:cantSplit/>
          <w:trHeight w:val="104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3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sym w:font="Symbol" w:char="F061"/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  <w:tc>
          <w:tcPr>
            <w:tcW w:w="2602" w:type="pct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:rsidR="006266F2" w:rsidRPr="00637FB5" w:rsidRDefault="006266F2" w:rsidP="00637FB5">
            <w:pPr>
              <w:widowControl/>
              <w:autoSpaceDE/>
              <w:autoSpaceDN/>
              <w:adjustRightInd/>
              <w:spacing w:line="233" w:lineRule="auto"/>
              <w:ind w:right="-57" w:firstLine="376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61"/>
            </w:r>
            <w:r w:rsidRPr="007C7B24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max</w:t>
            </w:r>
            <w:r w:rsidRPr="007C7B2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61"/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>i</w:t>
            </w:r>
            <w:r w:rsidRPr="007C7B24">
              <w:rPr>
                <w:rFonts w:ascii="Times New Roman" w:hAnsi="Times New Roman" w:cs="Times New Roman"/>
                <w:sz w:val="22"/>
                <w:szCs w:val="22"/>
              </w:rPr>
              <w:t xml:space="preserve"> = 5 </w:t>
            </w:r>
          </w:p>
          <w:p w:rsidR="006266F2" w:rsidRPr="00637FB5" w:rsidRDefault="006266F2" w:rsidP="00637FB5">
            <w:pPr>
              <w:widowControl/>
              <w:autoSpaceDE/>
              <w:autoSpaceDN/>
              <w:adjustRightInd/>
              <w:spacing w:line="233" w:lineRule="auto"/>
              <w:ind w:right="-57" w:firstLine="376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lastRenderedPageBreak/>
              <w:sym w:font="Symbol" w:char="F062"/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62"/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>j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5</w:t>
            </w:r>
          </w:p>
          <w:p w:rsidR="006266F2" w:rsidRPr="00C8175E" w:rsidRDefault="006266F2" w:rsidP="00C8175E">
            <w:pPr>
              <w:widowControl/>
              <w:autoSpaceDE/>
              <w:autoSpaceDN/>
              <w:adjustRightInd/>
              <w:spacing w:line="233" w:lineRule="auto"/>
              <w:ind w:right="-57" w:firstLine="376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75"/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61"/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sym w:font="Symbol" w:char="F062"/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5</w:t>
            </w:r>
            <w:r w:rsidR="00C8175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r w:rsidRPr="00637FB5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>имеем одну седловую точку (</w:t>
            </w:r>
            <w:r w:rsidR="00C83E51">
              <w:rPr>
                <w:rFonts w:ascii="Times New Roman" w:hAnsi="Times New Roman" w:cs="Times New Roman"/>
                <w:spacing w:val="-4"/>
                <w:position w:val="-10"/>
                <w:sz w:val="22"/>
                <w:szCs w:val="22"/>
                <w:lang w:val="en-US"/>
              </w:rPr>
              <w:pict>
                <v:shape id="_x0000_i1608" type="#_x0000_t75" style="width:27.1pt;height:14.95pt">
                  <v:imagedata r:id="rId654" o:title=""/>
                </v:shape>
              </w:pict>
            </w:r>
            <w:r w:rsidRPr="00637FB5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>)</w:t>
            </w:r>
            <w:r w:rsidR="00C8175E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>,</w:t>
            </w:r>
          </w:p>
        </w:tc>
      </w:tr>
      <w:tr w:rsidR="006266F2" w:rsidRPr="00637FB5">
        <w:trPr>
          <w:cantSplit/>
          <w:trHeight w:val="757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lastRenderedPageBreak/>
              <w:t>A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[5]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  <w:p w:rsidR="006266F2" w:rsidRPr="00637FB5" w:rsidRDefault="00E57F6B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6266F2" w:rsidRPr="00637FB5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</w:t>
            </w: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]</w:t>
            </w:r>
          </w:p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6266F2" w:rsidRPr="00637FB5" w:rsidRDefault="00E57F6B" w:rsidP="006266F2">
            <w:pPr>
              <w:widowControl/>
              <w:autoSpaceDE/>
              <w:autoSpaceDN/>
              <w:adjustRightInd/>
              <w:spacing w:line="233" w:lineRule="auto"/>
              <w:ind w:right="-1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 w:rsidR="006266F2" w:rsidRPr="00637FB5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2602" w:type="pct"/>
            <w:vMerge/>
            <w:tcBorders>
              <w:left w:val="single" w:sz="4" w:space="0" w:color="auto"/>
              <w:right w:val="nil"/>
            </w:tcBorders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6266F2" w:rsidRPr="00637FB5">
        <w:trPr>
          <w:cantSplit/>
          <w:trHeight w:val="283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37FB5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lastRenderedPageBreak/>
              <w:sym w:font="Symbol" w:char="F062"/>
            </w:r>
            <w:r w:rsidRPr="00637FB5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37FB5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37FB5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</w:t>
            </w: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Pr="00637FB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]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37FB5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37FB5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7FB5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6F2" w:rsidRPr="00637FB5" w:rsidRDefault="006266F2" w:rsidP="00637FB5">
            <w:pPr>
              <w:widowControl/>
              <w:autoSpaceDE/>
              <w:autoSpaceDN/>
              <w:adjustRightInd/>
              <w:spacing w:line="233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02" w:type="pct"/>
            <w:vMerge/>
            <w:tcBorders>
              <w:left w:val="single" w:sz="4" w:space="0" w:color="auto"/>
              <w:bottom w:val="nil"/>
              <w:right w:val="nil"/>
            </w:tcBorders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spacing w:line="233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spacing w:before="40" w:line="233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а седловой элемент равен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12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5, этот элемент является наимен</w:t>
      </w:r>
      <w:r w:rsidRPr="00637FB5">
        <w:rPr>
          <w:rFonts w:ascii="Times New Roman" w:hAnsi="Times New Roman" w:cs="Times New Roman"/>
          <w:sz w:val="22"/>
          <w:szCs w:val="22"/>
        </w:rPr>
        <w:t>ь</w:t>
      </w:r>
      <w:r w:rsidRPr="00637FB5">
        <w:rPr>
          <w:rFonts w:ascii="Times New Roman" w:hAnsi="Times New Roman" w:cs="Times New Roman"/>
          <w:sz w:val="22"/>
          <w:szCs w:val="22"/>
        </w:rPr>
        <w:t xml:space="preserve">шим в первой строке и наибольшим во втором столбце. 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Если в матричной игре есть седловой элемент, то наилучшими для игроков являются их максиминные и мини</w:t>
      </w:r>
      <w:r w:rsidRPr="00637FB5">
        <w:rPr>
          <w:rFonts w:ascii="Times New Roman" w:hAnsi="Times New Roman" w:cs="Times New Roman"/>
          <w:sz w:val="22"/>
          <w:szCs w:val="22"/>
        </w:rPr>
        <w:softHyphen/>
        <w:t>максные стратегии, и эти чистые стратегии, образующие седловую точку – есть опт</w:t>
      </w:r>
      <w:r w:rsidRPr="00637FB5">
        <w:rPr>
          <w:rFonts w:ascii="Times New Roman" w:hAnsi="Times New Roman" w:cs="Times New Roman"/>
          <w:sz w:val="22"/>
          <w:szCs w:val="22"/>
        </w:rPr>
        <w:t>и</w:t>
      </w:r>
      <w:r w:rsidRPr="00637FB5">
        <w:rPr>
          <w:rFonts w:ascii="Times New Roman" w:hAnsi="Times New Roman" w:cs="Times New Roman"/>
          <w:sz w:val="22"/>
          <w:szCs w:val="22"/>
        </w:rPr>
        <w:t>мальные чистые стратегии.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Отклонение игрока А от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maxmin</w:t>
      </w:r>
      <w:r w:rsidRPr="00637FB5">
        <w:rPr>
          <w:rFonts w:ascii="Times New Roman" w:hAnsi="Times New Roman" w:cs="Times New Roman"/>
          <w:sz w:val="22"/>
          <w:szCs w:val="22"/>
        </w:rPr>
        <w:t xml:space="preserve"> стратегии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 ведет к умен</w:t>
      </w:r>
      <w:r w:rsidRPr="00637FB5">
        <w:rPr>
          <w:rFonts w:ascii="Times New Roman" w:hAnsi="Times New Roman" w:cs="Times New Roman"/>
          <w:sz w:val="22"/>
          <w:szCs w:val="22"/>
        </w:rPr>
        <w:t>ь</w:t>
      </w:r>
      <w:r w:rsidRPr="00637FB5">
        <w:rPr>
          <w:rFonts w:ascii="Times New Roman" w:hAnsi="Times New Roman" w:cs="Times New Roman"/>
          <w:sz w:val="22"/>
          <w:szCs w:val="22"/>
        </w:rPr>
        <w:t>шению его выигрыша, а отклонение игрока В от минимаксной стратегии ведет к увеличению его проигрыша.</w:t>
      </w:r>
    </w:p>
    <w:p w:rsidR="00637FB5" w:rsidRPr="00637FB5" w:rsidRDefault="00637FB5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b/>
          <w:sz w:val="22"/>
          <w:szCs w:val="22"/>
        </w:rPr>
        <w:t>Б.</w:t>
      </w:r>
      <w:r w:rsidRPr="00637FB5">
        <w:rPr>
          <w:rFonts w:ascii="Times New Roman" w:hAnsi="Times New Roman" w:cs="Times New Roman"/>
          <w:sz w:val="22"/>
          <w:szCs w:val="22"/>
        </w:rPr>
        <w:t xml:space="preserve"> Смешанные стратегии.</w:t>
      </w:r>
    </w:p>
    <w:p w:rsidR="006266F2" w:rsidRPr="007C7B24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Если же матричная игра не имеет седловой точки, то решение игры затрудняется. В этих играх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1"/>
      </w:r>
      <w:r w:rsidRPr="00637FB5">
        <w:rPr>
          <w:rFonts w:ascii="Times New Roman" w:hAnsi="Times New Roman" w:cs="Times New Roman"/>
          <w:sz w:val="22"/>
          <w:szCs w:val="22"/>
        </w:rPr>
        <w:t xml:space="preserve"> &lt;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sz w:val="22"/>
          <w:szCs w:val="22"/>
        </w:rPr>
        <w:t>. Применение минимаксных стратегий в таких играх приводит к тому, что для каждого из игр</w:t>
      </w:r>
      <w:r w:rsidRPr="00637FB5">
        <w:rPr>
          <w:rFonts w:ascii="Times New Roman" w:hAnsi="Times New Roman" w:cs="Times New Roman"/>
          <w:sz w:val="22"/>
          <w:szCs w:val="22"/>
        </w:rPr>
        <w:t>о</w:t>
      </w:r>
      <w:r w:rsidRPr="00637FB5">
        <w:rPr>
          <w:rFonts w:ascii="Times New Roman" w:hAnsi="Times New Roman" w:cs="Times New Roman"/>
          <w:sz w:val="22"/>
          <w:szCs w:val="22"/>
        </w:rPr>
        <w:t xml:space="preserve">ков выигрыш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A3"/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1"/>
      </w:r>
      <w:r w:rsidRPr="00637FB5">
        <w:rPr>
          <w:rFonts w:ascii="Times New Roman" w:hAnsi="Times New Roman" w:cs="Times New Roman"/>
          <w:sz w:val="22"/>
          <w:szCs w:val="22"/>
        </w:rPr>
        <w:t xml:space="preserve">, а проигрыш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B3"/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sym w:font="Symbol" w:char="F062"/>
      </w:r>
      <w:r w:rsidRPr="00637FB5">
        <w:rPr>
          <w:rFonts w:ascii="Times New Roman" w:hAnsi="Times New Roman" w:cs="Times New Roman"/>
          <w:sz w:val="22"/>
          <w:szCs w:val="22"/>
        </w:rPr>
        <w:t>. Для каждого игрока возникает вопрос увеличения своего выиг</w:t>
      </w:r>
      <w:r w:rsidRPr="00637FB5">
        <w:rPr>
          <w:rFonts w:ascii="Times New Roman" w:hAnsi="Times New Roman" w:cs="Times New Roman"/>
          <w:sz w:val="22"/>
          <w:szCs w:val="22"/>
        </w:rPr>
        <w:softHyphen/>
        <w:t>рыша. Решение находят, применяя смешанные стратегии.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Смешанной стратегией игрока А (В) называется вектор</w: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spacing w:line="233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12"/>
          <w:sz w:val="22"/>
          <w:szCs w:val="22"/>
        </w:rPr>
        <w:pict>
          <v:shape id="_x0000_i1609" type="#_x0000_t75" style="width:118.75pt;height:18.7pt">
            <v:imagedata r:id="rId655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>, где</w:t>
      </w:r>
      <w:r>
        <w:rPr>
          <w:rFonts w:ascii="Times New Roman" w:hAnsi="Times New Roman" w:cs="Times New Roman"/>
          <w:position w:val="-12"/>
          <w:sz w:val="22"/>
          <w:szCs w:val="22"/>
        </w:rPr>
        <w:pict>
          <v:shape id="_x0000_i1610" type="#_x0000_t75" style="width:72.95pt;height:17.75pt">
            <v:imagedata r:id="rId656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и </w:t>
      </w:r>
      <w:r>
        <w:rPr>
          <w:rFonts w:ascii="Times New Roman" w:hAnsi="Times New Roman" w:cs="Times New Roman"/>
          <w:position w:val="-22"/>
          <w:sz w:val="22"/>
          <w:szCs w:val="22"/>
        </w:rPr>
        <w:pict>
          <v:shape id="_x0000_i1611" type="#_x0000_t75" style="width:31.8pt;height:27.1pt">
            <v:imagedata r:id="rId657" o:title=""/>
          </v:shape>
        </w:pic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spacing w:line="233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12"/>
          <w:sz w:val="22"/>
          <w:szCs w:val="22"/>
        </w:rPr>
        <w:pict>
          <v:shape id="_x0000_i1612" type="#_x0000_t75" style="width:104.75pt;height:19.65pt">
            <v:imagedata r:id="rId658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где </w:t>
      </w:r>
      <w:r>
        <w:rPr>
          <w:rFonts w:ascii="Times New Roman" w:hAnsi="Times New Roman" w:cs="Times New Roman"/>
          <w:position w:val="-16"/>
          <w:sz w:val="22"/>
          <w:szCs w:val="22"/>
        </w:rPr>
        <w:pict>
          <v:shape id="_x0000_i1613" type="#_x0000_t75" style="width:28.05pt;height:15.9pt">
            <v:imagedata r:id="rId659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position w:val="-10"/>
          <w:sz w:val="22"/>
          <w:szCs w:val="22"/>
        </w:rPr>
        <w:pict>
          <v:shape id="_x0000_i1614" type="#_x0000_t75" style="width:36.45pt;height:15.9pt">
            <v:imagedata r:id="rId660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position w:val="-24"/>
          <w:sz w:val="22"/>
          <w:szCs w:val="22"/>
        </w:rPr>
        <w:pict>
          <v:shape id="_x0000_i1615" type="#_x0000_t75" style="width:38.35pt;height:28.05pt">
            <v:imagedata r:id="rId661" o:title=""/>
          </v:shape>
        </w:pic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Вектор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</w:rPr>
        <w:pict>
          <v:shape id="_x0000_i1616" type="#_x0000_t75" style="width:25.25pt;height:16.85pt">
            <v:imagedata r:id="rId662" o:title=""/>
          </v:shape>
        </w:pic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означает </w:t>
      </w:r>
      <w:r w:rsidRPr="00637FB5">
        <w:rPr>
          <w:rFonts w:ascii="Times New Roman" w:hAnsi="Times New Roman" w:cs="Times New Roman"/>
          <w:i/>
          <w:spacing w:val="-4"/>
          <w:sz w:val="22"/>
          <w:szCs w:val="22"/>
        </w:rPr>
        <w:t>вероятность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применения </w:t>
      </w:r>
      <w:r w:rsidRPr="00637FB5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i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-ой чистой страте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softHyphen/>
        <w:t>гии игроком А (</w:t>
      </w:r>
      <w:r w:rsidRPr="00637FB5">
        <w:rPr>
          <w:rFonts w:ascii="Times New Roman" w:hAnsi="Times New Roman" w:cs="Times New Roman"/>
          <w:i/>
          <w:spacing w:val="-4"/>
          <w:sz w:val="22"/>
          <w:szCs w:val="22"/>
          <w:lang w:val="en-US"/>
        </w:rPr>
        <w:t>j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-ой чистой стратегии игроком В). Так как и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г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роки выбирают свои стратегии случайно и независимо друг от друга, то величина выигрыша (проигрыша) есть случайная величина. Ее средняя величина</w:t>
      </w:r>
      <w:r w:rsidRPr="00637FB5">
        <w:rPr>
          <w:rFonts w:ascii="Times New Roman" w:hAnsi="Times New Roman" w:cs="Times New Roman"/>
          <w:color w:val="000000"/>
          <w:spacing w:val="-4"/>
          <w:w w:val="78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– математическое ожидание – является функцией от смешанных стратегий 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</w:rPr>
        <w:pict>
          <v:shape id="_x0000_i1617" type="#_x0000_t75" style="width:10.3pt;height:17.75pt">
            <v:imagedata r:id="rId663" o:title=""/>
          </v:shape>
        </w:pic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и 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</w:rPr>
        <w:pict>
          <v:shape id="_x0000_i1618" type="#_x0000_t75" style="width:9.35pt;height:17.75pt">
            <v:imagedata r:id="rId664" o:title=""/>
          </v:shape>
        </w:pic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:</w:t>
      </w:r>
    </w:p>
    <w:p w:rsidR="006266F2" w:rsidRPr="00637FB5" w:rsidRDefault="00C83E51" w:rsidP="006266F2">
      <w:pPr>
        <w:widowControl/>
        <w:shd w:val="clear" w:color="auto" w:fill="FFFFFF"/>
        <w:tabs>
          <w:tab w:val="left" w:pos="9923"/>
        </w:tabs>
        <w:autoSpaceDE/>
        <w:autoSpaceDN/>
        <w:adjustRightInd/>
        <w:spacing w:line="233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position w:val="-30"/>
          <w:sz w:val="22"/>
          <w:szCs w:val="22"/>
          <w:lang w:val="en-US"/>
        </w:rPr>
        <w:pict>
          <v:shape id="_x0000_i1619" type="#_x0000_t75" style="width:96.3pt;height:29.9pt">
            <v:imagedata r:id="rId665" o:title=""/>
          </v:shape>
        </w:pic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Функция 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620" type="#_x0000_t75" style="width:33.65pt;height:17.75pt">
            <v:imagedata r:id="rId666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 xml:space="preserve"> – называется </w:t>
      </w:r>
      <w:r w:rsidRPr="00637FB5">
        <w:rPr>
          <w:rFonts w:ascii="Times New Roman" w:hAnsi="Times New Roman" w:cs="Times New Roman"/>
          <w:i/>
          <w:sz w:val="22"/>
          <w:szCs w:val="22"/>
        </w:rPr>
        <w:t>платежной функцией игры</w:t>
      </w:r>
      <w:r w:rsidRPr="00637FB5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lastRenderedPageBreak/>
        <w:t>Стратегии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  <w:lang w:val="en-US"/>
        </w:rPr>
        <w:pict>
          <v:shape id="_x0000_i1621" type="#_x0000_t75" style="width:13.1pt;height:18.7pt">
            <v:imagedata r:id="rId667" o:title=""/>
          </v:shape>
        </w:pic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= ('р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*, ..., р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m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*,), 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  <w:lang w:val="en-US"/>
        </w:rPr>
        <w:pict>
          <v:shape id="_x0000_i1622" type="#_x0000_t75" style="width:12.15pt;height:18.7pt">
            <v:imagedata r:id="rId668" o:title=""/>
          </v:shape>
        </w:pic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= (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, …, 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n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*) называются </w:t>
      </w:r>
      <w:r w:rsidRPr="00637FB5">
        <w:rPr>
          <w:rFonts w:ascii="Times New Roman" w:hAnsi="Times New Roman" w:cs="Times New Roman"/>
          <w:i/>
          <w:spacing w:val="-4"/>
          <w:sz w:val="22"/>
          <w:szCs w:val="22"/>
        </w:rPr>
        <w:t>о</w:t>
      </w:r>
      <w:r w:rsidRPr="00637FB5">
        <w:rPr>
          <w:rFonts w:ascii="Times New Roman" w:hAnsi="Times New Roman" w:cs="Times New Roman"/>
          <w:i/>
          <w:spacing w:val="-4"/>
          <w:sz w:val="22"/>
          <w:szCs w:val="22"/>
        </w:rPr>
        <w:t>п</w:t>
      </w:r>
      <w:r w:rsidRPr="00637FB5">
        <w:rPr>
          <w:rFonts w:ascii="Times New Roman" w:hAnsi="Times New Roman" w:cs="Times New Roman"/>
          <w:i/>
          <w:spacing w:val="-4"/>
          <w:sz w:val="22"/>
          <w:szCs w:val="22"/>
        </w:rPr>
        <w:t>тималь</w:t>
      </w:r>
      <w:r w:rsidRPr="00637FB5">
        <w:rPr>
          <w:rFonts w:ascii="Times New Roman" w:hAnsi="Times New Roman" w:cs="Times New Roman"/>
          <w:i/>
          <w:spacing w:val="-4"/>
          <w:sz w:val="22"/>
          <w:szCs w:val="22"/>
        </w:rPr>
        <w:softHyphen/>
        <w:t>ными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, если для произвольных стратегий 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</w:rPr>
        <w:pict>
          <v:shape id="_x0000_i1623" type="#_x0000_t75" style="width:10.3pt;height:17.75pt">
            <v:imagedata r:id="rId663" o:title=""/>
          </v:shape>
        </w:pic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= (р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, р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, ..., р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m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) и </w:t>
      </w:r>
      <w:r w:rsidR="00C83E51">
        <w:rPr>
          <w:rFonts w:ascii="Times New Roman" w:hAnsi="Times New Roman" w:cs="Times New Roman"/>
          <w:spacing w:val="-4"/>
          <w:position w:val="-10"/>
          <w:sz w:val="22"/>
          <w:szCs w:val="22"/>
        </w:rPr>
        <w:pict>
          <v:shape id="_x0000_i1624" type="#_x0000_t75" style="width:9.35pt;height:17.75pt">
            <v:imagedata r:id="rId664" o:title=""/>
          </v:shape>
        </w:pic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>= (</w:t>
      </w:r>
      <w:r w:rsidRPr="00637FB5">
        <w:rPr>
          <w:rFonts w:ascii="Times New Roman" w:hAnsi="Times New Roman" w:cs="Times New Roman"/>
          <w:spacing w:val="-8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pacing w:val="-8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pacing w:val="-8"/>
          <w:sz w:val="22"/>
          <w:szCs w:val="22"/>
        </w:rPr>
        <w:t xml:space="preserve">, </w:t>
      </w:r>
      <w:r w:rsidRPr="00637FB5">
        <w:rPr>
          <w:rFonts w:ascii="Times New Roman" w:hAnsi="Times New Roman" w:cs="Times New Roman"/>
          <w:spacing w:val="-8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pacing w:val="-8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pacing w:val="-8"/>
          <w:sz w:val="22"/>
          <w:szCs w:val="22"/>
        </w:rPr>
        <w:t xml:space="preserve">, …, </w:t>
      </w:r>
      <w:r w:rsidRPr="00637FB5">
        <w:rPr>
          <w:rFonts w:ascii="Times New Roman" w:hAnsi="Times New Roman" w:cs="Times New Roman"/>
          <w:spacing w:val="-8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pacing w:val="-8"/>
          <w:sz w:val="22"/>
          <w:szCs w:val="22"/>
          <w:vertAlign w:val="subscript"/>
          <w:lang w:val="en-US"/>
        </w:rPr>
        <w:t>m</w:t>
      </w:r>
      <w:r w:rsidRPr="00637FB5">
        <w:rPr>
          <w:rFonts w:ascii="Times New Roman" w:hAnsi="Times New Roman" w:cs="Times New Roman"/>
          <w:spacing w:val="-8"/>
          <w:sz w:val="22"/>
          <w:szCs w:val="22"/>
        </w:rPr>
        <w:t>)</w:t>
      </w:r>
      <w:r w:rsidRPr="00637FB5">
        <w:rPr>
          <w:rFonts w:ascii="Times New Roman" w:hAnsi="Times New Roman" w:cs="Times New Roman"/>
          <w:sz w:val="22"/>
          <w:szCs w:val="22"/>
        </w:rPr>
        <w:t xml:space="preserve"> выполняется условие 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625" type="#_x0000_t75" style="width:41.15pt;height:18.7pt">
            <v:imagedata r:id="rId669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sym w:font="Symbol" w:char="F0A3"/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626" type="#_x0000_t75" style="width:41.15pt;height:18.7pt">
            <v:imagedata r:id="rId670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sym w:font="Symbol" w:char="F0A3"/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627" type="#_x0000_t75" style="width:41.15pt;height:18.7pt">
            <v:imagedata r:id="rId671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6266F2" w:rsidRPr="00637FB5" w:rsidRDefault="006266F2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Использование в игре </w:t>
      </w:r>
      <w:r w:rsidRPr="00637FB5">
        <w:rPr>
          <w:rFonts w:ascii="Times New Roman" w:hAnsi="Times New Roman" w:cs="Times New Roman"/>
          <w:i/>
          <w:sz w:val="22"/>
          <w:szCs w:val="22"/>
        </w:rPr>
        <w:t>оптимальных</w:t>
      </w:r>
      <w:r w:rsidRPr="00637FB5">
        <w:rPr>
          <w:rFonts w:ascii="Times New Roman" w:hAnsi="Times New Roman" w:cs="Times New Roman"/>
          <w:sz w:val="22"/>
          <w:szCs w:val="22"/>
        </w:rPr>
        <w:t xml:space="preserve"> смешанных стратегий обеспечивает игроку А выигрыш не меньший, чем при использ</w:t>
      </w:r>
      <w:r w:rsidRPr="00637FB5">
        <w:rPr>
          <w:rFonts w:ascii="Times New Roman" w:hAnsi="Times New Roman" w:cs="Times New Roman"/>
          <w:sz w:val="22"/>
          <w:szCs w:val="22"/>
        </w:rPr>
        <w:t>о</w:t>
      </w:r>
      <w:r w:rsidRPr="00637FB5">
        <w:rPr>
          <w:rFonts w:ascii="Times New Roman" w:hAnsi="Times New Roman" w:cs="Times New Roman"/>
          <w:sz w:val="22"/>
          <w:szCs w:val="22"/>
        </w:rPr>
        <w:t>вании им любой другой стратегии р, а 2-му игроку – проигрыш не больший, чем при использовании им любой другой стратегии. С</w:t>
      </w:r>
      <w:r w:rsidRPr="00637FB5">
        <w:rPr>
          <w:rFonts w:ascii="Times New Roman" w:hAnsi="Times New Roman" w:cs="Times New Roman"/>
          <w:sz w:val="22"/>
          <w:szCs w:val="22"/>
        </w:rPr>
        <w:t>о</w:t>
      </w:r>
      <w:r w:rsidRPr="00637FB5">
        <w:rPr>
          <w:rFonts w:ascii="Times New Roman" w:hAnsi="Times New Roman" w:cs="Times New Roman"/>
          <w:sz w:val="22"/>
          <w:szCs w:val="22"/>
        </w:rPr>
        <w:t>вокупность оптимальных стратегий и цены игры составляет реш</w:t>
      </w:r>
      <w:r w:rsidRPr="00637FB5">
        <w:rPr>
          <w:rFonts w:ascii="Times New Roman" w:hAnsi="Times New Roman" w:cs="Times New Roman"/>
          <w:sz w:val="22"/>
          <w:szCs w:val="22"/>
        </w:rPr>
        <w:t>е</w:t>
      </w:r>
      <w:r w:rsidRPr="00637FB5">
        <w:rPr>
          <w:rFonts w:ascii="Times New Roman" w:hAnsi="Times New Roman" w:cs="Times New Roman"/>
          <w:sz w:val="22"/>
          <w:szCs w:val="22"/>
        </w:rPr>
        <w:t xml:space="preserve">ние игры. Цена игры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628" type="#_x0000_t75" style="width:62.65pt;height:17.75pt">
            <v:imagedata r:id="rId672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>Чистые стратегии игрока, вх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>о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>дящие в его оптимальную смешан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oftHyphen/>
        <w:t>ную стратегию с вероятностями  неравными 0, называются активными стратегиями игрока.</w:t>
      </w:r>
    </w:p>
    <w:p w:rsidR="006266F2" w:rsidRPr="00637FB5" w:rsidRDefault="00637FB5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b/>
          <w:sz w:val="22"/>
          <w:szCs w:val="22"/>
        </w:rPr>
        <w:t>В</w:t>
      </w:r>
      <w:r w:rsidR="006266F2" w:rsidRPr="00637FB5">
        <w:rPr>
          <w:rFonts w:ascii="Times New Roman" w:hAnsi="Times New Roman" w:cs="Times New Roman"/>
          <w:b/>
          <w:sz w:val="22"/>
          <w:szCs w:val="22"/>
        </w:rPr>
        <w:t>.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Свойства смешанных стратегий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37FB5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pacing w:val="10"/>
          <w:sz w:val="22"/>
          <w:szCs w:val="22"/>
        </w:rPr>
        <w:t xml:space="preserve">1. </w:t>
      </w:r>
      <w:r w:rsidRPr="00C8175E">
        <w:rPr>
          <w:rFonts w:ascii="Times New Roman" w:hAnsi="Times New Roman" w:cs="Times New Roman"/>
          <w:sz w:val="22"/>
          <w:szCs w:val="22"/>
        </w:rPr>
        <w:t>Д</w:t>
      </w:r>
      <w:r w:rsidR="006266F2" w:rsidRPr="00C8175E">
        <w:rPr>
          <w:rFonts w:ascii="Times New Roman" w:hAnsi="Times New Roman" w:cs="Times New Roman"/>
          <w:sz w:val="22"/>
          <w:szCs w:val="22"/>
        </w:rPr>
        <w:t>ля того чтобы смешанные стратегии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lang w:val="en-US"/>
        </w:rPr>
        <w:t>p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</w:rPr>
        <w:t>*=(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lang w:val="en-US"/>
        </w:rPr>
        <w:t>p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vertAlign w:val="subscript"/>
        </w:rPr>
        <w:t>1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vertAlign w:val="superscript"/>
        </w:rPr>
        <w:t>*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</w:rPr>
        <w:t xml:space="preserve">, 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lang w:val="en-US"/>
        </w:rPr>
        <w:t>p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vertAlign w:val="subscript"/>
        </w:rPr>
        <w:t>2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vertAlign w:val="superscript"/>
        </w:rPr>
        <w:t>*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</w:rPr>
        <w:t xml:space="preserve">, …, 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lang w:val="en-US"/>
        </w:rPr>
        <w:t>p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vertAlign w:val="subscript"/>
          <w:lang w:val="en-US"/>
        </w:rPr>
        <w:t>m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vertAlign w:val="superscript"/>
        </w:rPr>
        <w:t>*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</w:rPr>
        <w:t xml:space="preserve">) и 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lang w:val="en-US"/>
        </w:rPr>
        <w:t>g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  <w:vertAlign w:val="superscript"/>
        </w:rPr>
        <w:t>*</w:t>
      </w:r>
      <w:r w:rsidR="006266F2" w:rsidRPr="00637FB5">
        <w:rPr>
          <w:rFonts w:ascii="Times New Roman" w:hAnsi="Times New Roman" w:cs="Times New Roman"/>
          <w:spacing w:val="10"/>
          <w:sz w:val="22"/>
          <w:szCs w:val="22"/>
        </w:rPr>
        <w:t xml:space="preserve"> =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(</w:t>
      </w:r>
      <w:r w:rsidR="006266F2"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6266F2"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, </w:t>
      </w:r>
      <w:r w:rsidR="006266F2"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6266F2"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, …, </w:t>
      </w:r>
      <w:r w:rsidR="006266F2"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="006266F2"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) были оптимальными, для игроков А и </w:t>
      </w:r>
      <w:r w:rsidR="006266F2" w:rsidRPr="00637FB5">
        <w:rPr>
          <w:rFonts w:ascii="Times New Roman" w:hAnsi="Times New Roman" w:cs="Times New Roman"/>
          <w:sz w:val="22"/>
          <w:szCs w:val="22"/>
          <w:lang w:val="en-US"/>
        </w:rPr>
        <w:t>B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с ценой игры </w:t>
      </w:r>
      <w:r w:rsidR="006266F2" w:rsidRPr="00637FB5">
        <w:rPr>
          <w:rFonts w:ascii="Times New Roman" w:hAnsi="Times New Roman" w:cs="Times New Roman"/>
          <w:sz w:val="22"/>
          <w:szCs w:val="22"/>
        </w:rPr>
        <w:sym w:font="Symbol" w:char="F075"/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должны выполняться неравенства:</w:t>
      </w:r>
    </w:p>
    <w:p w:rsidR="006266F2" w:rsidRPr="00637FB5" w:rsidRDefault="00C83E51" w:rsidP="00637FB5">
      <w:pPr>
        <w:widowControl/>
        <w:shd w:val="clear" w:color="auto" w:fill="FFFFFF"/>
        <w:autoSpaceDE/>
        <w:autoSpaceDN/>
        <w:adjustRightInd/>
        <w:spacing w:line="235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26"/>
          <w:sz w:val="22"/>
          <w:szCs w:val="22"/>
        </w:rPr>
        <w:pict>
          <v:shape id="_x0000_i1629" type="#_x0000_t75" style="width:183.25pt;height:31.8pt">
            <v:imagedata r:id="rId673" o:title=""/>
          </v:shape>
        </w:pict>
      </w:r>
    </w:p>
    <w:p w:rsidR="00B4361E" w:rsidRDefault="00637FB5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2.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Р</w:t>
      </w:r>
      <w:r w:rsidR="006266F2" w:rsidRPr="00637FB5">
        <w:rPr>
          <w:rFonts w:ascii="Times New Roman" w:hAnsi="Times New Roman" w:cs="Times New Roman"/>
          <w:sz w:val="22"/>
          <w:szCs w:val="22"/>
        </w:rPr>
        <w:t>ешение матричной игры можно упростить, выяснив при этом до</w:t>
      </w:r>
      <w:r w:rsidR="006266F2" w:rsidRPr="00637FB5">
        <w:rPr>
          <w:rFonts w:ascii="Times New Roman" w:hAnsi="Times New Roman" w:cs="Times New Roman"/>
          <w:sz w:val="22"/>
          <w:szCs w:val="22"/>
        </w:rPr>
        <w:softHyphen/>
        <w:t>минирование одних стратегий над дру</w:t>
      </w:r>
      <w:r w:rsidR="006266F2" w:rsidRPr="00637FB5">
        <w:rPr>
          <w:rFonts w:ascii="Times New Roman" w:hAnsi="Times New Roman" w:cs="Times New Roman"/>
          <w:sz w:val="22"/>
          <w:szCs w:val="22"/>
        </w:rPr>
        <w:softHyphen/>
        <w:t xml:space="preserve">гими. Рассмотрим стратегии игрока А, для этого сравним элементы строк </w:t>
      </w:r>
      <w:r w:rsidR="00B4361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и </w:t>
      </w:r>
      <w:r w:rsidR="006266F2" w:rsidRPr="00637FB5">
        <w:rPr>
          <w:rFonts w:ascii="Times New Roman" w:hAnsi="Times New Roman" w:cs="Times New Roman"/>
          <w:sz w:val="22"/>
          <w:szCs w:val="22"/>
          <w:lang w:val="en-US"/>
        </w:rPr>
        <w:t>t</w:t>
      </w:r>
      <w:r w:rsidR="00B4361E">
        <w:rPr>
          <w:rFonts w:ascii="Times New Roman" w:hAnsi="Times New Roman" w:cs="Times New Roman"/>
          <w:sz w:val="22"/>
          <w:szCs w:val="22"/>
        </w:rPr>
        <w:t>:</w:t>
      </w:r>
    </w:p>
    <w:p w:rsidR="00B4361E" w:rsidRDefault="00B4361E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а)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если все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630" type="#_x0000_t75" style="width:35.55pt;height:16.85pt">
            <v:imagedata r:id="rId674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>, то выигрыш игрока стратегии А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s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будет больше, чем при стратегии А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t</w:t>
      </w:r>
      <w:r w:rsidR="006266F2" w:rsidRPr="00637FB5">
        <w:rPr>
          <w:rFonts w:ascii="Times New Roman" w:hAnsi="Times New Roman" w:cs="Times New Roman"/>
          <w:sz w:val="22"/>
          <w:szCs w:val="22"/>
        </w:rPr>
        <w:t>, тогда стратегия А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</w:rPr>
        <w:t>s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называется д</w:t>
      </w:r>
      <w:r w:rsidR="006266F2" w:rsidRPr="00637FB5">
        <w:rPr>
          <w:rFonts w:ascii="Times New Roman" w:hAnsi="Times New Roman" w:cs="Times New Roman"/>
          <w:sz w:val="22"/>
          <w:szCs w:val="22"/>
        </w:rPr>
        <w:t>о</w:t>
      </w:r>
      <w:r w:rsidR="006266F2" w:rsidRPr="00637FB5">
        <w:rPr>
          <w:rFonts w:ascii="Times New Roman" w:hAnsi="Times New Roman" w:cs="Times New Roman"/>
          <w:sz w:val="22"/>
          <w:szCs w:val="22"/>
        </w:rPr>
        <w:t>минирующей, а стратегия А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t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– доминируемой</w:t>
      </w:r>
      <w:r>
        <w:rPr>
          <w:rFonts w:ascii="Times New Roman" w:hAnsi="Times New Roman" w:cs="Times New Roman"/>
          <w:sz w:val="22"/>
          <w:szCs w:val="22"/>
        </w:rPr>
        <w:t>;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B4361E" w:rsidRDefault="00B4361E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б) и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грок В заинтересован в минимизации проигрыша </w:t>
      </w:r>
      <w:r>
        <w:rPr>
          <w:rFonts w:ascii="Times New Roman" w:hAnsi="Times New Roman" w:cs="Times New Roman"/>
          <w:sz w:val="22"/>
          <w:szCs w:val="22"/>
        </w:rPr>
        <w:t>поэтому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доминирующим будет стол</w:t>
      </w:r>
      <w:r>
        <w:rPr>
          <w:rFonts w:ascii="Times New Roman" w:hAnsi="Times New Roman" w:cs="Times New Roman"/>
          <w:sz w:val="22"/>
          <w:szCs w:val="22"/>
        </w:rPr>
        <w:t>бец с меньшими элементами;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266F2" w:rsidRPr="00637FB5" w:rsidRDefault="00B4361E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в) в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матричной игре строки (столбцы) с одними и теми же элементами называются дублирующими. Доминируемые и дубл</w:t>
      </w:r>
      <w:r w:rsidR="006266F2" w:rsidRPr="00637FB5">
        <w:rPr>
          <w:rFonts w:ascii="Times New Roman" w:hAnsi="Times New Roman" w:cs="Times New Roman"/>
          <w:sz w:val="22"/>
          <w:szCs w:val="22"/>
        </w:rPr>
        <w:t>и</w:t>
      </w:r>
      <w:r w:rsidR="006266F2" w:rsidRPr="00637FB5">
        <w:rPr>
          <w:rFonts w:ascii="Times New Roman" w:hAnsi="Times New Roman" w:cs="Times New Roman"/>
          <w:sz w:val="22"/>
          <w:szCs w:val="22"/>
        </w:rPr>
        <w:t>рующие строки (столбцы) можно опускать, т. к. это не влияет на решение игры.</w:t>
      </w:r>
    </w:p>
    <w:p w:rsidR="006266F2" w:rsidRPr="00637FB5" w:rsidRDefault="00637FB5" w:rsidP="00637FB5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3.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П</w:t>
      </w:r>
      <w:r w:rsidR="006266F2" w:rsidRPr="00637FB5">
        <w:rPr>
          <w:rFonts w:ascii="Times New Roman" w:hAnsi="Times New Roman" w:cs="Times New Roman"/>
          <w:sz w:val="22"/>
          <w:szCs w:val="22"/>
        </w:rPr>
        <w:t>латежную матрицу можно преобразовать в матрицу с п</w:t>
      </w:r>
      <w:r w:rsidR="006266F2" w:rsidRPr="00637FB5">
        <w:rPr>
          <w:rFonts w:ascii="Times New Roman" w:hAnsi="Times New Roman" w:cs="Times New Roman"/>
          <w:sz w:val="22"/>
          <w:szCs w:val="22"/>
        </w:rPr>
        <w:t>о</w:t>
      </w:r>
      <w:r w:rsidR="006266F2" w:rsidRPr="00637FB5">
        <w:rPr>
          <w:rFonts w:ascii="Times New Roman" w:hAnsi="Times New Roman" w:cs="Times New Roman"/>
          <w:sz w:val="22"/>
          <w:szCs w:val="22"/>
        </w:rPr>
        <w:t>ложи</w:t>
      </w:r>
      <w:r w:rsidR="006266F2" w:rsidRPr="00637FB5">
        <w:rPr>
          <w:rFonts w:ascii="Times New Roman" w:hAnsi="Times New Roman" w:cs="Times New Roman"/>
          <w:sz w:val="22"/>
          <w:szCs w:val="22"/>
        </w:rPr>
        <w:softHyphen/>
        <w:t>тельными числами, умножи</w:t>
      </w:r>
      <w:r w:rsidR="00B4361E">
        <w:rPr>
          <w:rFonts w:ascii="Times New Roman" w:hAnsi="Times New Roman" w:cs="Times New Roman"/>
          <w:sz w:val="22"/>
          <w:szCs w:val="22"/>
        </w:rPr>
        <w:t>в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все элементы матрицы на какое-</w:t>
      </w:r>
      <w:r w:rsidR="00B4361E">
        <w:rPr>
          <w:rFonts w:ascii="Times New Roman" w:hAnsi="Times New Roman" w:cs="Times New Roman"/>
          <w:sz w:val="22"/>
          <w:szCs w:val="22"/>
        </w:rPr>
        <w:t>либо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число </w:t>
      </w:r>
      <w:r w:rsidR="00B4361E" w:rsidRPr="00B4361E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="00B4361E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sz w:val="22"/>
          <w:szCs w:val="22"/>
        </w:rPr>
        <w:t>или прибави</w:t>
      </w:r>
      <w:r w:rsidR="00B4361E">
        <w:rPr>
          <w:rFonts w:ascii="Times New Roman" w:hAnsi="Times New Roman" w:cs="Times New Roman"/>
          <w:sz w:val="22"/>
          <w:szCs w:val="22"/>
        </w:rPr>
        <w:t>в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к ним какое-</w:t>
      </w:r>
      <w:r w:rsidR="00B4361E">
        <w:rPr>
          <w:rFonts w:ascii="Times New Roman" w:hAnsi="Times New Roman" w:cs="Times New Roman"/>
          <w:sz w:val="22"/>
          <w:szCs w:val="22"/>
        </w:rPr>
        <w:t>либо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число</w:t>
      </w:r>
      <w:r w:rsidR="00B4361E">
        <w:rPr>
          <w:rFonts w:ascii="Times New Roman" w:hAnsi="Times New Roman" w:cs="Times New Roman"/>
          <w:sz w:val="22"/>
          <w:szCs w:val="22"/>
        </w:rPr>
        <w:t xml:space="preserve"> </w:t>
      </w:r>
      <w:r w:rsidR="00B4361E" w:rsidRPr="00B4361E">
        <w:rPr>
          <w:rFonts w:ascii="Times New Roman" w:hAnsi="Times New Roman" w:cs="Times New Roman"/>
          <w:i/>
          <w:sz w:val="22"/>
          <w:szCs w:val="22"/>
        </w:rPr>
        <w:t>с</w:t>
      </w:r>
      <w:r w:rsidR="00B4361E">
        <w:rPr>
          <w:rFonts w:ascii="Times New Roman" w:hAnsi="Times New Roman" w:cs="Times New Roman"/>
          <w:sz w:val="22"/>
          <w:szCs w:val="22"/>
        </w:rPr>
        <w:t>, то есть п</w:t>
      </w:r>
      <w:r w:rsidR="00B4361E">
        <w:rPr>
          <w:rFonts w:ascii="Times New Roman" w:hAnsi="Times New Roman" w:cs="Times New Roman"/>
          <w:sz w:val="22"/>
          <w:szCs w:val="22"/>
        </w:rPr>
        <w:t>о</w:t>
      </w:r>
      <w:r w:rsidR="00B4361E">
        <w:rPr>
          <w:rFonts w:ascii="Times New Roman" w:hAnsi="Times New Roman" w:cs="Times New Roman"/>
          <w:sz w:val="22"/>
          <w:szCs w:val="22"/>
        </w:rPr>
        <w:t xml:space="preserve">лучив матрицу </w:t>
      </w:r>
      <w:r w:rsidR="00B4361E" w:rsidRPr="00B4361E">
        <w:rPr>
          <w:rFonts w:ascii="Times New Roman" w:hAnsi="Times New Roman" w:cs="Times New Roman"/>
          <w:i/>
          <w:sz w:val="22"/>
          <w:szCs w:val="22"/>
        </w:rPr>
        <w:t>(</w:t>
      </w:r>
      <w:r w:rsidR="00B4361E" w:rsidRPr="00B4361E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="00B4361E" w:rsidRPr="007C7B24">
        <w:rPr>
          <w:rFonts w:ascii="Times New Roman" w:hAnsi="Times New Roman" w:cs="Times New Roman"/>
          <w:i/>
          <w:sz w:val="22"/>
          <w:szCs w:val="22"/>
        </w:rPr>
        <w:t>·</w:t>
      </w:r>
      <w:r w:rsidR="00B4361E" w:rsidRPr="00B4361E">
        <w:rPr>
          <w:rFonts w:ascii="Times New Roman" w:hAnsi="Times New Roman" w:cs="Times New Roman"/>
          <w:i/>
          <w:sz w:val="22"/>
          <w:szCs w:val="22"/>
          <w:lang w:val="en-US"/>
        </w:rPr>
        <w:t>a</w:t>
      </w:r>
      <w:r w:rsidR="00B4361E" w:rsidRPr="00B4361E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ij</w:t>
      </w:r>
      <w:r w:rsidR="00C8175E">
        <w:rPr>
          <w:rFonts w:ascii="Times New Roman" w:hAnsi="Times New Roman" w:cs="Times New Roman"/>
          <w:i/>
          <w:sz w:val="22"/>
          <w:szCs w:val="22"/>
          <w:vertAlign w:val="subscript"/>
        </w:rPr>
        <w:t xml:space="preserve"> </w:t>
      </w:r>
      <w:r w:rsidR="00B4361E" w:rsidRPr="007C7B24">
        <w:rPr>
          <w:rFonts w:ascii="Times New Roman" w:hAnsi="Times New Roman" w:cs="Times New Roman"/>
          <w:i/>
          <w:sz w:val="22"/>
          <w:szCs w:val="22"/>
        </w:rPr>
        <w:t>+</w:t>
      </w:r>
      <w:r w:rsidR="00C8175E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B4361E" w:rsidRPr="00B4361E">
        <w:rPr>
          <w:rFonts w:ascii="Times New Roman" w:hAnsi="Times New Roman" w:cs="Times New Roman"/>
          <w:i/>
          <w:sz w:val="22"/>
          <w:szCs w:val="22"/>
          <w:lang w:val="en-US"/>
        </w:rPr>
        <w:t>c</w:t>
      </w:r>
      <w:r w:rsidR="00B4361E" w:rsidRPr="00B4361E">
        <w:rPr>
          <w:rFonts w:ascii="Times New Roman" w:hAnsi="Times New Roman" w:cs="Times New Roman"/>
          <w:i/>
          <w:sz w:val="22"/>
          <w:szCs w:val="22"/>
        </w:rPr>
        <w:t>)</w:t>
      </w:r>
      <w:r w:rsidR="00B4361E" w:rsidRPr="00B4361E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m</w:t>
      </w:r>
      <w:r w:rsidR="00B4361E" w:rsidRPr="007C7B24">
        <w:rPr>
          <w:rFonts w:ascii="Times New Roman" w:hAnsi="Times New Roman" w:cs="Times New Roman"/>
          <w:i/>
          <w:sz w:val="22"/>
          <w:szCs w:val="22"/>
          <w:vertAlign w:val="subscript"/>
        </w:rPr>
        <w:t>×</w:t>
      </w:r>
      <w:r w:rsidR="00B4361E" w:rsidRPr="00B4361E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n</w:t>
      </w:r>
      <w:r w:rsidR="006266F2" w:rsidRPr="00637FB5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266F2" w:rsidP="00B4361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i/>
          <w:sz w:val="22"/>
          <w:szCs w:val="22"/>
        </w:rPr>
        <w:lastRenderedPageBreak/>
        <w:t>Пример</w:t>
      </w:r>
      <w:r w:rsidR="00B4361E" w:rsidRPr="007C7B24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C8175E">
        <w:rPr>
          <w:rFonts w:ascii="Times New Roman" w:hAnsi="Times New Roman" w:cs="Times New Roman"/>
          <w:i/>
          <w:sz w:val="22"/>
          <w:szCs w:val="22"/>
        </w:rPr>
        <w:t>22</w:t>
      </w:r>
      <w:r w:rsidRPr="00637FB5">
        <w:rPr>
          <w:rFonts w:ascii="Times New Roman" w:hAnsi="Times New Roman" w:cs="Times New Roman"/>
          <w:sz w:val="22"/>
          <w:szCs w:val="22"/>
        </w:rPr>
        <w:t xml:space="preserve">. Выполнить всевозможные упрощения матричной игры </w:t>
      </w:r>
    </w:p>
    <w:p w:rsidR="00B4361E" w:rsidRDefault="00C83E51" w:rsidP="00B4361E">
      <w:pPr>
        <w:widowControl/>
        <w:shd w:val="clear" w:color="auto" w:fill="FFFFFF"/>
        <w:tabs>
          <w:tab w:val="left" w:pos="540"/>
        </w:tabs>
        <w:autoSpaceDE/>
        <w:autoSpaceDN/>
        <w:adjustRightInd/>
        <w:spacing w:line="235" w:lineRule="auto"/>
        <w:ind w:left="39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631" type="#_x0000_t75" style="width:112.2pt;height:82.3pt">
            <v:imagedata r:id="rId675" o:title="" croptop="10858f" cropbottom="32392f" cropleft="2171f" cropright="39097f"/>
          </v:shape>
        </w:pict>
      </w:r>
    </w:p>
    <w:p w:rsidR="00B4361E" w:rsidRPr="00B4361E" w:rsidRDefault="00B4361E" w:rsidP="00B4361E">
      <w:pPr>
        <w:widowControl/>
        <w:shd w:val="clear" w:color="auto" w:fill="FFFFFF"/>
        <w:tabs>
          <w:tab w:val="left" w:pos="540"/>
        </w:tabs>
        <w:autoSpaceDE/>
        <w:autoSpaceDN/>
        <w:adjustRightInd/>
        <w:spacing w:line="235" w:lineRule="auto"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B4361E">
        <w:rPr>
          <w:rFonts w:ascii="Times New Roman" w:hAnsi="Times New Roman" w:cs="Times New Roman"/>
          <w:i/>
          <w:sz w:val="22"/>
          <w:szCs w:val="22"/>
        </w:rPr>
        <w:t>Решение:</w:t>
      </w:r>
    </w:p>
    <w:p w:rsidR="00B4361E" w:rsidRPr="00B4361E" w:rsidRDefault="00B4361E" w:rsidP="00B4361E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а) </w:t>
      </w:r>
      <w:r w:rsidR="002764D4">
        <w:rPr>
          <w:rFonts w:ascii="Times New Roman" w:hAnsi="Times New Roman" w:cs="Times New Roman"/>
          <w:sz w:val="22"/>
          <w:szCs w:val="22"/>
        </w:rPr>
        <w:t>п</w:t>
      </w:r>
      <w:r>
        <w:rPr>
          <w:rFonts w:ascii="Times New Roman" w:hAnsi="Times New Roman" w:cs="Times New Roman"/>
          <w:sz w:val="22"/>
          <w:szCs w:val="22"/>
        </w:rPr>
        <w:t xml:space="preserve">оскольку соответствующие элементы второй и четвертой строк матрицы равны, то есть имеем две дублирующие строки, то опустим, например, четвертую строку. Получим </w:t>
      </w:r>
    </w:p>
    <w:p w:rsidR="00B4361E" w:rsidRDefault="00C83E51" w:rsidP="00B4361E">
      <w:pPr>
        <w:widowControl/>
        <w:shd w:val="clear" w:color="auto" w:fill="FFFFFF"/>
        <w:tabs>
          <w:tab w:val="left" w:pos="540"/>
        </w:tabs>
        <w:autoSpaceDE/>
        <w:autoSpaceDN/>
        <w:adjustRightInd/>
        <w:spacing w:line="235" w:lineRule="auto"/>
        <w:ind w:left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632" type="#_x0000_t75" style="width:113.15pt;height:69.2pt">
            <v:imagedata r:id="rId675" o:title="" croptop="13061f" cropbottom="34595f" cropleft="40544f" cropright="1450f"/>
          </v:shape>
        </w:pict>
      </w:r>
    </w:p>
    <w:p w:rsidR="002764D4" w:rsidRPr="002764D4" w:rsidRDefault="00B4361E" w:rsidP="002764D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б) </w:t>
      </w:r>
      <w:r w:rsidR="002764D4" w:rsidRPr="002764D4">
        <w:rPr>
          <w:rFonts w:ascii="Times New Roman" w:hAnsi="Times New Roman" w:cs="Times New Roman"/>
          <w:spacing w:val="-4"/>
          <w:sz w:val="22"/>
          <w:szCs w:val="22"/>
        </w:rPr>
        <w:t>сравним соответствующие элементы строк и столбцов: эл</w:t>
      </w:r>
      <w:r w:rsidR="002764D4" w:rsidRPr="002764D4">
        <w:rPr>
          <w:rFonts w:ascii="Times New Roman" w:hAnsi="Times New Roman" w:cs="Times New Roman"/>
          <w:spacing w:val="-4"/>
          <w:sz w:val="22"/>
          <w:szCs w:val="22"/>
        </w:rPr>
        <w:t>е</w:t>
      </w:r>
      <w:r w:rsidR="002764D4" w:rsidRPr="002764D4">
        <w:rPr>
          <w:rFonts w:ascii="Times New Roman" w:hAnsi="Times New Roman" w:cs="Times New Roman"/>
          <w:spacing w:val="-4"/>
          <w:sz w:val="22"/>
          <w:szCs w:val="22"/>
        </w:rPr>
        <w:t>менты первого столбца доминируют (&lt;)  над элементами третьего и шестого столбцов, то есть игроку В невыгодно применять стратегии В</w:t>
      </w:r>
      <w:r w:rsidR="002764D4" w:rsidRPr="002764D4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3</w:t>
      </w:r>
      <w:r w:rsidR="002764D4" w:rsidRPr="002764D4">
        <w:rPr>
          <w:rFonts w:ascii="Times New Roman" w:hAnsi="Times New Roman" w:cs="Times New Roman"/>
          <w:spacing w:val="-4"/>
          <w:sz w:val="22"/>
          <w:szCs w:val="22"/>
        </w:rPr>
        <w:t xml:space="preserve"> и В</w:t>
      </w:r>
      <w:r w:rsidR="002764D4" w:rsidRPr="002764D4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6</w:t>
      </w:r>
      <w:r w:rsidR="002764D4" w:rsidRPr="002764D4">
        <w:rPr>
          <w:rFonts w:ascii="Times New Roman" w:hAnsi="Times New Roman" w:cs="Times New Roman"/>
          <w:spacing w:val="-4"/>
          <w:sz w:val="22"/>
          <w:szCs w:val="22"/>
        </w:rPr>
        <w:t>. Вычеркнем их. Элементы второго столбца доминируют (&lt;) над элементами четвертого столбца. Опустим его. Получим:</w:t>
      </w:r>
    </w:p>
    <w:p w:rsidR="002764D4" w:rsidRDefault="00DF38CC" w:rsidP="002764D4">
      <w:pPr>
        <w:widowControl/>
        <w:shd w:val="clear" w:color="auto" w:fill="FFFFFF"/>
        <w:autoSpaceDE/>
        <w:autoSpaceDN/>
        <w:adjustRightInd/>
        <w:ind w:firstLine="426"/>
        <w:jc w:val="both"/>
        <w:rPr>
          <w:rFonts w:ascii="Times New Roman" w:hAnsi="Times New Roman" w:cs="Times New Roman"/>
          <w:sz w:val="22"/>
          <w:szCs w:val="22"/>
        </w:rPr>
      </w:pPr>
      <w:r w:rsidRPr="002764D4">
        <w:rPr>
          <w:rFonts w:ascii="Times New Roman" w:hAnsi="Times New Roman"/>
          <w:position w:val="-66"/>
          <w:sz w:val="22"/>
          <w:szCs w:val="22"/>
        </w:rPr>
        <w:object w:dxaOrig="1260" w:dyaOrig="1440">
          <v:shape id="_x0000_i1633" type="#_x0000_t75" style="width:44.9pt;height:58.9pt" o:ole="">
            <v:imagedata r:id="rId676" o:title=""/>
          </v:shape>
          <o:OLEObject Type="Embed" ProgID="Equation.3" ShapeID="_x0000_i1633" DrawAspect="Content" ObjectID="_1698740755" r:id="rId677"/>
        </w:object>
      </w:r>
    </w:p>
    <w:p w:rsidR="002764D4" w:rsidRDefault="002764D4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pacing w:val="-4"/>
          <w:sz w:val="22"/>
          <w:szCs w:val="22"/>
        </w:rPr>
        <w:t>в) э</w:t>
      </w:r>
      <w:r w:rsidR="006266F2" w:rsidRPr="002764D4">
        <w:rPr>
          <w:rFonts w:ascii="Times New Roman" w:hAnsi="Times New Roman" w:cs="Times New Roman"/>
          <w:spacing w:val="-4"/>
          <w:sz w:val="22"/>
          <w:szCs w:val="22"/>
        </w:rPr>
        <w:t>лементы</w:t>
      </w:r>
      <w:r w:rsidR="006266F2" w:rsidRPr="00637FB5">
        <w:rPr>
          <w:rFonts w:ascii="Times New Roman" w:hAnsi="Times New Roman" w:cs="Times New Roman"/>
          <w:spacing w:val="-2"/>
          <w:sz w:val="22"/>
          <w:szCs w:val="22"/>
        </w:rPr>
        <w:t xml:space="preserve"> 2 строки меньше </w:t>
      </w:r>
      <w:r>
        <w:rPr>
          <w:rFonts w:ascii="Times New Roman" w:hAnsi="Times New Roman" w:cs="Times New Roman"/>
          <w:spacing w:val="-2"/>
          <w:sz w:val="22"/>
          <w:szCs w:val="22"/>
        </w:rPr>
        <w:t xml:space="preserve">соответствующих </w:t>
      </w:r>
      <w:r w:rsidR="006266F2" w:rsidRPr="00637FB5">
        <w:rPr>
          <w:rFonts w:ascii="Times New Roman" w:hAnsi="Times New Roman" w:cs="Times New Roman"/>
          <w:spacing w:val="-2"/>
          <w:sz w:val="22"/>
          <w:szCs w:val="22"/>
        </w:rPr>
        <w:t>элементов 3-й строки, т. е. 3-я строка доминирует над 2-й строкой (поэтому 2-ю строку опускаем)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sz w:val="22"/>
          <w:szCs w:val="22"/>
        </w:rPr>
        <w:sym w:font="Symbol" w:char="F0DE"/>
      </w:r>
      <w:r w:rsidR="00C83E51">
        <w:rPr>
          <w:rFonts w:ascii="Times New Roman" w:hAnsi="Times New Roman" w:cs="Times New Roman"/>
          <w:position w:val="-50"/>
          <w:sz w:val="22"/>
          <w:szCs w:val="22"/>
        </w:rPr>
        <w:pict>
          <v:shape id="_x0000_i1634" type="#_x0000_t75" style="width:53.3pt;height:46.75pt">
            <v:imagedata r:id="rId678" o:title=""/>
          </v:shape>
        </w:pict>
      </w:r>
      <w:r w:rsidRPr="00F15F19">
        <w:rPr>
          <w:rFonts w:ascii="Times New Roman" w:hAnsi="Times New Roman" w:cs="Times New Roman"/>
          <w:position w:val="-40"/>
          <w:sz w:val="22"/>
          <w:szCs w:val="22"/>
        </w:rPr>
        <w:t>.</w:t>
      </w:r>
    </w:p>
    <w:p w:rsidR="006266F2" w:rsidRDefault="002764D4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2764D4">
        <w:rPr>
          <w:rFonts w:ascii="Times New Roman" w:hAnsi="Times New Roman" w:cs="Times New Roman"/>
          <w:spacing w:val="-4"/>
          <w:sz w:val="22"/>
          <w:szCs w:val="22"/>
        </w:rPr>
        <w:t xml:space="preserve">г) </w:t>
      </w:r>
      <w:r w:rsidR="006266F2" w:rsidRPr="002764D4">
        <w:rPr>
          <w:rFonts w:ascii="Times New Roman" w:hAnsi="Times New Roman" w:cs="Times New Roman"/>
          <w:spacing w:val="-4"/>
          <w:sz w:val="22"/>
          <w:szCs w:val="22"/>
        </w:rPr>
        <w:t>если требуется получить матрицу с положительными членами, то доста</w:t>
      </w:r>
      <w:r w:rsidR="006266F2" w:rsidRPr="002764D4">
        <w:rPr>
          <w:rFonts w:ascii="Times New Roman" w:hAnsi="Times New Roman" w:cs="Times New Roman"/>
          <w:spacing w:val="-4"/>
          <w:sz w:val="22"/>
          <w:szCs w:val="22"/>
        </w:rPr>
        <w:softHyphen/>
        <w:t xml:space="preserve">точно прибавить к ее элементам, например число </w:t>
      </w:r>
      <w:r w:rsidRPr="002764D4">
        <w:rPr>
          <w:rFonts w:ascii="Times New Roman" w:hAnsi="Times New Roman" w:cs="Times New Roman"/>
          <w:spacing w:val="-4"/>
          <w:sz w:val="22"/>
          <w:szCs w:val="22"/>
        </w:rPr>
        <w:t xml:space="preserve">с = </w:t>
      </w:r>
      <w:r w:rsidR="006266F2" w:rsidRPr="002764D4">
        <w:rPr>
          <w:rFonts w:ascii="Times New Roman" w:hAnsi="Times New Roman" w:cs="Times New Roman"/>
          <w:spacing w:val="-4"/>
          <w:sz w:val="22"/>
          <w:szCs w:val="22"/>
        </w:rPr>
        <w:t>3.</w:t>
      </w:r>
      <w:r w:rsidR="00F15F19">
        <w:rPr>
          <w:rFonts w:ascii="Times New Roman" w:hAnsi="Times New Roman" w:cs="Times New Roman"/>
          <w:spacing w:val="-4"/>
          <w:sz w:val="22"/>
          <w:szCs w:val="22"/>
        </w:rPr>
        <w:t xml:space="preserve"> П</w:t>
      </w:r>
      <w:r w:rsidR="00F15F19">
        <w:rPr>
          <w:rFonts w:ascii="Times New Roman" w:hAnsi="Times New Roman" w:cs="Times New Roman"/>
          <w:spacing w:val="-4"/>
          <w:sz w:val="22"/>
          <w:szCs w:val="22"/>
        </w:rPr>
        <w:t>о</w:t>
      </w:r>
      <w:r w:rsidR="00F15F19">
        <w:rPr>
          <w:rFonts w:ascii="Times New Roman" w:hAnsi="Times New Roman" w:cs="Times New Roman"/>
          <w:spacing w:val="-4"/>
          <w:sz w:val="22"/>
          <w:szCs w:val="22"/>
        </w:rPr>
        <w:t>лучаем:</w:t>
      </w:r>
    </w:p>
    <w:p w:rsidR="00F15F19" w:rsidRPr="002764D4" w:rsidRDefault="00F15F19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F15F19">
        <w:rPr>
          <w:rFonts w:ascii="Times New Roman" w:hAnsi="Times New Roman"/>
          <w:position w:val="-50"/>
          <w:sz w:val="22"/>
          <w:szCs w:val="22"/>
        </w:rPr>
        <w:object w:dxaOrig="1100" w:dyaOrig="1120">
          <v:shape id="_x0000_i1635" type="#_x0000_t75" style="width:39.25pt;height:45.8pt" o:ole="">
            <v:imagedata r:id="rId679" o:title=""/>
          </v:shape>
          <o:OLEObject Type="Embed" ProgID="Equation.3" ShapeID="_x0000_i1635" DrawAspect="Content" ObjectID="_1698740756" r:id="rId680"/>
        </w:object>
      </w:r>
      <w:r w:rsidRPr="00F15F19">
        <w:rPr>
          <w:rFonts w:ascii="Times New Roman" w:hAnsi="Times New Roman"/>
          <w:position w:val="-36"/>
          <w:sz w:val="22"/>
          <w:szCs w:val="22"/>
        </w:rPr>
        <w:t>.</w:t>
      </w:r>
    </w:p>
    <w:p w:rsidR="00196761" w:rsidRDefault="00196761" w:rsidP="00196761">
      <w:pPr>
        <w:widowControl/>
        <w:shd w:val="clear" w:color="auto" w:fill="FFFFFF"/>
        <w:autoSpaceDE/>
        <w:autoSpaceDN/>
        <w:adjustRightInd/>
        <w:spacing w:before="120" w:line="23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2764D4" w:rsidRPr="002764D4">
        <w:rPr>
          <w:rFonts w:ascii="Times New Roman" w:hAnsi="Times New Roman" w:cs="Times New Roman"/>
          <w:b/>
          <w:sz w:val="22"/>
          <w:szCs w:val="22"/>
        </w:rPr>
        <w:t xml:space="preserve">.4. </w:t>
      </w:r>
      <w:r w:rsidR="006266F2" w:rsidRPr="002764D4">
        <w:rPr>
          <w:rFonts w:ascii="Times New Roman" w:hAnsi="Times New Roman" w:cs="Times New Roman"/>
          <w:b/>
          <w:sz w:val="22"/>
          <w:szCs w:val="22"/>
        </w:rPr>
        <w:t xml:space="preserve">Приведение матричной игры к задаче </w:t>
      </w:r>
    </w:p>
    <w:p w:rsidR="006266F2" w:rsidRPr="002764D4" w:rsidRDefault="006266F2" w:rsidP="00196761">
      <w:pPr>
        <w:widowControl/>
        <w:shd w:val="clear" w:color="auto" w:fill="FFFFFF"/>
        <w:autoSpaceDE/>
        <w:autoSpaceDN/>
        <w:adjustRightInd/>
        <w:spacing w:after="120" w:line="23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 w:rsidRPr="002764D4">
        <w:rPr>
          <w:rFonts w:ascii="Times New Roman" w:hAnsi="Times New Roman" w:cs="Times New Roman"/>
          <w:b/>
          <w:sz w:val="22"/>
          <w:szCs w:val="22"/>
        </w:rPr>
        <w:t>линейного программиро</w:t>
      </w:r>
      <w:r w:rsidR="00F15F19">
        <w:rPr>
          <w:rFonts w:ascii="Times New Roman" w:hAnsi="Times New Roman" w:cs="Times New Roman"/>
          <w:b/>
          <w:sz w:val="22"/>
          <w:szCs w:val="22"/>
        </w:rPr>
        <w:t>вания</w:t>
      </w:r>
    </w:p>
    <w:p w:rsidR="002764D4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Пусть </w:t>
      </w:r>
      <w:r w:rsidRPr="002764D4">
        <w:rPr>
          <w:rFonts w:ascii="Times New Roman" w:hAnsi="Times New Roman" w:cs="Times New Roman"/>
          <w:spacing w:val="-4"/>
          <w:sz w:val="22"/>
          <w:szCs w:val="22"/>
        </w:rPr>
        <w:t>имеем</w:t>
      </w:r>
      <w:r w:rsidRPr="00637FB5">
        <w:rPr>
          <w:rFonts w:ascii="Times New Roman" w:hAnsi="Times New Roman" w:cs="Times New Roman"/>
          <w:sz w:val="22"/>
          <w:szCs w:val="22"/>
        </w:rPr>
        <w:t xml:space="preserve"> игру размерности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637FB5">
        <w:rPr>
          <w:rFonts w:ascii="Times New Roman" w:hAnsi="Times New Roman" w:cs="Times New Roman"/>
          <w:sz w:val="22"/>
          <w:szCs w:val="22"/>
        </w:rPr>
        <w:t xml:space="preserve">*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637FB5">
        <w:rPr>
          <w:rFonts w:ascii="Times New Roman" w:hAnsi="Times New Roman" w:cs="Times New Roman"/>
          <w:sz w:val="22"/>
          <w:szCs w:val="22"/>
        </w:rPr>
        <w:t xml:space="preserve"> с матрицей:</w:t>
      </w:r>
    </w:p>
    <w:p w:rsidR="006266F2" w:rsidRPr="00637FB5" w:rsidRDefault="00C83E51" w:rsidP="005354C8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58"/>
          <w:sz w:val="22"/>
          <w:szCs w:val="22"/>
        </w:rPr>
        <w:pict>
          <v:shape id="_x0000_i1636" type="#_x0000_t75" style="width:89.75pt;height:63.6pt">
            <v:imagedata r:id="rId681" o:title=""/>
          </v:shape>
        </w:pict>
      </w:r>
      <w:r w:rsidR="00F15F19" w:rsidRPr="002A6FEE">
        <w:rPr>
          <w:rFonts w:ascii="Times New Roman" w:hAnsi="Times New Roman" w:cs="Times New Roman"/>
          <w:position w:val="-40"/>
          <w:sz w:val="22"/>
          <w:szCs w:val="22"/>
        </w:rPr>
        <w:t>.</w:t>
      </w:r>
    </w:p>
    <w:p w:rsidR="006266F2" w:rsidRPr="00637FB5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15F19">
        <w:rPr>
          <w:rFonts w:ascii="Times New Roman" w:hAnsi="Times New Roman" w:cs="Times New Roman"/>
          <w:spacing w:val="-4"/>
          <w:sz w:val="22"/>
          <w:szCs w:val="22"/>
        </w:rPr>
        <w:t>Обозначим</w:t>
      </w:r>
      <w:r w:rsidRPr="00637FB5">
        <w:rPr>
          <w:rFonts w:ascii="Times New Roman" w:hAnsi="Times New Roman" w:cs="Times New Roman"/>
          <w:sz w:val="22"/>
          <w:szCs w:val="22"/>
        </w:rPr>
        <w:t xml:space="preserve"> через р</w:t>
      </w:r>
      <w:r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z w:val="22"/>
          <w:szCs w:val="22"/>
        </w:rPr>
        <w:t>=(р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>, …, р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</w:t>
      </w:r>
      <w:r w:rsidRPr="00637FB5">
        <w:rPr>
          <w:rFonts w:ascii="Times New Roman" w:hAnsi="Times New Roman" w:cs="Times New Roman"/>
          <w:sz w:val="22"/>
          <w:szCs w:val="22"/>
        </w:rPr>
        <w:t xml:space="preserve">)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z w:val="22"/>
          <w:szCs w:val="22"/>
        </w:rPr>
        <w:t>=(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, …,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637FB5">
        <w:rPr>
          <w:rFonts w:ascii="Times New Roman" w:hAnsi="Times New Roman" w:cs="Times New Roman"/>
          <w:sz w:val="22"/>
          <w:szCs w:val="22"/>
        </w:rPr>
        <w:t xml:space="preserve">) </w:t>
      </w:r>
      <w:r w:rsidRPr="00637FB5">
        <w:rPr>
          <w:rFonts w:ascii="Times" w:hAnsi="Times" w:cs="Times New Roman"/>
          <w:sz w:val="22"/>
          <w:szCs w:val="22"/>
        </w:rPr>
        <w:t>–</w:t>
      </w:r>
      <w:r w:rsidRPr="00637FB5">
        <w:rPr>
          <w:rFonts w:ascii="Times New Roman" w:hAnsi="Times New Roman" w:cs="Times New Roman"/>
          <w:sz w:val="22"/>
          <w:szCs w:val="22"/>
        </w:rPr>
        <w:t xml:space="preserve"> оптимальные смешанные стратегии игроков А и В. Стратегия р</w:t>
      </w:r>
      <w:r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z w:val="22"/>
          <w:szCs w:val="22"/>
        </w:rPr>
        <w:t xml:space="preserve"> игрока А гара</w:t>
      </w:r>
      <w:r w:rsidRPr="00637FB5">
        <w:rPr>
          <w:rFonts w:ascii="Times New Roman" w:hAnsi="Times New Roman" w:cs="Times New Roman"/>
          <w:sz w:val="22"/>
          <w:szCs w:val="22"/>
        </w:rPr>
        <w:t>н</w:t>
      </w:r>
      <w:r w:rsidRPr="00637FB5">
        <w:rPr>
          <w:rFonts w:ascii="Times New Roman" w:hAnsi="Times New Roman" w:cs="Times New Roman"/>
          <w:sz w:val="22"/>
          <w:szCs w:val="22"/>
        </w:rPr>
        <w:t>тирует ему вы</w:t>
      </w:r>
      <w:r w:rsidRPr="00637FB5">
        <w:rPr>
          <w:rFonts w:ascii="Times New Roman" w:hAnsi="Times New Roman" w:cs="Times New Roman"/>
          <w:sz w:val="22"/>
          <w:szCs w:val="22"/>
        </w:rPr>
        <w:softHyphen/>
        <w:t>игрыш ≥ υ независимо от выбора стратегии игроком В. Это можно запи</w:t>
      </w:r>
      <w:r w:rsidRPr="00637FB5">
        <w:rPr>
          <w:rFonts w:ascii="Times New Roman" w:hAnsi="Times New Roman" w:cs="Times New Roman"/>
          <w:sz w:val="22"/>
          <w:szCs w:val="22"/>
        </w:rPr>
        <w:softHyphen/>
        <w:t>сать так:</w:t>
      </w:r>
    </w:p>
    <w:p w:rsidR="006266F2" w:rsidRPr="00637FB5" w:rsidRDefault="00C83E51" w:rsidP="00F15F19">
      <w:pPr>
        <w:widowControl/>
        <w:shd w:val="clear" w:color="auto" w:fill="FFFFFF"/>
        <w:autoSpaceDE/>
        <w:autoSpaceDN/>
        <w:adjustRightInd/>
        <w:spacing w:line="230" w:lineRule="auto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58"/>
          <w:sz w:val="22"/>
          <w:szCs w:val="22"/>
        </w:rPr>
        <w:pict>
          <v:shape id="_x0000_i1637" type="#_x0000_t75" style="width:174.85pt;height:55.15pt">
            <v:imagedata r:id="rId682" o:title=""/>
          </v:shape>
        </w:pict>
      </w:r>
      <w:r w:rsidR="000D51EA">
        <w:rPr>
          <w:rFonts w:ascii="Times New Roman" w:hAnsi="Times New Roman" w:cs="Times New Roman"/>
          <w:sz w:val="22"/>
          <w:szCs w:val="22"/>
        </w:rPr>
        <w:t xml:space="preserve">         </w:t>
      </w:r>
      <w:r w:rsidR="000D51EA" w:rsidRPr="00C83E51">
        <w:rPr>
          <w:rFonts w:ascii="Times New Roman" w:hAnsi="Times New Roman" w:cs="Times New Roman"/>
          <w:sz w:val="22"/>
          <w:szCs w:val="22"/>
        </w:rPr>
        <w:t xml:space="preserve">  </w:t>
      </w:r>
      <w:r w:rsidR="000D51EA">
        <w:rPr>
          <w:rFonts w:ascii="Times New Roman" w:hAnsi="Times New Roman" w:cs="Times New Roman"/>
          <w:sz w:val="22"/>
          <w:szCs w:val="22"/>
        </w:rPr>
        <w:t xml:space="preserve">            (</w:t>
      </w:r>
      <w:r w:rsidR="000D51EA" w:rsidRPr="00C83E51">
        <w:rPr>
          <w:rFonts w:ascii="Times New Roman" w:hAnsi="Times New Roman" w:cs="Times New Roman"/>
          <w:sz w:val="22"/>
          <w:szCs w:val="22"/>
        </w:rPr>
        <w:t>9</w:t>
      </w:r>
      <w:r w:rsidR="006266F2" w:rsidRPr="00637FB5">
        <w:rPr>
          <w:rFonts w:ascii="Times New Roman" w:hAnsi="Times New Roman" w:cs="Times New Roman"/>
          <w:sz w:val="22"/>
          <w:szCs w:val="22"/>
        </w:rPr>
        <w:t>)</w:t>
      </w:r>
    </w:p>
    <w:p w:rsidR="006266F2" w:rsidRPr="00637FB5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где р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 + р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+ … + р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1,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638" type="#_x0000_t75" style="width:65.45pt;height:18.7pt">
            <v:imagedata r:id="rId683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15F19">
        <w:rPr>
          <w:rFonts w:ascii="Times New Roman" w:hAnsi="Times New Roman" w:cs="Times New Roman"/>
          <w:spacing w:val="-4"/>
          <w:sz w:val="22"/>
          <w:szCs w:val="22"/>
        </w:rPr>
        <w:t>Аналогично</w:t>
      </w:r>
      <w:r w:rsidRPr="00637FB5">
        <w:rPr>
          <w:rFonts w:ascii="Times New Roman" w:hAnsi="Times New Roman" w:cs="Times New Roman"/>
          <w:sz w:val="22"/>
          <w:szCs w:val="22"/>
        </w:rPr>
        <w:t xml:space="preserve"> стратегия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z w:val="22"/>
          <w:szCs w:val="22"/>
        </w:rPr>
        <w:t xml:space="preserve"> игрока В гарантирует ему проигрыш ≤ υ, не</w:t>
      </w:r>
      <w:r w:rsidRPr="00637FB5">
        <w:rPr>
          <w:rFonts w:ascii="Times New Roman" w:hAnsi="Times New Roman" w:cs="Times New Roman"/>
          <w:sz w:val="22"/>
          <w:szCs w:val="22"/>
        </w:rPr>
        <w:softHyphen/>
        <w:t>зависимо от выбора стратегии игроком А, т. е.</w:t>
      </w:r>
    </w:p>
    <w:p w:rsidR="006266F2" w:rsidRPr="00637FB5" w:rsidRDefault="00C83E51" w:rsidP="00F15F19">
      <w:pPr>
        <w:widowControl/>
        <w:shd w:val="clear" w:color="auto" w:fill="FFFFFF"/>
        <w:autoSpaceDE/>
        <w:autoSpaceDN/>
        <w:adjustRightInd/>
        <w:spacing w:line="230" w:lineRule="auto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60"/>
          <w:sz w:val="22"/>
          <w:szCs w:val="22"/>
        </w:rPr>
        <w:pict>
          <v:shape id="_x0000_i1639" type="#_x0000_t75" style="width:168.3pt;height:55.15pt">
            <v:imagedata r:id="rId684" o:title=""/>
          </v:shape>
        </w:pict>
      </w:r>
      <w:r w:rsidR="000D51EA">
        <w:rPr>
          <w:rFonts w:ascii="Times New Roman" w:hAnsi="Times New Roman" w:cs="Times New Roman"/>
          <w:sz w:val="22"/>
          <w:szCs w:val="22"/>
        </w:rPr>
        <w:t xml:space="preserve">              </w:t>
      </w:r>
      <w:r w:rsidR="000D51EA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0D51EA">
        <w:rPr>
          <w:rFonts w:ascii="Times New Roman" w:hAnsi="Times New Roman" w:cs="Times New Roman"/>
          <w:sz w:val="22"/>
          <w:szCs w:val="22"/>
        </w:rPr>
        <w:t xml:space="preserve">       (</w:t>
      </w:r>
      <w:r w:rsidR="000D51EA" w:rsidRPr="007C7B24">
        <w:rPr>
          <w:rFonts w:ascii="Times New Roman" w:hAnsi="Times New Roman" w:cs="Times New Roman"/>
          <w:sz w:val="22"/>
          <w:szCs w:val="22"/>
        </w:rPr>
        <w:t>10</w:t>
      </w:r>
      <w:r w:rsidR="006266F2" w:rsidRPr="00637FB5">
        <w:rPr>
          <w:rFonts w:ascii="Times New Roman" w:hAnsi="Times New Roman" w:cs="Times New Roman"/>
          <w:sz w:val="22"/>
          <w:szCs w:val="22"/>
        </w:rPr>
        <w:t>)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где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 +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+ … +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1,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637FB5">
        <w:rPr>
          <w:rFonts w:ascii="Times New Roman" w:hAnsi="Times New Roman" w:cs="Times New Roman"/>
          <w:sz w:val="22"/>
          <w:szCs w:val="22"/>
        </w:rPr>
        <w:t xml:space="preserve"> ≥ 0 (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j</w:t>
      </w:r>
      <w:r w:rsidRPr="00637FB5">
        <w:rPr>
          <w:rFonts w:ascii="Times New Roman" w:hAnsi="Times New Roman" w:cs="Times New Roman"/>
          <w:sz w:val="22"/>
          <w:szCs w:val="22"/>
        </w:rPr>
        <w:t xml:space="preserve"> =</w:t>
      </w:r>
      <w:r w:rsidR="00DB573C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DB573C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640" type="#_x0000_t75" style="width:17.75pt;height:18.7pt" o:ole="">
            <v:imagedata r:id="rId685" o:title=""/>
          </v:shape>
          <o:OLEObject Type="Embed" ProgID="Equation.3" ShapeID="_x0000_i1640" DrawAspect="Content" ObjectID="_1698740757" r:id="rId686"/>
        </w:object>
      </w:r>
      <w:r w:rsidRPr="00637FB5">
        <w:rPr>
          <w:rFonts w:ascii="Times New Roman" w:hAnsi="Times New Roman" w:cs="Times New Roman"/>
          <w:sz w:val="22"/>
          <w:szCs w:val="22"/>
        </w:rPr>
        <w:t>).</w:t>
      </w:r>
    </w:p>
    <w:p w:rsidR="006266F2" w:rsidRPr="00637FB5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Поскольку </w:t>
      </w:r>
      <w:r w:rsidRPr="00F15F19">
        <w:rPr>
          <w:rFonts w:ascii="Times New Roman" w:hAnsi="Times New Roman" w:cs="Times New Roman"/>
          <w:spacing w:val="-4"/>
          <w:sz w:val="22"/>
          <w:szCs w:val="22"/>
        </w:rPr>
        <w:t>элементы</w:t>
      </w:r>
      <w:r w:rsidRPr="00637FB5">
        <w:rPr>
          <w:rFonts w:ascii="Times New Roman" w:hAnsi="Times New Roman" w:cs="Times New Roman"/>
          <w:sz w:val="22"/>
          <w:szCs w:val="22"/>
        </w:rPr>
        <w:t xml:space="preserve"> платежной матрицы можно сделать п</w:t>
      </w:r>
      <w:r w:rsidRPr="00637FB5">
        <w:rPr>
          <w:rFonts w:ascii="Times New Roman" w:hAnsi="Times New Roman" w:cs="Times New Roman"/>
          <w:sz w:val="22"/>
          <w:szCs w:val="22"/>
        </w:rPr>
        <w:t>о</w:t>
      </w:r>
      <w:r w:rsidRPr="00637FB5">
        <w:rPr>
          <w:rFonts w:ascii="Times New Roman" w:hAnsi="Times New Roman" w:cs="Times New Roman"/>
          <w:sz w:val="22"/>
          <w:szCs w:val="22"/>
        </w:rPr>
        <w:t>ложи</w:t>
      </w:r>
      <w:r w:rsidRPr="00637FB5">
        <w:rPr>
          <w:rFonts w:ascii="Times New Roman" w:hAnsi="Times New Roman" w:cs="Times New Roman"/>
          <w:sz w:val="22"/>
          <w:szCs w:val="22"/>
        </w:rPr>
        <w:softHyphen/>
        <w:t>тельными, то и цена игры υ ≥ 0.</w:t>
      </w:r>
    </w:p>
    <w:p w:rsidR="006266F2" w:rsidRPr="00B85E84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15F19">
        <w:rPr>
          <w:rFonts w:ascii="Times New Roman" w:hAnsi="Times New Roman" w:cs="Times New Roman"/>
          <w:spacing w:val="-4"/>
          <w:sz w:val="22"/>
          <w:szCs w:val="22"/>
        </w:rPr>
        <w:t>Разделим</w:t>
      </w:r>
      <w:r w:rsidR="00B85E84">
        <w:rPr>
          <w:rFonts w:ascii="Times New Roman" w:hAnsi="Times New Roman" w:cs="Times New Roman"/>
          <w:sz w:val="22"/>
          <w:szCs w:val="22"/>
        </w:rPr>
        <w:t xml:space="preserve"> системы (</w:t>
      </w:r>
      <w:r w:rsidR="00B85E84" w:rsidRPr="007C7B24">
        <w:rPr>
          <w:rFonts w:ascii="Times New Roman" w:hAnsi="Times New Roman" w:cs="Times New Roman"/>
          <w:sz w:val="22"/>
          <w:szCs w:val="22"/>
        </w:rPr>
        <w:t>9</w:t>
      </w:r>
      <w:r w:rsidR="00B85E84">
        <w:rPr>
          <w:rFonts w:ascii="Times New Roman" w:hAnsi="Times New Roman" w:cs="Times New Roman"/>
          <w:sz w:val="22"/>
          <w:szCs w:val="22"/>
        </w:rPr>
        <w:t>) и (</w:t>
      </w:r>
      <w:r w:rsidR="00B85E84" w:rsidRPr="007C7B24">
        <w:rPr>
          <w:rFonts w:ascii="Times New Roman" w:hAnsi="Times New Roman" w:cs="Times New Roman"/>
          <w:sz w:val="22"/>
          <w:szCs w:val="22"/>
        </w:rPr>
        <w:t>10</w:t>
      </w:r>
      <w:r w:rsidR="00B85E84">
        <w:rPr>
          <w:rFonts w:ascii="Times New Roman" w:hAnsi="Times New Roman" w:cs="Times New Roman"/>
          <w:sz w:val="22"/>
          <w:szCs w:val="22"/>
        </w:rPr>
        <w:t>) на υ ≥ 0, получим (</w:t>
      </w:r>
      <w:r w:rsidR="00B85E84" w:rsidRPr="007C7B24">
        <w:rPr>
          <w:rFonts w:ascii="Times New Roman" w:hAnsi="Times New Roman" w:cs="Times New Roman"/>
          <w:sz w:val="22"/>
          <w:szCs w:val="22"/>
        </w:rPr>
        <w:t>11</w:t>
      </w:r>
      <w:r w:rsidR="00B85E84">
        <w:rPr>
          <w:rFonts w:ascii="Times New Roman" w:hAnsi="Times New Roman" w:cs="Times New Roman"/>
          <w:sz w:val="22"/>
          <w:szCs w:val="22"/>
        </w:rPr>
        <w:t>) и (</w:t>
      </w:r>
      <w:r w:rsidR="00B85E84" w:rsidRPr="007C7B24">
        <w:rPr>
          <w:rFonts w:ascii="Times New Roman" w:hAnsi="Times New Roman" w:cs="Times New Roman"/>
          <w:sz w:val="22"/>
          <w:szCs w:val="22"/>
        </w:rPr>
        <w:t>12</w:t>
      </w:r>
      <w:r w:rsidRPr="00637FB5">
        <w:rPr>
          <w:rFonts w:ascii="Times New Roman" w:hAnsi="Times New Roman" w:cs="Times New Roman"/>
          <w:sz w:val="22"/>
          <w:szCs w:val="22"/>
        </w:rPr>
        <w:t>)</w:t>
      </w:r>
      <w:r w:rsidR="00B85E84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84"/>
          <w:sz w:val="22"/>
          <w:szCs w:val="22"/>
        </w:rPr>
        <w:lastRenderedPageBreak/>
        <w:pict>
          <v:shape id="_x0000_i1641" type="#_x0000_t75" style="width:205.7pt;height:77.6pt">
            <v:imagedata r:id="rId687" o:title=""/>
          </v:shape>
        </w:pict>
      </w:r>
      <w:r>
        <w:rPr>
          <w:rFonts w:ascii="Times New Roman" w:hAnsi="Times New Roman" w:cs="Times New Roman"/>
          <w:position w:val="-10"/>
          <w:sz w:val="22"/>
          <w:szCs w:val="22"/>
        </w:rPr>
        <w:pict>
          <v:shape id="_x0000_i1642" type="#_x0000_t75" style="width:9.35pt;height:16.85pt">
            <v:imagedata r:id="rId519" o:title=""/>
          </v:shape>
        </w:pict>
      </w:r>
      <w:r w:rsidR="00B85E84">
        <w:rPr>
          <w:rFonts w:ascii="Times New Roman" w:hAnsi="Times New Roman" w:cs="Times New Roman"/>
          <w:sz w:val="22"/>
          <w:szCs w:val="22"/>
        </w:rPr>
        <w:t xml:space="preserve">          (11</w:t>
      </w:r>
      <w:r w:rsidR="006266F2" w:rsidRPr="00637FB5">
        <w:rPr>
          <w:rFonts w:ascii="Times New Roman" w:hAnsi="Times New Roman" w:cs="Times New Roman"/>
          <w:sz w:val="22"/>
          <w:szCs w:val="22"/>
        </w:rPr>
        <w:t>)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где 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643" type="#_x0000_t75" style="width:81.35pt;height:23.4pt">
            <v:imagedata r:id="rId688" o:title=""/>
          </v:shape>
        </w:pic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80"/>
          <w:sz w:val="22"/>
          <w:szCs w:val="22"/>
        </w:rPr>
        <w:pict>
          <v:shape id="_x0000_i1644" type="#_x0000_t75" style="width:160.85pt;height:66.4pt">
            <v:imagedata r:id="rId689" o:title=""/>
          </v:shape>
        </w:pict>
      </w:r>
      <w:r w:rsidR="00B85E84">
        <w:rPr>
          <w:rFonts w:ascii="Times New Roman" w:hAnsi="Times New Roman" w:cs="Times New Roman"/>
          <w:sz w:val="22"/>
          <w:szCs w:val="22"/>
        </w:rPr>
        <w:t xml:space="preserve">                      (12</w:t>
      </w:r>
      <w:r w:rsidR="006266F2" w:rsidRPr="00637FB5">
        <w:rPr>
          <w:rFonts w:ascii="Times New Roman" w:hAnsi="Times New Roman" w:cs="Times New Roman"/>
          <w:sz w:val="22"/>
          <w:szCs w:val="22"/>
        </w:rPr>
        <w:t>)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где 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645" type="#_x0000_t75" style="width:87.9pt;height:26.2pt">
            <v:imagedata r:id="rId690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266F2" w:rsidRPr="00637FB5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15F19">
        <w:rPr>
          <w:rFonts w:ascii="Times New Roman" w:hAnsi="Times New Roman" w:cs="Times New Roman"/>
          <w:spacing w:val="-4"/>
          <w:sz w:val="22"/>
          <w:szCs w:val="22"/>
        </w:rPr>
        <w:t>Обозначим</w: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646" type="#_x0000_t75" style="width:60.8pt;height:25.25pt">
            <v:imagedata r:id="rId691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>, тогда имеем:</w: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58"/>
          <w:sz w:val="22"/>
          <w:szCs w:val="22"/>
        </w:rPr>
        <w:pict>
          <v:shape id="_x0000_i1647" type="#_x0000_t75" style="width:185.15pt;height:61.7pt">
            <v:imagedata r:id="rId692" o:title=""/>
          </v:shape>
        </w:pict>
      </w:r>
      <w:r w:rsidR="00B85E84">
        <w:rPr>
          <w:rFonts w:ascii="Times New Roman" w:hAnsi="Times New Roman" w:cs="Times New Roman"/>
          <w:sz w:val="22"/>
          <w:szCs w:val="22"/>
        </w:rPr>
        <w:t xml:space="preserve">                      (13</w:t>
      </w:r>
      <w:r w:rsidR="006266F2" w:rsidRPr="00637FB5">
        <w:rPr>
          <w:rFonts w:ascii="Times New Roman" w:hAnsi="Times New Roman" w:cs="Times New Roman"/>
          <w:sz w:val="22"/>
          <w:szCs w:val="22"/>
        </w:rPr>
        <w:t>)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position w:val="-6"/>
          <w:sz w:val="22"/>
          <w:szCs w:val="22"/>
        </w:rPr>
        <w:t>где х</w:t>
      </w:r>
      <w:r w:rsidRPr="00637FB5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position w:val="-6"/>
          <w:sz w:val="22"/>
          <w:szCs w:val="22"/>
        </w:rPr>
        <w:t xml:space="preserve"> + х</w:t>
      </w:r>
      <w:r w:rsidRPr="00637FB5">
        <w:rPr>
          <w:rFonts w:ascii="Times New Roman" w:hAnsi="Times New Roman" w:cs="Times New Roman"/>
          <w:position w:val="-6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position w:val="-6"/>
          <w:sz w:val="22"/>
          <w:szCs w:val="22"/>
        </w:rPr>
        <w:t xml:space="preserve"> + … + х</w:t>
      </w:r>
      <w:r w:rsidRPr="00637FB5">
        <w:rPr>
          <w:rFonts w:ascii="Times New Roman" w:hAnsi="Times New Roman" w:cs="Times New Roman"/>
          <w:position w:val="-6"/>
          <w:sz w:val="22"/>
          <w:szCs w:val="22"/>
          <w:vertAlign w:val="subscript"/>
          <w:lang w:val="en-US"/>
        </w:rPr>
        <w:t>m</w:t>
      </w:r>
      <w:r w:rsidRPr="00637FB5">
        <w:rPr>
          <w:rFonts w:ascii="Times New Roman" w:hAnsi="Times New Roman" w:cs="Times New Roman"/>
          <w:position w:val="-6"/>
          <w:sz w:val="22"/>
          <w:szCs w:val="22"/>
        </w:rPr>
        <w:t xml:space="preserve">= </w:t>
      </w:r>
      <w:r w:rsidR="00C83E51">
        <w:rPr>
          <w:rFonts w:ascii="Times New Roman" w:hAnsi="Times New Roman" w:cs="Times New Roman"/>
          <w:position w:val="-24"/>
          <w:sz w:val="22"/>
          <w:szCs w:val="22"/>
        </w:rPr>
        <w:pict>
          <v:shape id="_x0000_i1648" type="#_x0000_t75" style="width:43.95pt;height:27.1pt">
            <v:imagedata r:id="rId693" o:title=""/>
          </v:shape>
        </w:pic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58"/>
          <w:sz w:val="22"/>
          <w:szCs w:val="22"/>
        </w:rPr>
        <w:pict>
          <v:shape id="_x0000_i1649" type="#_x0000_t75" style="width:192.6pt;height:62.65pt">
            <v:imagedata r:id="rId694" o:title=""/>
          </v:shape>
        </w:pict>
      </w:r>
      <w:r w:rsidR="00B85E84">
        <w:rPr>
          <w:rFonts w:ascii="Times New Roman" w:hAnsi="Times New Roman" w:cs="Times New Roman"/>
          <w:sz w:val="22"/>
          <w:szCs w:val="22"/>
        </w:rPr>
        <w:t xml:space="preserve">                     (14</w:t>
      </w:r>
      <w:r w:rsidR="006266F2" w:rsidRPr="00637FB5">
        <w:rPr>
          <w:rFonts w:ascii="Times New Roman" w:hAnsi="Times New Roman" w:cs="Times New Roman"/>
          <w:sz w:val="22"/>
          <w:szCs w:val="22"/>
        </w:rPr>
        <w:t>)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где у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 + у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+ … + у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t>=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650" type="#_x0000_t75" style="width:42.1pt;height:28.05pt">
            <v:imagedata r:id="rId695" o:title=""/>
          </v:shape>
        </w:pict>
      </w:r>
    </w:p>
    <w:p w:rsidR="006266F2" w:rsidRPr="00637FB5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Так </w:t>
      </w:r>
      <w:r w:rsidRPr="00F15F19">
        <w:rPr>
          <w:rFonts w:ascii="Times New Roman" w:hAnsi="Times New Roman" w:cs="Times New Roman"/>
          <w:spacing w:val="-4"/>
          <w:sz w:val="22"/>
          <w:szCs w:val="22"/>
        </w:rPr>
        <w:t>как</w:t>
      </w:r>
      <w:r w:rsidRPr="00637FB5">
        <w:rPr>
          <w:rFonts w:ascii="Times New Roman" w:hAnsi="Times New Roman" w:cs="Times New Roman"/>
          <w:sz w:val="22"/>
          <w:szCs w:val="22"/>
        </w:rPr>
        <w:t xml:space="preserve"> игрок А стремится получить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637FB5">
        <w:rPr>
          <w:rFonts w:ascii="Times New Roman" w:hAnsi="Times New Roman" w:cs="Times New Roman"/>
          <w:sz w:val="22"/>
          <w:szCs w:val="22"/>
        </w:rPr>
        <w:t xml:space="preserve"> от игры (υ =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637FB5">
        <w:rPr>
          <w:rFonts w:ascii="Times New Roman" w:hAnsi="Times New Roman" w:cs="Times New Roman"/>
          <w:sz w:val="22"/>
          <w:szCs w:val="22"/>
        </w:rPr>
        <w:t>), то функция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24"/>
          <w:sz w:val="22"/>
          <w:szCs w:val="22"/>
        </w:rPr>
        <w:pict>
          <v:shape id="_x0000_i1651" type="#_x0000_t75" style="width:9.35pt;height:27.1pt">
            <v:imagedata r:id="rId696" o:title=""/>
          </v:shape>
        </w:pict>
      </w:r>
      <w:r w:rsidR="00A6780E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t>будет минимизироваться, т. е. оптимальная стратегия игрока А определится из задачи линейного программирования в</w:t>
      </w:r>
      <w:r w:rsidRPr="00637FB5">
        <w:rPr>
          <w:rFonts w:ascii="Times New Roman" w:hAnsi="Times New Roman" w:cs="Times New Roman"/>
          <w:sz w:val="22"/>
          <w:szCs w:val="22"/>
        </w:rPr>
        <w:t>и</w:t>
      </w:r>
      <w:r w:rsidRPr="00637FB5">
        <w:rPr>
          <w:rFonts w:ascii="Times New Roman" w:hAnsi="Times New Roman" w:cs="Times New Roman"/>
          <w:sz w:val="22"/>
          <w:szCs w:val="22"/>
        </w:rPr>
        <w:t xml:space="preserve">да: найти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22"/>
          <w:sz w:val="22"/>
          <w:szCs w:val="22"/>
          <w:lang w:val="en-US"/>
        </w:rPr>
        <w:pict>
          <v:shape id="_x0000_i1652" type="#_x0000_t75" style="width:108.45pt;height:27.1pt">
            <v:imagedata r:id="rId697" o:title=""/>
          </v:shape>
        </w:pict>
      </w:r>
      <w:r w:rsidR="00B85E84">
        <w:rPr>
          <w:rFonts w:ascii="Times New Roman" w:hAnsi="Times New Roman" w:cs="Times New Roman"/>
          <w:sz w:val="22"/>
          <w:szCs w:val="22"/>
        </w:rPr>
        <w:t xml:space="preserve"> при ограничениях (13</w:t>
      </w:r>
      <w:r w:rsidRPr="00637FB5">
        <w:rPr>
          <w:rFonts w:ascii="Times New Roman" w:hAnsi="Times New Roman" w:cs="Times New Roman"/>
          <w:sz w:val="22"/>
          <w:szCs w:val="22"/>
        </w:rPr>
        <w:t xml:space="preserve">). </w:t>
      </w:r>
    </w:p>
    <w:p w:rsidR="006266F2" w:rsidRPr="00637FB5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15F19">
        <w:rPr>
          <w:rFonts w:ascii="Times New Roman" w:hAnsi="Times New Roman" w:cs="Times New Roman"/>
          <w:spacing w:val="-4"/>
          <w:sz w:val="22"/>
          <w:szCs w:val="22"/>
        </w:rPr>
        <w:lastRenderedPageBreak/>
        <w:t>Оптимальная</w:t>
      </w:r>
      <w:r w:rsidRPr="00637FB5">
        <w:rPr>
          <w:rFonts w:ascii="Times New Roman" w:hAnsi="Times New Roman" w:cs="Times New Roman"/>
          <w:sz w:val="22"/>
          <w:szCs w:val="22"/>
        </w:rPr>
        <w:t xml:space="preserve"> смешанная стратегия игрока В определяется р</w:t>
      </w:r>
      <w:r w:rsidRPr="00637FB5">
        <w:rPr>
          <w:rFonts w:ascii="Times New Roman" w:hAnsi="Times New Roman" w:cs="Times New Roman"/>
          <w:sz w:val="22"/>
          <w:szCs w:val="22"/>
        </w:rPr>
        <w:t>е</w:t>
      </w:r>
      <w:r w:rsidRPr="00637FB5">
        <w:rPr>
          <w:rFonts w:ascii="Times New Roman" w:hAnsi="Times New Roman" w:cs="Times New Roman"/>
          <w:sz w:val="22"/>
          <w:szCs w:val="22"/>
        </w:rPr>
        <w:t xml:space="preserve">шением задачи: найти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φ</w:t>
      </w:r>
      <w:r w:rsidRPr="00637FB5">
        <w:rPr>
          <w:rFonts w:ascii="Times New Roman" w:hAnsi="Times New Roman" w:cs="Times New Roman"/>
          <w:sz w:val="22"/>
          <w:szCs w:val="22"/>
        </w:rPr>
        <w:t>(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z w:val="22"/>
          <w:szCs w:val="22"/>
        </w:rPr>
        <w:t>) =</w:t>
      </w:r>
      <w:r w:rsidR="00C83E51">
        <w:rPr>
          <w:rFonts w:ascii="Times New Roman" w:hAnsi="Times New Roman" w:cs="Times New Roman"/>
          <w:position w:val="-24"/>
          <w:sz w:val="22"/>
          <w:szCs w:val="22"/>
        </w:rPr>
        <w:pict>
          <v:shape id="_x0000_i1653" type="#_x0000_t75" style="width:10.3pt;height:26.2pt">
            <v:imagedata r:id="rId698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 xml:space="preserve"> =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 +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+ … + у</w:t>
      </w:r>
      <w:r w:rsidRPr="00637FB5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637FB5">
        <w:rPr>
          <w:rFonts w:ascii="Times New Roman" w:hAnsi="Times New Roman" w:cs="Times New Roman"/>
          <w:sz w:val="22"/>
          <w:szCs w:val="22"/>
        </w:rPr>
        <w:t xml:space="preserve"> при огран</w:t>
      </w:r>
      <w:r w:rsidRPr="00637FB5">
        <w:rPr>
          <w:rFonts w:ascii="Times New Roman" w:hAnsi="Times New Roman" w:cs="Times New Roman"/>
          <w:sz w:val="22"/>
          <w:szCs w:val="22"/>
        </w:rPr>
        <w:t>и</w:t>
      </w:r>
      <w:r w:rsidR="00B85E84">
        <w:rPr>
          <w:rFonts w:ascii="Times New Roman" w:hAnsi="Times New Roman" w:cs="Times New Roman"/>
          <w:sz w:val="22"/>
          <w:szCs w:val="22"/>
        </w:rPr>
        <w:t>чениях (14</w:t>
      </w:r>
      <w:r w:rsidRPr="00637FB5">
        <w:rPr>
          <w:rFonts w:ascii="Times New Roman" w:hAnsi="Times New Roman" w:cs="Times New Roman"/>
          <w:sz w:val="22"/>
          <w:szCs w:val="22"/>
        </w:rPr>
        <w:t>).</w:t>
      </w:r>
    </w:p>
    <w:p w:rsidR="005354C8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F15F19">
        <w:rPr>
          <w:rFonts w:ascii="Times New Roman" w:hAnsi="Times New Roman" w:cs="Times New Roman"/>
          <w:spacing w:val="-4"/>
          <w:sz w:val="22"/>
          <w:szCs w:val="22"/>
        </w:rPr>
        <w:t>Получим</w:t>
      </w:r>
      <w:r w:rsidRPr="00637FB5">
        <w:rPr>
          <w:rFonts w:ascii="Times New Roman" w:hAnsi="Times New Roman" w:cs="Times New Roman"/>
          <w:sz w:val="22"/>
          <w:szCs w:val="22"/>
        </w:rPr>
        <w:t xml:space="preserve"> двойственную задачу линейного программирования, решив ее графически (для случая двух переменных) или си</w:t>
      </w:r>
      <w:r w:rsidRPr="00637FB5">
        <w:rPr>
          <w:rFonts w:ascii="Times New Roman" w:hAnsi="Times New Roman" w:cs="Times New Roman"/>
          <w:sz w:val="22"/>
          <w:szCs w:val="22"/>
        </w:rPr>
        <w:t>м</w:t>
      </w:r>
      <w:r w:rsidRPr="00637FB5">
        <w:rPr>
          <w:rFonts w:ascii="Times New Roman" w:hAnsi="Times New Roman" w:cs="Times New Roman"/>
          <w:sz w:val="22"/>
          <w:szCs w:val="22"/>
        </w:rPr>
        <w:t xml:space="preserve">плексным методом, определим </w:t>
      </w:r>
    </w:p>
    <w:p w:rsidR="006266F2" w:rsidRPr="00637FB5" w:rsidRDefault="00C83E51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0"/>
          <w:sz w:val="22"/>
          <w:szCs w:val="22"/>
        </w:rPr>
        <w:pict>
          <v:shape id="_x0000_i1654" type="#_x0000_t75" style="width:194.5pt;height:29.9pt">
            <v:imagedata r:id="rId699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266F2" w:rsidP="00F15F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637FB5">
        <w:rPr>
          <w:rFonts w:ascii="Times New Roman" w:hAnsi="Times New Roman" w:cs="Times New Roman"/>
          <w:i/>
          <w:spacing w:val="-2"/>
          <w:sz w:val="22"/>
          <w:szCs w:val="22"/>
        </w:rPr>
        <w:t>Пример</w:t>
      </w:r>
      <w:r w:rsidR="00F15F19">
        <w:rPr>
          <w:rFonts w:ascii="Times New Roman" w:hAnsi="Times New Roman" w:cs="Times New Roman"/>
          <w:i/>
          <w:spacing w:val="-2"/>
          <w:sz w:val="22"/>
          <w:szCs w:val="22"/>
        </w:rPr>
        <w:t xml:space="preserve"> </w:t>
      </w:r>
      <w:r w:rsidR="00B85E84">
        <w:rPr>
          <w:rFonts w:ascii="Times New Roman" w:hAnsi="Times New Roman" w:cs="Times New Roman"/>
          <w:i/>
          <w:spacing w:val="-2"/>
          <w:sz w:val="22"/>
          <w:szCs w:val="22"/>
        </w:rPr>
        <w:t>2</w:t>
      </w:r>
      <w:r w:rsidR="00C8175E">
        <w:rPr>
          <w:rFonts w:ascii="Times New Roman" w:hAnsi="Times New Roman" w:cs="Times New Roman"/>
          <w:i/>
          <w:spacing w:val="-2"/>
          <w:sz w:val="22"/>
          <w:szCs w:val="22"/>
        </w:rPr>
        <w:t>3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 xml:space="preserve">. Два </w:t>
      </w:r>
      <w:r w:rsidRPr="00F15F19">
        <w:rPr>
          <w:rFonts w:ascii="Times New Roman" w:hAnsi="Times New Roman" w:cs="Times New Roman"/>
          <w:spacing w:val="-4"/>
          <w:sz w:val="22"/>
          <w:szCs w:val="22"/>
        </w:rPr>
        <w:t>сельскохозяйственных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 xml:space="preserve"> предприятия А и В в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>ы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>деляют денежные средства на строительство 3-х объектов. С учетом особенностей вкладов и местных условий прибыль предприятия А в зависимости от объ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softHyphen/>
      </w:r>
      <w:r w:rsidRPr="00637FB5">
        <w:rPr>
          <w:rFonts w:ascii="Times New Roman" w:hAnsi="Times New Roman" w:cs="Times New Roman"/>
          <w:position w:val="-4"/>
          <w:sz w:val="22"/>
          <w:szCs w:val="22"/>
        </w:rPr>
        <w:t>ема финансирования выражается элементами матрицы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spacing w:val="-2"/>
          <w:position w:val="-50"/>
          <w:sz w:val="22"/>
          <w:szCs w:val="22"/>
        </w:rPr>
        <w:pict>
          <v:shape id="_x0000_i1655" type="#_x0000_t75" style="width:60.8pt;height:46.75pt">
            <v:imagedata r:id="rId700" o:title=""/>
          </v:shape>
        </w:pict>
      </w:r>
      <w:r w:rsidRPr="00793CC3">
        <w:rPr>
          <w:rFonts w:ascii="Times New Roman" w:hAnsi="Times New Roman" w:cs="Times New Roman"/>
          <w:spacing w:val="-2"/>
          <w:position w:val="-40"/>
          <w:sz w:val="22"/>
          <w:szCs w:val="22"/>
        </w:rPr>
        <w:t>.</w:t>
      </w:r>
    </w:p>
    <w:p w:rsidR="006266F2" w:rsidRPr="00637FB5" w:rsidRDefault="006266F2" w:rsidP="00793CC3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637FB5">
        <w:rPr>
          <w:rFonts w:ascii="Times New Roman" w:hAnsi="Times New Roman" w:cs="Times New Roman"/>
          <w:spacing w:val="-4"/>
          <w:sz w:val="22"/>
          <w:szCs w:val="22"/>
        </w:rPr>
        <w:t>Будем предполагать, что убыток предприятия В при этом равен прибыли предприятия А. Требуется найти оптимальные стратегии предприятий А и В.</w:t>
      </w:r>
    </w:p>
    <w:p w:rsidR="00793CC3" w:rsidRDefault="006266F2" w:rsidP="00793CC3">
      <w:pPr>
        <w:widowControl/>
        <w:shd w:val="clear" w:color="auto" w:fill="FFFFFF"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i/>
          <w:sz w:val="22"/>
          <w:szCs w:val="22"/>
        </w:rPr>
        <w:t>Решение</w:t>
      </w:r>
      <w:r w:rsidR="002A6FEE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793CC3" w:rsidP="00793CC3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pacing w:val="-4"/>
          <w:sz w:val="22"/>
          <w:szCs w:val="22"/>
        </w:rPr>
        <w:t xml:space="preserve">1) </w:t>
      </w:r>
      <w:r w:rsidR="006266F2" w:rsidRPr="00793CC3">
        <w:rPr>
          <w:rFonts w:ascii="Times New Roman" w:hAnsi="Times New Roman" w:cs="Times New Roman"/>
          <w:spacing w:val="-4"/>
          <w:sz w:val="22"/>
          <w:szCs w:val="22"/>
        </w:rPr>
        <w:t>Доминирующих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строк и столбцов у матрицы нет, поэтому упростить ее нельзя. Обозначим чистые стратегии предприятия: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А: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>,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>,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637FB5">
        <w:rPr>
          <w:rFonts w:ascii="Times New Roman" w:hAnsi="Times New Roman" w:cs="Times New Roman"/>
          <w:sz w:val="22"/>
          <w:szCs w:val="22"/>
        </w:rPr>
        <w:t>;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В: В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>, В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>, В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637FB5">
        <w:rPr>
          <w:rFonts w:ascii="Times New Roman" w:hAnsi="Times New Roman" w:cs="Times New Roman"/>
          <w:sz w:val="22"/>
          <w:szCs w:val="22"/>
        </w:rPr>
        <w:t>.</w:t>
      </w:r>
    </w:p>
    <w:p w:rsidR="006266F2" w:rsidRPr="00637FB5" w:rsidRDefault="006266F2" w:rsidP="00793CC3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793CC3">
        <w:rPr>
          <w:rFonts w:ascii="Times New Roman" w:hAnsi="Times New Roman" w:cs="Times New Roman"/>
          <w:spacing w:val="-4"/>
          <w:sz w:val="22"/>
          <w:szCs w:val="22"/>
        </w:rPr>
        <w:t>Предположим</w: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 xml:space="preserve">, что предприятие А располагает общей суммой </w:t>
      </w:r>
      <w:r w:rsidR="00C83E51">
        <w:rPr>
          <w:rFonts w:ascii="Times New Roman" w:hAnsi="Times New Roman" w:cs="Times New Roman"/>
          <w:spacing w:val="-2"/>
          <w:position w:val="-6"/>
          <w:sz w:val="22"/>
          <w:szCs w:val="22"/>
        </w:rPr>
        <w:pict>
          <v:shape id="_x0000_i1656" type="#_x0000_t75" style="width:10.3pt;height:11.2pt">
            <v:imagedata r:id="rId701" o:title=""/>
          </v:shape>
        </w:pict>
      </w:r>
      <w:r w:rsidRPr="00637FB5">
        <w:rPr>
          <w:rFonts w:ascii="Times New Roman" w:hAnsi="Times New Roman" w:cs="Times New Roman"/>
          <w:spacing w:val="-2"/>
          <w:sz w:val="22"/>
          <w:szCs w:val="22"/>
        </w:rPr>
        <w:t xml:space="preserve"> тыс.</w:t>
      </w:r>
      <w:r w:rsidRPr="00637FB5">
        <w:rPr>
          <w:rFonts w:ascii="Times New Roman" w:hAnsi="Times New Roman" w:cs="Times New Roman"/>
          <w:sz w:val="22"/>
          <w:szCs w:val="22"/>
        </w:rPr>
        <w:t xml:space="preserve"> руб., отпускаемой на строительство трех объектов, а пре</w:t>
      </w:r>
      <w:r w:rsidRPr="00637FB5">
        <w:rPr>
          <w:rFonts w:ascii="Times New Roman" w:hAnsi="Times New Roman" w:cs="Times New Roman"/>
          <w:sz w:val="22"/>
          <w:szCs w:val="22"/>
        </w:rPr>
        <w:t>д</w:t>
      </w:r>
      <w:r w:rsidRPr="00637FB5">
        <w:rPr>
          <w:rFonts w:ascii="Times New Roman" w:hAnsi="Times New Roman" w:cs="Times New Roman"/>
          <w:sz w:val="22"/>
          <w:szCs w:val="22"/>
        </w:rPr>
        <w:t xml:space="preserve">приятие В имеет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657" type="#_x0000_t75" style="width:10.3pt;height:14.05pt">
            <v:imagedata r:id="rId702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>тыс. руб. на строительство тех же объектов.</w:t>
      </w:r>
    </w:p>
    <w:p w:rsidR="006266F2" w:rsidRPr="00637FB5" w:rsidRDefault="00793CC3" w:rsidP="00793CC3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pacing w:val="-4"/>
          <w:sz w:val="22"/>
          <w:szCs w:val="22"/>
        </w:rPr>
        <w:t xml:space="preserve">2) </w:t>
      </w:r>
      <w:r w:rsidR="006266F2" w:rsidRPr="00793CC3">
        <w:rPr>
          <w:rFonts w:ascii="Times New Roman" w:hAnsi="Times New Roman" w:cs="Times New Roman"/>
          <w:spacing w:val="-4"/>
          <w:sz w:val="22"/>
          <w:szCs w:val="22"/>
        </w:rPr>
        <w:t>Проверим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игру на наличие седловой точки:</w:t>
      </w:r>
    </w:p>
    <w:tbl>
      <w:tblPr>
        <w:tblW w:w="4807" w:type="pct"/>
        <w:tblInd w:w="108" w:type="dxa"/>
        <w:tblLook w:val="0000" w:firstRow="0" w:lastRow="0" w:firstColumn="0" w:lastColumn="0" w:noHBand="0" w:noVBand="0"/>
      </w:tblPr>
      <w:tblGrid>
        <w:gridCol w:w="758"/>
        <w:gridCol w:w="756"/>
        <w:gridCol w:w="755"/>
        <w:gridCol w:w="756"/>
        <w:gridCol w:w="756"/>
        <w:gridCol w:w="2532"/>
      </w:tblGrid>
      <w:tr w:rsidR="006266F2" w:rsidRPr="00637FB5">
        <w:trPr>
          <w:trHeight w:val="325"/>
        </w:trPr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i/>
                <w:sz w:val="18"/>
                <w:szCs w:val="18"/>
              </w:rPr>
              <w:t>а</w:t>
            </w:r>
            <w:r w:rsidRPr="00E57F6B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i</w:t>
            </w:r>
          </w:p>
        </w:tc>
        <w:tc>
          <w:tcPr>
            <w:tcW w:w="2005" w:type="pct"/>
            <w:vMerge w:val="restart"/>
            <w:tcBorders>
              <w:left w:val="single" w:sz="4" w:space="0" w:color="auto"/>
            </w:tcBorders>
          </w:tcPr>
          <w:p w:rsidR="006266F2" w:rsidRPr="00637FB5" w:rsidRDefault="00C83E51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pict>
                <v:rect id="_x0000_s1230" style="position:absolute;left:0;text-align:left;margin-left:22.85pt;margin-top:57.75pt;width:106.15pt;height:12.5pt;z-index:251661824;mso-position-horizontal-relative:text;mso-position-vertical-relative:page" o:allowoverlap="f" strokecolor="white">
                  <v:textbox inset="0,0,0,0">
                    <w:txbxContent>
                      <w:p w:rsidR="005430AE" w:rsidRPr="00793CC3" w:rsidRDefault="005430AE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 xml:space="preserve">. </w:t>
                        </w:r>
                        <w:r w:rsidRPr="00C55F96"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  <w:t>Седловой точки нет,</w:t>
                        </w:r>
                      </w:p>
                    </w:txbxContent>
                  </v:textbox>
                  <w10:wrap anchory="page"/>
                </v:rect>
              </w:pict>
            </w:r>
            <w:r>
              <w:rPr>
                <w:rFonts w:ascii="Times New Roman" w:hAnsi="Times New Roman" w:cs="Times New Roman"/>
                <w:position w:val="-82"/>
                <w:sz w:val="22"/>
                <w:szCs w:val="22"/>
              </w:rPr>
              <w:pict>
                <v:shape id="_x0000_i1658" type="#_x0000_t75" style="width:114.1pt;height:69.2pt">
                  <v:imagedata r:id="rId703" o:title=""/>
                </v:shape>
              </w:pict>
            </w:r>
          </w:p>
        </w:tc>
      </w:tr>
      <w:tr w:rsidR="006266F2" w:rsidRPr="00637FB5">
        <w:trPr>
          <w:trHeight w:val="732"/>
        </w:trPr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25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25</w:t>
            </w:r>
          </w:p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2005" w:type="pct"/>
            <w:vMerge/>
            <w:tcBorders>
              <w:left w:val="single" w:sz="4" w:space="0" w:color="auto"/>
            </w:tcBorders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6266F2" w:rsidRPr="00637FB5">
        <w:trPr>
          <w:trHeight w:val="176"/>
        </w:trPr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C83E51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659" type="#_x0000_t75" style="width:10.3pt;height:10.3pt">
                  <v:imagedata r:id="rId704" o:title=""/>
                </v:shape>
              </w:pic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6F2" w:rsidRPr="00E57F6B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5" w:type="pct"/>
            <w:vMerge/>
            <w:tcBorders>
              <w:left w:val="single" w:sz="4" w:space="0" w:color="auto"/>
            </w:tcBorders>
          </w:tcPr>
          <w:p w:rsidR="006266F2" w:rsidRPr="00637FB5" w:rsidRDefault="006266F2" w:rsidP="006266F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</w:p>
    <w:p w:rsidR="00793CC3" w:rsidRDefault="00793CC3" w:rsidP="006266F2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п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оэтому решение игры определим в смешанных стратегиях. Цена игры а ≤ υ ≤ β =&gt; 25 ≤ υ ≤ 40. </w:t>
      </w:r>
    </w:p>
    <w:p w:rsidR="006266F2" w:rsidRDefault="00793CC3" w:rsidP="00793CC3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 w:cs="Times New Roman"/>
          <w:spacing w:val="-4"/>
          <w:sz w:val="22"/>
          <w:szCs w:val="22"/>
        </w:rPr>
        <w:t xml:space="preserve">3) </w:t>
      </w:r>
      <w:r w:rsidR="006266F2" w:rsidRPr="00793CC3">
        <w:rPr>
          <w:rFonts w:ascii="Times New Roman" w:hAnsi="Times New Roman" w:cs="Times New Roman"/>
          <w:spacing w:val="-4"/>
          <w:sz w:val="22"/>
          <w:szCs w:val="22"/>
        </w:rPr>
        <w:t>Составим</w:t>
      </w:r>
      <w:r w:rsidR="006266F2" w:rsidRPr="00637FB5">
        <w:rPr>
          <w:rFonts w:ascii="Times New Roman" w:hAnsi="Times New Roman"/>
          <w:sz w:val="22"/>
          <w:szCs w:val="22"/>
        </w:rPr>
        <w:t xml:space="preserve"> задачу линейного программирования:</w:t>
      </w:r>
    </w:p>
    <w:p w:rsidR="00793CC3" w:rsidRPr="00637FB5" w:rsidRDefault="00793CC3" w:rsidP="00C55F96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2"/>
          <w:sz w:val="22"/>
          <w:szCs w:val="22"/>
        </w:rPr>
        <w:lastRenderedPageBreak/>
        <w:t xml:space="preserve">а) </w:t>
      </w:r>
      <w:r w:rsidR="00C55F96" w:rsidRPr="00C55F96">
        <w:rPr>
          <w:rFonts w:ascii="Times New Roman" w:hAnsi="Times New Roman" w:cs="Times New Roman"/>
          <w:position w:val="-2"/>
          <w:sz w:val="22"/>
          <w:szCs w:val="22"/>
        </w:rPr>
        <w:t>найти</w:t>
      </w:r>
      <w:r w:rsidR="00C55F96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position w:val="-2"/>
          <w:sz w:val="22"/>
          <w:szCs w:val="22"/>
        </w:rPr>
        <w:t xml:space="preserve">для игрока А: </w:t>
      </w:r>
      <w:r w:rsidR="006266F2" w:rsidRPr="00637FB5">
        <w:rPr>
          <w:rFonts w:ascii="Times New Roman" w:hAnsi="Times New Roman" w:cs="Times New Roman"/>
          <w:position w:val="-2"/>
          <w:sz w:val="22"/>
          <w:szCs w:val="22"/>
          <w:lang w:val="en-US"/>
        </w:rPr>
        <w:t>min</w:t>
      </w:r>
      <w:r w:rsidR="006266F2" w:rsidRPr="00637FB5">
        <w:rPr>
          <w:rFonts w:ascii="Times New Roman" w:hAnsi="Times New Roman" w:cs="Times New Roman"/>
          <w:position w:val="-2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position w:val="-2"/>
          <w:sz w:val="22"/>
          <w:szCs w:val="22"/>
          <w:lang w:val="en-US"/>
        </w:rPr>
        <w:t>f</w:t>
      </w:r>
      <w:r w:rsidR="006266F2" w:rsidRPr="00637FB5">
        <w:rPr>
          <w:rFonts w:ascii="Times New Roman" w:hAnsi="Times New Roman" w:cs="Times New Roman"/>
          <w:position w:val="-2"/>
          <w:sz w:val="22"/>
          <w:szCs w:val="22"/>
        </w:rPr>
        <w:t xml:space="preserve"> =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660" type="#_x0000_t75" style="width:44.9pt;height:14.95pt">
            <v:imagedata r:id="rId705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position w:val="-2"/>
          <w:sz w:val="22"/>
          <w:szCs w:val="22"/>
        </w:rPr>
        <w:t>при ограничениях</w: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rect id="_x0000_s1232" style="position:absolute;left:0;text-align:left;margin-left:191.1pt;margin-top:109pt;width:51.5pt;height:45.5pt;z-index:251663872;mso-position-vertical-relative:page" o:allowoverlap="f" strokecolor="white">
            <v:textbox inset="0,0,0,0">
              <w:txbxContent>
                <w:p w:rsidR="005430AE" w:rsidRDefault="005430AE" w:rsidP="00C55F96">
                  <w:pPr>
                    <w:spacing w:line="264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2"/>
                    </w:rPr>
                    <w:t>1</w:t>
                  </w:r>
                </w:p>
                <w:p w:rsidR="005430AE" w:rsidRDefault="005430AE" w:rsidP="00C55F96">
                  <w:pPr>
                    <w:spacing w:line="264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2"/>
                    </w:rPr>
                    <w:t>1</w:t>
                  </w:r>
                </w:p>
                <w:p w:rsidR="005430AE" w:rsidRPr="00C55F96" w:rsidRDefault="005430AE" w:rsidP="00C55F96">
                  <w:pPr>
                    <w:spacing w:line="264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1, </w:t>
                  </w:r>
                  <w:r w:rsidRPr="00D11919">
                    <w:rPr>
                      <w:rFonts w:ascii="Times New Roman" w:hAnsi="Times New Roman" w:cs="Times New Roman"/>
                      <w:i/>
                      <w:sz w:val="22"/>
                      <w:szCs w:val="22"/>
                      <w:lang w:val="en-US"/>
                    </w:rPr>
                    <w:t>x</w:t>
                  </w:r>
                  <w:r>
                    <w:rPr>
                      <w:rFonts w:ascii="Times New Roman" w:hAnsi="Times New Roman" w:cs="Times New Roman"/>
                      <w:i/>
                      <w:sz w:val="22"/>
                      <w:szCs w:val="22"/>
                      <w:vertAlign w:val="subscript"/>
                      <w:lang w:val="en-US"/>
                    </w:rPr>
                    <w:t xml:space="preserve">i </w:t>
                  </w:r>
                  <w:r w:rsidRPr="00C55F96">
                    <w:rPr>
                      <w:rFonts w:ascii="Times New Roman" w:hAnsi="Times New Roman" w:cs="Times New Roman"/>
                      <w:i/>
                      <w:lang w:val="en-US"/>
                    </w:rPr>
                    <w:t>≥</w:t>
                  </w:r>
                  <w:r>
                    <w:rPr>
                      <w:rFonts w:ascii="Times New Roman" w:hAnsi="Times New Roman" w:cs="Times New Roman"/>
                      <w:i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0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xbxContent>
            </v:textbox>
            <w10:wrap anchory="page"/>
          </v:rect>
        </w:pict>
      </w:r>
      <w:r>
        <w:rPr>
          <w:rFonts w:ascii="Times New Roman" w:hAnsi="Times New Roman" w:cs="Times New Roman"/>
          <w:position w:val="-52"/>
          <w:sz w:val="22"/>
          <w:szCs w:val="22"/>
        </w:rPr>
        <w:pict>
          <v:shape id="_x0000_i1661" type="#_x0000_t75" style="width:187.95pt;height:46.75pt">
            <v:imagedata r:id="rId706" o:title=""/>
          </v:shape>
        </w:pict>
      </w:r>
    </w:p>
    <w:p w:rsidR="006266F2" w:rsidRPr="00637FB5" w:rsidRDefault="00C55F96" w:rsidP="00C55F96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2"/>
          <w:sz w:val="22"/>
          <w:szCs w:val="22"/>
        </w:rPr>
        <w:t>б</w:t>
      </w:r>
      <w:r w:rsidRPr="007C7B24">
        <w:rPr>
          <w:rFonts w:ascii="Times New Roman" w:hAnsi="Times New Roman" w:cs="Times New Roman"/>
          <w:position w:val="-2"/>
          <w:sz w:val="22"/>
          <w:szCs w:val="22"/>
        </w:rPr>
        <w:t>)</w:t>
      </w:r>
      <w:r>
        <w:rPr>
          <w:rFonts w:ascii="Times New Roman" w:hAnsi="Times New Roman" w:cs="Times New Roman"/>
          <w:position w:val="-2"/>
          <w:sz w:val="22"/>
          <w:szCs w:val="22"/>
        </w:rPr>
        <w:t xml:space="preserve"> найти 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</w:rPr>
        <w:t>для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</w:rPr>
        <w:t>игрока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</w:rPr>
        <w:t>В: max φ= y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  <w:vertAlign w:val="subscript"/>
        </w:rPr>
        <w:t>1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</w:rPr>
        <w:t xml:space="preserve"> + y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  <w:vertAlign w:val="subscript"/>
        </w:rPr>
        <w:t>2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</w:rPr>
        <w:t xml:space="preserve"> +y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  <w:vertAlign w:val="subscript"/>
        </w:rPr>
        <w:t>3</w:t>
      </w:r>
      <w:r w:rsidR="006266F2" w:rsidRPr="00C55F96">
        <w:rPr>
          <w:rFonts w:ascii="Times New Roman" w:hAnsi="Times New Roman" w:cs="Times New Roman"/>
          <w:position w:val="-2"/>
          <w:sz w:val="22"/>
          <w:szCs w:val="22"/>
        </w:rPr>
        <w:t xml:space="preserve"> при ограничениях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rect id="_x0000_s1231" style="position:absolute;left:0;text-align:left;margin-left:199.6pt;margin-top:167.5pt;width:51.5pt;height:44pt;z-index:251662848;mso-position-vertical-relative:page" o:allowoverlap="f" strokecolor="white">
            <v:textbox inset="0,0,0,0">
              <w:txbxContent>
                <w:p w:rsidR="005430AE" w:rsidRDefault="005430AE" w:rsidP="00C55F96">
                  <w:pPr>
                    <w:spacing w:line="264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2"/>
                    </w:rPr>
                    <w:t>1</w:t>
                  </w:r>
                </w:p>
                <w:p w:rsidR="005430AE" w:rsidRDefault="005430AE" w:rsidP="00C55F96">
                  <w:pPr>
                    <w:spacing w:line="264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2"/>
                    </w:rPr>
                    <w:t>1</w:t>
                  </w:r>
                </w:p>
                <w:p w:rsidR="005430AE" w:rsidRPr="00C55F96" w:rsidRDefault="005430AE" w:rsidP="00C55F96">
                  <w:pPr>
                    <w:spacing w:line="264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1, </w:t>
                  </w:r>
                  <w:r>
                    <w:rPr>
                      <w:rFonts w:ascii="Times New Roman" w:hAnsi="Times New Roman" w:cs="Times New Roman"/>
                      <w:i/>
                      <w:sz w:val="22"/>
                      <w:szCs w:val="22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i/>
                      <w:sz w:val="22"/>
                      <w:szCs w:val="22"/>
                      <w:vertAlign w:val="subscript"/>
                      <w:lang w:val="en-US"/>
                    </w:rPr>
                    <w:t xml:space="preserve">i </w:t>
                  </w:r>
                  <w:r w:rsidRPr="00C55F96">
                    <w:rPr>
                      <w:rFonts w:ascii="Times New Roman" w:hAnsi="Times New Roman" w:cs="Times New Roman"/>
                      <w:i/>
                      <w:lang w:val="en-US"/>
                    </w:rPr>
                    <w:t>≥</w:t>
                  </w:r>
                  <w:r>
                    <w:rPr>
                      <w:rFonts w:ascii="Times New Roman" w:hAnsi="Times New Roman" w:cs="Times New Roman"/>
                      <w:i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0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xbxContent>
            </v:textbox>
            <w10:wrap anchory="page"/>
          </v:rect>
        </w:pict>
      </w:r>
      <w:r>
        <w:rPr>
          <w:rFonts w:ascii="Times New Roman" w:hAnsi="Times New Roman" w:cs="Times New Roman"/>
          <w:position w:val="-50"/>
          <w:sz w:val="22"/>
          <w:szCs w:val="22"/>
        </w:rPr>
        <w:pict>
          <v:shape id="_x0000_i1662" type="#_x0000_t75" style="width:163.65pt;height:43.95pt">
            <v:imagedata r:id="rId707" o:title=""/>
          </v:shape>
        </w:pict>
      </w:r>
    </w:p>
    <w:p w:rsidR="006266F2" w:rsidRPr="009A603F" w:rsidRDefault="006266F2" w:rsidP="009A603F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637FB5">
        <w:rPr>
          <w:rFonts w:ascii="Times New Roman" w:hAnsi="Times New Roman" w:cs="Times New Roman"/>
          <w:spacing w:val="-4"/>
          <w:sz w:val="22"/>
          <w:szCs w:val="22"/>
        </w:rPr>
        <w:t>Проще решить задачу для игрока В</w:t>
      </w:r>
      <w:r w:rsidR="009A603F" w:rsidRPr="007C7B24">
        <w:rPr>
          <w:rFonts w:ascii="Times New Roman" w:hAnsi="Times New Roman" w:cs="Times New Roman"/>
          <w:spacing w:val="-4"/>
          <w:sz w:val="22"/>
          <w:szCs w:val="22"/>
        </w:rPr>
        <w:t xml:space="preserve"> (</w:t>
      </w:r>
      <w:r w:rsidR="009A603F">
        <w:rPr>
          <w:rFonts w:ascii="Times New Roman" w:hAnsi="Times New Roman" w:cs="Times New Roman"/>
          <w:spacing w:val="-4"/>
          <w:sz w:val="22"/>
          <w:szCs w:val="22"/>
        </w:rPr>
        <w:t>двойственная задача</w:t>
      </w:r>
      <w:r w:rsidR="009A603F" w:rsidRPr="007C7B24">
        <w:rPr>
          <w:rFonts w:ascii="Times New Roman" w:hAnsi="Times New Roman" w:cs="Times New Roman"/>
          <w:spacing w:val="-4"/>
          <w:sz w:val="22"/>
          <w:szCs w:val="22"/>
        </w:rPr>
        <w:t>)</w:t>
      </w:r>
      <w:r w:rsidR="009A603F">
        <w:rPr>
          <w:rFonts w:ascii="Times New Roman" w:hAnsi="Times New Roman" w:cs="Times New Roman"/>
          <w:spacing w:val="-4"/>
          <w:sz w:val="22"/>
          <w:szCs w:val="22"/>
        </w:rPr>
        <w:t>: найти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max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φ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= 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+ 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+ 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3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+ 0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4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+ 0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5</w:t>
      </w:r>
      <w:r w:rsidRPr="00637FB5">
        <w:rPr>
          <w:rFonts w:ascii="Times New Roman" w:hAnsi="Times New Roman" w:cs="Times New Roman"/>
          <w:spacing w:val="-4"/>
          <w:sz w:val="22"/>
          <w:szCs w:val="22"/>
        </w:rPr>
        <w:t xml:space="preserve"> + 0</w:t>
      </w:r>
      <w:r w:rsidRPr="00637FB5">
        <w:rPr>
          <w:rFonts w:ascii="Times New Roman" w:hAnsi="Times New Roman" w:cs="Times New Roman"/>
          <w:spacing w:val="-4"/>
          <w:sz w:val="22"/>
          <w:szCs w:val="22"/>
          <w:lang w:val="en-US"/>
        </w:rPr>
        <w:t>y</w:t>
      </w:r>
      <w:r w:rsidRPr="00637FB5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6</w:t>
      </w:r>
      <w:r w:rsidR="009A603F">
        <w:rPr>
          <w:rFonts w:ascii="Times New Roman" w:hAnsi="Times New Roman" w:cs="Times New Roman"/>
          <w:spacing w:val="-4"/>
          <w:sz w:val="22"/>
          <w:szCs w:val="22"/>
        </w:rPr>
        <w:t>. Сведем ее к каноническому виду при ограничениях</w:t>
      </w:r>
    </w:p>
    <w:p w:rsidR="006266F2" w:rsidRPr="00637FB5" w:rsidRDefault="00C83E51" w:rsidP="006266F2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pacing w:val="-4"/>
          <w:sz w:val="22"/>
          <w:szCs w:val="22"/>
        </w:rPr>
        <w:pict>
          <v:shape id="_x0000_s1239" type="#_x0000_t32" style="position:absolute;left:0;text-align:left;margin-left:203.45pt;margin-top:289pt;width:7.5pt;height:0;z-index:251670016;mso-position-vertical-relative:page" o:connectortype="straight" o:allowoverlap="f" strokeweight=".5pt">
            <w10:wrap anchory="page"/>
          </v:shape>
        </w:pict>
      </w:r>
      <w:r>
        <w:rPr>
          <w:rFonts w:ascii="Times New Roman" w:hAnsi="Times New Roman" w:cs="Times New Roman"/>
          <w:noProof/>
          <w:spacing w:val="-4"/>
          <w:sz w:val="22"/>
          <w:szCs w:val="22"/>
        </w:rPr>
        <w:pict>
          <v:shape id="_x0000_s1237" type="#_x0000_t32" style="position:absolute;left:0;text-align:left;margin-left:203.45pt;margin-top:278.5pt;width:7.5pt;height:0;z-index:251667968;mso-position-vertical-relative:page" o:connectortype="straight" o:allowoverlap="f" strokeweight=".5pt">
            <w10:wrap anchory="page"/>
          </v:shape>
        </w:pict>
      </w:r>
      <w:r>
        <w:rPr>
          <w:rFonts w:ascii="Times New Roman" w:hAnsi="Times New Roman" w:cs="Times New Roman"/>
          <w:noProof/>
          <w:spacing w:val="-4"/>
          <w:sz w:val="22"/>
          <w:szCs w:val="22"/>
        </w:rPr>
        <w:pict>
          <v:shape id="_x0000_s1236" type="#_x0000_t32" style="position:absolute;left:0;text-align:left;margin-left:203.45pt;margin-top:275.5pt;width:7.5pt;height:0;z-index:251666944;mso-position-vertical-relative:page" o:connectortype="straight" o:allowoverlap="f" strokeweight=".5pt">
            <w10:wrap anchory="page"/>
          </v:shape>
        </w:pict>
      </w:r>
      <w:r>
        <w:rPr>
          <w:rFonts w:ascii="Times New Roman" w:hAnsi="Times New Roman" w:cs="Times New Roman"/>
          <w:noProof/>
          <w:spacing w:val="-4"/>
          <w:sz w:val="22"/>
          <w:szCs w:val="22"/>
        </w:rPr>
        <w:pict>
          <v:shape id="_x0000_s1235" type="#_x0000_t32" style="position:absolute;left:0;text-align:left;margin-left:203.45pt;margin-top:263.5pt;width:7.5pt;height:.05pt;z-index:251665920;mso-position-vertical-relative:page" o:connectortype="straight" o:allowoverlap="f" strokeweight=".5pt">
            <w10:wrap anchory="page"/>
          </v:shape>
        </w:pict>
      </w:r>
      <w:r>
        <w:rPr>
          <w:rFonts w:ascii="Times New Roman" w:hAnsi="Times New Roman" w:cs="Times New Roman"/>
          <w:noProof/>
          <w:sz w:val="22"/>
          <w:szCs w:val="22"/>
        </w:rPr>
        <w:pict>
          <v:shape id="_x0000_s1234" type="#_x0000_t32" style="position:absolute;left:0;text-align:left;margin-left:203.45pt;margin-top:260.5pt;width:7.5pt;height:0;z-index:251664896;mso-position-vertical-relative:page" o:connectortype="straight" o:allowoverlap="f" strokeweight=".5pt">
            <w10:wrap anchory="page"/>
          </v:shape>
        </w:pict>
      </w:r>
      <w:r>
        <w:rPr>
          <w:rFonts w:ascii="Times New Roman" w:hAnsi="Times New Roman" w:cs="Times New Roman"/>
          <w:position w:val="-50"/>
          <w:sz w:val="22"/>
          <w:szCs w:val="22"/>
          <w:lang w:val="en-US"/>
        </w:rPr>
        <w:pict>
          <v:shape id="_x0000_i1663" type="#_x0000_t75" style="width:169.25pt;height:44.9pt">
            <v:imagedata r:id="rId708" o:title=""/>
          </v:shape>
        </w:pict>
      </w:r>
    </w:p>
    <w:p w:rsidR="006266F2" w:rsidRPr="00637FB5" w:rsidRDefault="00C83E51" w:rsidP="00D119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pacing w:val="-4"/>
          <w:sz w:val="22"/>
          <w:szCs w:val="22"/>
        </w:rPr>
        <w:pict>
          <v:shape id="_x0000_s1238" type="#_x0000_t32" style="position:absolute;left:0;text-align:left;margin-left:203.45pt;margin-top:292pt;width:7.5pt;height:0;z-index:251668992;mso-position-vertical-relative:page" o:connectortype="straight" o:allowoverlap="f" strokeweight=".5pt">
            <w10:wrap anchory="page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>Строим симплекс-таблицу</w:t>
      </w:r>
      <w:r w:rsidR="00D11919" w:rsidRPr="00D11919">
        <w:rPr>
          <w:rFonts w:ascii="Times New Roman" w:hAnsi="Times New Roman" w:cs="Times New Roman"/>
          <w:sz w:val="22"/>
          <w:szCs w:val="22"/>
        </w:rPr>
        <w:t xml:space="preserve"> </w:t>
      </w:r>
      <w:r w:rsidR="00D11919" w:rsidRPr="00637FB5">
        <w:rPr>
          <w:rFonts w:ascii="Times New Roman" w:hAnsi="Times New Roman" w:cs="Times New Roman"/>
          <w:sz w:val="22"/>
          <w:szCs w:val="22"/>
        </w:rPr>
        <w:t>и решаем ее</w:t>
      </w:r>
      <w:r w:rsidR="009A603F">
        <w:rPr>
          <w:rFonts w:ascii="Times New Roman" w:hAnsi="Times New Roman" w:cs="Times New Roman"/>
          <w:sz w:val="22"/>
          <w:szCs w:val="22"/>
        </w:rPr>
        <w:t>. П</w:t>
      </w:r>
      <w:r w:rsidR="006266F2" w:rsidRPr="00637FB5">
        <w:rPr>
          <w:rFonts w:ascii="Times New Roman" w:hAnsi="Times New Roman" w:cs="Times New Roman"/>
          <w:sz w:val="22"/>
          <w:szCs w:val="22"/>
        </w:rPr>
        <w:t>оследняя итерация представ</w:t>
      </w:r>
      <w:r w:rsidR="00C8175E">
        <w:rPr>
          <w:rFonts w:ascii="Times New Roman" w:hAnsi="Times New Roman" w:cs="Times New Roman"/>
          <w:sz w:val="22"/>
          <w:szCs w:val="22"/>
        </w:rPr>
        <w:t>лена в табл. 28</w:t>
      </w:r>
      <w:r w:rsidR="006266F2" w:rsidRPr="00637FB5">
        <w:rPr>
          <w:rFonts w:ascii="Times New Roman" w:hAnsi="Times New Roman" w:cs="Times New Roman"/>
          <w:sz w:val="22"/>
          <w:szCs w:val="22"/>
        </w:rPr>
        <w:t>.</w:t>
      </w:r>
    </w:p>
    <w:p w:rsidR="006266F2" w:rsidRPr="00D11919" w:rsidRDefault="00C8175E" w:rsidP="006266F2">
      <w:pPr>
        <w:keepNext/>
        <w:widowControl/>
        <w:shd w:val="clear" w:color="auto" w:fill="FFFFFF"/>
        <w:autoSpaceDE/>
        <w:autoSpaceDN/>
        <w:adjustRightInd/>
        <w:jc w:val="right"/>
        <w:outlineLvl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28</w:t>
      </w:r>
    </w:p>
    <w:tbl>
      <w:tblPr>
        <w:tblW w:w="46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5"/>
        <w:gridCol w:w="547"/>
        <w:gridCol w:w="889"/>
        <w:gridCol w:w="515"/>
        <w:gridCol w:w="515"/>
        <w:gridCol w:w="515"/>
        <w:gridCol w:w="888"/>
        <w:gridCol w:w="888"/>
        <w:gridCol w:w="884"/>
      </w:tblGrid>
      <w:tr w:rsidR="006266F2" w:rsidRPr="00D11919">
        <w:trPr>
          <w:cantSplit/>
          <w:trHeight w:val="208"/>
          <w:jc w:val="center"/>
        </w:trPr>
        <w:tc>
          <w:tcPr>
            <w:tcW w:w="1585" w:type="pct"/>
            <w:gridSpan w:val="3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21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721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7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6</w:t>
            </w:r>
          </w:p>
        </w:tc>
      </w:tr>
      <w:tr w:rsidR="006266F2" w:rsidRPr="00D11919">
        <w:trPr>
          <w:trHeight w:val="176"/>
          <w:jc w:val="center"/>
        </w:trPr>
        <w:tc>
          <w:tcPr>
            <w:tcW w:w="419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Б П</w:t>
            </w:r>
          </w:p>
        </w:tc>
        <w:tc>
          <w:tcPr>
            <w:tcW w:w="444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Сб</w:t>
            </w:r>
          </w:p>
        </w:tc>
        <w:tc>
          <w:tcPr>
            <w:tcW w:w="721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21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21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6266F2" w:rsidRPr="00D11919">
        <w:trPr>
          <w:trHeight w:val="520"/>
          <w:jc w:val="center"/>
        </w:trPr>
        <w:tc>
          <w:tcPr>
            <w:tcW w:w="419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444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21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0,0133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0,0094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0,0098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21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0,0234</w:t>
            </w:r>
          </w:p>
          <w:p w:rsidR="006266F2" w:rsidRPr="00D11919" w:rsidRDefault="00D11919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" w:hAnsi="Times" w:cs="Times New Roman"/>
                <w:sz w:val="1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6266F2" w:rsidRPr="00D11919">
              <w:rPr>
                <w:rFonts w:ascii="Times New Roman" w:hAnsi="Times New Roman" w:cs="Times New Roman"/>
                <w:sz w:val="18"/>
                <w:szCs w:val="18"/>
              </w:rPr>
              <w:t>0,0188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0,0056</w:t>
            </w:r>
          </w:p>
        </w:tc>
        <w:tc>
          <w:tcPr>
            <w:tcW w:w="721" w:type="pct"/>
          </w:tcPr>
          <w:p w:rsidR="006266F2" w:rsidRPr="00D11919" w:rsidRDefault="00D11919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" w:hAnsi="Times" w:cs="Times New Roman"/>
                <w:sz w:val="18"/>
                <w:szCs w:val="18"/>
              </w:rPr>
              <w:t>–</w:t>
            </w:r>
            <w:r>
              <w:rPr>
                <w:rFonts w:ascii="Times" w:hAnsi="Times" w:cs="Times New Roman"/>
                <w:sz w:val="18"/>
                <w:szCs w:val="18"/>
                <w:lang w:val="en-US"/>
              </w:rPr>
              <w:t xml:space="preserve"> </w:t>
            </w:r>
            <w:r w:rsidR="006266F2" w:rsidRPr="00D11919">
              <w:rPr>
                <w:rFonts w:ascii="Times New Roman" w:hAnsi="Times New Roman" w:cs="Times New Roman"/>
                <w:sz w:val="18"/>
                <w:szCs w:val="18"/>
              </w:rPr>
              <w:t>0,0047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0,0438</w:t>
            </w:r>
          </w:p>
          <w:p w:rsidR="006266F2" w:rsidRPr="00D11919" w:rsidRDefault="00D11919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" w:hAnsi="Times" w:cs="Times New Roman"/>
                <w:sz w:val="18"/>
                <w:szCs w:val="18"/>
              </w:rPr>
              <w:t>–</w:t>
            </w:r>
            <w:r>
              <w:rPr>
                <w:rFonts w:ascii="Times" w:hAnsi="Times" w:cs="Times New Roman"/>
                <w:sz w:val="18"/>
                <w:szCs w:val="18"/>
                <w:lang w:val="en-US"/>
              </w:rPr>
              <w:t xml:space="preserve"> </w:t>
            </w:r>
            <w:r w:rsidR="006266F2" w:rsidRPr="00D11919">
              <w:rPr>
                <w:rFonts w:ascii="Times New Roman" w:hAnsi="Times New Roman" w:cs="Times New Roman"/>
                <w:sz w:val="18"/>
                <w:szCs w:val="18"/>
              </w:rPr>
              <w:t>0,0211</w:t>
            </w:r>
          </w:p>
        </w:tc>
        <w:tc>
          <w:tcPr>
            <w:tcW w:w="718" w:type="pct"/>
          </w:tcPr>
          <w:p w:rsidR="006266F2" w:rsidRPr="00D11919" w:rsidRDefault="00D11919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" w:hAnsi="Times" w:cs="Times New Roman"/>
                <w:sz w:val="18"/>
                <w:szCs w:val="18"/>
              </w:rPr>
              <w:t>–</w:t>
            </w:r>
            <w:r>
              <w:rPr>
                <w:rFonts w:ascii="Times" w:hAnsi="Times" w:cs="Times New Roman"/>
                <w:sz w:val="18"/>
                <w:szCs w:val="18"/>
                <w:lang w:val="en-US"/>
              </w:rPr>
              <w:t xml:space="preserve"> </w:t>
            </w:r>
            <w:r w:rsidR="006266F2" w:rsidRPr="00D11919">
              <w:rPr>
                <w:rFonts w:ascii="Times New Roman" w:hAnsi="Times New Roman" w:cs="Times New Roman"/>
                <w:sz w:val="18"/>
                <w:szCs w:val="18"/>
              </w:rPr>
              <w:t>0,0055</w:t>
            </w:r>
          </w:p>
          <w:p w:rsidR="006266F2" w:rsidRPr="00D11919" w:rsidRDefault="00D11919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" w:hAnsi="Times" w:cs="Times New Roman"/>
                <w:sz w:val="18"/>
                <w:szCs w:val="18"/>
              </w:rPr>
              <w:t>–</w:t>
            </w:r>
            <w:r>
              <w:rPr>
                <w:rFonts w:ascii="Times" w:hAnsi="Times" w:cs="Times New Roman"/>
                <w:sz w:val="18"/>
                <w:szCs w:val="18"/>
                <w:lang w:val="en-US"/>
              </w:rPr>
              <w:t xml:space="preserve"> </w:t>
            </w:r>
            <w:r w:rsidR="006266F2" w:rsidRPr="00D11919">
              <w:rPr>
                <w:rFonts w:ascii="Times New Roman" w:hAnsi="Times New Roman" w:cs="Times New Roman"/>
                <w:sz w:val="18"/>
                <w:szCs w:val="18"/>
              </w:rPr>
              <w:t>0,0156</w:t>
            </w:r>
          </w:p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0,0254</w:t>
            </w:r>
          </w:p>
        </w:tc>
      </w:tr>
      <w:tr w:rsidR="006266F2" w:rsidRPr="00D11919">
        <w:trPr>
          <w:cantSplit/>
          <w:trHeight w:val="224"/>
          <w:jc w:val="center"/>
        </w:trPr>
        <w:tc>
          <w:tcPr>
            <w:tcW w:w="863" w:type="pct"/>
            <w:gridSpan w:val="2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j </w:t>
            </w:r>
            <w:r w:rsidR="00D11919" w:rsidRPr="00D11919">
              <w:rPr>
                <w:rFonts w:ascii="Times" w:hAnsi="Times" w:cs="Times New Roman"/>
                <w:sz w:val="18"/>
                <w:szCs w:val="18"/>
              </w:rPr>
              <w:t>–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C</w:t>
            </w:r>
            <w:r w:rsidRPr="00D11919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721" w:type="pct"/>
          </w:tcPr>
          <w:p w:rsidR="006266F2" w:rsidRPr="00D11919" w:rsidRDefault="006266F2" w:rsidP="00D11919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="00D11919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0325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418" w:type="pct"/>
          </w:tcPr>
          <w:p w:rsidR="006266F2" w:rsidRPr="00D11919" w:rsidRDefault="006266F2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21" w:type="pct"/>
          </w:tcPr>
          <w:p w:rsidR="006266F2" w:rsidRPr="00D11919" w:rsidRDefault="006266F2" w:rsidP="00D11919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="00D11919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0102</w:t>
            </w:r>
          </w:p>
        </w:tc>
        <w:tc>
          <w:tcPr>
            <w:tcW w:w="721" w:type="pct"/>
          </w:tcPr>
          <w:p w:rsidR="006266F2" w:rsidRPr="00D11919" w:rsidRDefault="00DB573C" w:rsidP="006266F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0,</w:t>
            </w:r>
            <w:r w:rsidR="006266F2" w:rsidRPr="00D11919">
              <w:rPr>
                <w:rFonts w:ascii="Times New Roman" w:hAnsi="Times New Roman" w:cs="Times New Roman"/>
                <w:sz w:val="18"/>
                <w:szCs w:val="18"/>
              </w:rPr>
              <w:t>0180</w:t>
            </w:r>
          </w:p>
        </w:tc>
        <w:tc>
          <w:tcPr>
            <w:tcW w:w="718" w:type="pct"/>
          </w:tcPr>
          <w:p w:rsidR="006266F2" w:rsidRPr="00D11919" w:rsidRDefault="006266F2" w:rsidP="00D11919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="00D11919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D11919">
              <w:rPr>
                <w:rFonts w:ascii="Times New Roman" w:hAnsi="Times New Roman" w:cs="Times New Roman"/>
                <w:sz w:val="18"/>
                <w:szCs w:val="18"/>
              </w:rPr>
              <w:t>0043</w:t>
            </w:r>
          </w:p>
        </w:tc>
      </w:tr>
    </w:tbl>
    <w:p w:rsidR="006266F2" w:rsidRPr="00637FB5" w:rsidRDefault="006266F2" w:rsidP="00D119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Оптимальный план У</w:t>
      </w:r>
      <w:r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(0,0133; 0,0094; 0,0098; 0; 0;),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637FB5">
        <w:rPr>
          <w:rFonts w:ascii="Times New Roman" w:hAnsi="Times New Roman" w:cs="Times New Roman"/>
          <w:sz w:val="22"/>
          <w:szCs w:val="22"/>
        </w:rPr>
        <w:t xml:space="preserve"> φ(у</w:t>
      </w:r>
      <w:r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z w:val="22"/>
          <w:szCs w:val="22"/>
        </w:rPr>
        <w:t>) = 0,0325.</w:t>
      </w:r>
    </w:p>
    <w:p w:rsidR="006266F2" w:rsidRDefault="006266F2" w:rsidP="00D119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Найдем решение </w:t>
      </w:r>
      <w:r w:rsidR="00D11919">
        <w:rPr>
          <w:rFonts w:ascii="Times New Roman" w:hAnsi="Times New Roman" w:cs="Times New Roman"/>
          <w:sz w:val="22"/>
          <w:szCs w:val="22"/>
        </w:rPr>
        <w:t>прямой задачи:</w:t>
      </w:r>
    </w:p>
    <w:p w:rsidR="00D11919" w:rsidRDefault="009A603F" w:rsidP="00D119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                           СП           БП</w:t>
      </w:r>
    </w:p>
    <w:p w:rsidR="009A603F" w:rsidRPr="00DF38CC" w:rsidRDefault="00C83E51" w:rsidP="00D11919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8"/>
          <w:szCs w:val="8"/>
        </w:rPr>
      </w:pPr>
      <w:r>
        <w:rPr>
          <w:rFonts w:ascii="Times New Roman" w:hAnsi="Times New Roman" w:cs="Times New Roman"/>
          <w:noProof/>
          <w:sz w:val="8"/>
          <w:szCs w:val="8"/>
        </w:rPr>
        <w:pict>
          <v:group id="_x0000_s1244" style="position:absolute;left:0;text-align:left;margin-left:124.95pt;margin-top:2.8pt;width:43pt;height:.05pt;z-index:251671040" coordorigin="1580,9020" coordsize="860,1">
            <v:shape id="_x0000_s1240" type="#_x0000_t32" style="position:absolute;left:1580;top:9020;width:140;height:0;mso-position-vertical-relative:page" o:connectortype="straight" o:allowoverlap="f" strokeweight=".5pt"/>
            <v:shape id="_x0000_s1241" type="#_x0000_t32" style="position:absolute;left:1820;top:9020;width:140;height:1;mso-position-vertical-relative:page" o:connectortype="straight" o:allowoverlap="f" strokeweight=".5pt"/>
            <v:shape id="_x0000_s1242" type="#_x0000_t32" style="position:absolute;left:2060;top:9020;width:140;height:0;mso-position-vertical-relative:page" o:connectortype="straight" o:allowoverlap="f" strokeweight=".5pt"/>
            <v:shape id="_x0000_s1243" type="#_x0000_t32" style="position:absolute;left:2300;top:9020;width:140;height:0;mso-position-vertical-relative:page" o:connectortype="straight" o:allowoverlap="f" strokeweight=".5pt"/>
          </v:group>
        </w:pict>
      </w:r>
      <w:r>
        <w:rPr>
          <w:rFonts w:ascii="Times New Roman" w:hAnsi="Times New Roman" w:cs="Times New Roman"/>
          <w:noProof/>
          <w:sz w:val="8"/>
          <w:szCs w:val="8"/>
        </w:rPr>
        <w:pict>
          <v:group id="_x0000_s1245" style="position:absolute;left:0;text-align:left;margin-left:174.95pt;margin-top:2.75pt;width:43pt;height:.05pt;z-index:251672064" coordorigin="1580,9020" coordsize="860,1">
            <v:shape id="_x0000_s1246" type="#_x0000_t32" style="position:absolute;left:1580;top:9020;width:140;height:0;mso-position-vertical-relative:page" o:connectortype="straight" o:allowoverlap="f" strokeweight=".5pt"/>
            <v:shape id="_x0000_s1247" type="#_x0000_t32" style="position:absolute;left:1820;top:9020;width:140;height:1;mso-position-vertical-relative:page" o:connectortype="straight" o:allowoverlap="f" strokeweight=".5pt"/>
            <v:shape id="_x0000_s1248" type="#_x0000_t32" style="position:absolute;left:2060;top:9020;width:140;height:0;mso-position-vertical-relative:page" o:connectortype="straight" o:allowoverlap="f" strokeweight=".5pt"/>
            <v:shape id="_x0000_s1249" type="#_x0000_t32" style="position:absolute;left:2300;top:9020;width:140;height:0;mso-position-vertical-relative:page" o:connectortype="straight" o:allowoverlap="f" strokeweight=".5pt"/>
          </v:group>
        </w:pict>
      </w:r>
    </w:p>
    <w:p w:rsidR="00D11919" w:rsidRPr="007C7B24" w:rsidRDefault="00D11919" w:rsidP="00D11919">
      <w:pPr>
        <w:widowControl/>
        <w:shd w:val="clear" w:color="auto" w:fill="FFFFFF"/>
        <w:tabs>
          <w:tab w:val="left" w:pos="2346"/>
        </w:tabs>
        <w:autoSpaceDE/>
        <w:autoSpaceDN/>
        <w:adjustRightInd/>
        <w:rPr>
          <w:rFonts w:ascii="Times New Roman" w:hAnsi="Times New Roman" w:cs="Times New Roman"/>
          <w:sz w:val="22"/>
          <w:szCs w:val="22"/>
          <w:vertAlign w:val="subscript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                                              </w:t>
      </w:r>
      <w:r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7C7B24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7C7B24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7C7B24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637FB5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7C7B24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637FB5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7C7B24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637FB5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  <w:lang w:val="en-US"/>
        </w:rPr>
        <w:t>Y</w:t>
      </w:r>
      <w:r w:rsidRPr="007C7B24">
        <w:rPr>
          <w:rFonts w:ascii="Times New Roman" w:hAnsi="Times New Roman" w:cs="Times New Roman"/>
          <w:sz w:val="22"/>
          <w:szCs w:val="22"/>
          <w:vertAlign w:val="subscript"/>
        </w:rPr>
        <w:t>6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                                            </w:t>
      </w:r>
      <w:r w:rsidR="00D11919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t xml:space="preserve">  ↕   </w:t>
      </w:r>
      <w:r w:rsidR="00D11919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t xml:space="preserve">↕    ↕    ↕    ↕  </w:t>
      </w:r>
      <w:r w:rsidR="00D11919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</w:rPr>
        <w:t xml:space="preserve"> ↕</w:t>
      </w:r>
    </w:p>
    <w:p w:rsidR="006266F2" w:rsidRPr="007C7B24" w:rsidRDefault="006266F2" w:rsidP="006266F2">
      <w:pPr>
        <w:widowControl/>
        <w:shd w:val="clear" w:color="auto" w:fill="FFFFFF"/>
        <w:tabs>
          <w:tab w:val="left" w:pos="2346"/>
        </w:tabs>
        <w:autoSpaceDE/>
        <w:autoSpaceDN/>
        <w:adjustRightInd/>
        <w:rPr>
          <w:rFonts w:ascii="Times New Roman" w:hAnsi="Times New Roman" w:cs="Times New Roman"/>
          <w:sz w:val="22"/>
          <w:szCs w:val="22"/>
          <w:vertAlign w:val="subscript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                                              Х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637FB5">
        <w:rPr>
          <w:rFonts w:ascii="Times New Roman" w:hAnsi="Times New Roman" w:cs="Times New Roman"/>
          <w:sz w:val="22"/>
          <w:szCs w:val="22"/>
        </w:rPr>
        <w:t xml:space="preserve">  Х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637FB5">
        <w:rPr>
          <w:rFonts w:ascii="Times New Roman" w:hAnsi="Times New Roman" w:cs="Times New Roman"/>
          <w:sz w:val="22"/>
          <w:szCs w:val="22"/>
        </w:rPr>
        <w:t xml:space="preserve">  Х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6</w:t>
      </w:r>
      <w:r w:rsidRPr="00637FB5">
        <w:rPr>
          <w:rFonts w:ascii="Times New Roman" w:hAnsi="Times New Roman" w:cs="Times New Roman"/>
          <w:sz w:val="22"/>
          <w:szCs w:val="22"/>
        </w:rPr>
        <w:t xml:space="preserve">  Х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 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 Х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3</w:t>
      </w:r>
    </w:p>
    <w:p w:rsidR="00D11919" w:rsidRDefault="00C83E51" w:rsidP="006266F2">
      <w:pPr>
        <w:widowControl/>
        <w:shd w:val="clear" w:color="auto" w:fill="FFFFFF"/>
        <w:tabs>
          <w:tab w:val="left" w:pos="2346"/>
        </w:tabs>
        <w:autoSpaceDE/>
        <w:autoSpaceDN/>
        <w:adjustRightInd/>
        <w:rPr>
          <w:rFonts w:ascii="Times New Roman" w:hAnsi="Times New Roman" w:cs="Times New Roman"/>
          <w:sz w:val="8"/>
          <w:szCs w:val="8"/>
          <w:vertAlign w:val="subscript"/>
        </w:rPr>
      </w:pPr>
      <w:r>
        <w:rPr>
          <w:rFonts w:ascii="Times New Roman" w:hAnsi="Times New Roman" w:cs="Times New Roman"/>
          <w:noProof/>
          <w:sz w:val="8"/>
          <w:szCs w:val="8"/>
        </w:rPr>
        <w:pict>
          <v:group id="_x0000_s1255" style="position:absolute;margin-left:177.45pt;margin-top:3.3pt;width:43pt;height:.05pt;z-index:251674112" coordorigin="1580,9020" coordsize="860,1">
            <v:shape id="_x0000_s1256" type="#_x0000_t32" style="position:absolute;left:1580;top:9020;width:140;height:0;mso-position-vertical-relative:page" o:connectortype="straight" o:allowoverlap="f" strokeweight=".5pt"/>
            <v:shape id="_x0000_s1257" type="#_x0000_t32" style="position:absolute;left:1820;top:9020;width:140;height:1;mso-position-vertical-relative:page" o:connectortype="straight" o:allowoverlap="f" strokeweight=".5pt"/>
            <v:shape id="_x0000_s1258" type="#_x0000_t32" style="position:absolute;left:2060;top:9020;width:140;height:0;mso-position-vertical-relative:page" o:connectortype="straight" o:allowoverlap="f" strokeweight=".5pt"/>
            <v:shape id="_x0000_s1259" type="#_x0000_t32" style="position:absolute;left:2300;top:9020;width:140;height:0;mso-position-vertical-relative:page" o:connectortype="straight" o:allowoverlap="f" strokeweight=".5pt"/>
          </v:group>
        </w:pict>
      </w:r>
      <w:r>
        <w:rPr>
          <w:rFonts w:ascii="Times New Roman" w:hAnsi="Times New Roman" w:cs="Times New Roman"/>
          <w:noProof/>
          <w:sz w:val="8"/>
          <w:szCs w:val="8"/>
        </w:rPr>
        <w:pict>
          <v:group id="_x0000_s1250" style="position:absolute;margin-left:124.95pt;margin-top:3.4pt;width:43pt;height:.05pt;z-index:251673088" coordorigin="1580,9020" coordsize="860,1">
            <v:shape id="_x0000_s1251" type="#_x0000_t32" style="position:absolute;left:1580;top:9020;width:140;height:0;mso-position-vertical-relative:page" o:connectortype="straight" o:allowoverlap="f" strokeweight=".5pt"/>
            <v:shape id="_x0000_s1252" type="#_x0000_t32" style="position:absolute;left:1820;top:9020;width:140;height:1;mso-position-vertical-relative:page" o:connectortype="straight" o:allowoverlap="f" strokeweight=".5pt"/>
            <v:shape id="_x0000_s1253" type="#_x0000_t32" style="position:absolute;left:2060;top:9020;width:140;height:0;mso-position-vertical-relative:page" o:connectortype="straight" o:allowoverlap="f" strokeweight=".5pt"/>
            <v:shape id="_x0000_s1254" type="#_x0000_t32" style="position:absolute;left:2300;top:9020;width:140;height:0;mso-position-vertical-relative:page" o:connectortype="straight" o:allowoverlap="f" strokeweight=".5pt"/>
          </v:group>
        </w:pict>
      </w:r>
      <w:r w:rsidR="00DF38CC" w:rsidRPr="00DF38CC">
        <w:rPr>
          <w:rFonts w:ascii="Times New Roman" w:hAnsi="Times New Roman" w:cs="Times New Roman"/>
          <w:sz w:val="8"/>
          <w:szCs w:val="8"/>
          <w:vertAlign w:val="subscript"/>
        </w:rPr>
        <w:t xml:space="preserve">                                         </w:t>
      </w:r>
    </w:p>
    <w:p w:rsidR="00DF38CC" w:rsidRDefault="00DF38CC" w:rsidP="00DF38CC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   </w:t>
      </w:r>
      <w:r>
        <w:rPr>
          <w:rFonts w:ascii="Times New Roman" w:hAnsi="Times New Roman" w:cs="Times New Roman"/>
          <w:sz w:val="22"/>
          <w:szCs w:val="22"/>
        </w:rPr>
        <w:t xml:space="preserve">                                      БП           СП</w:t>
      </w:r>
    </w:p>
    <w:p w:rsidR="00697149" w:rsidRDefault="00697149" w:rsidP="00697149">
      <w:pPr>
        <w:widowControl/>
        <w:shd w:val="clear" w:color="auto" w:fill="FFFFFF"/>
        <w:autoSpaceDE/>
        <w:autoSpaceDN/>
        <w:adjustRightInd/>
        <w:spacing w:line="216" w:lineRule="auto"/>
        <w:ind w:firstLine="426"/>
        <w:rPr>
          <w:rFonts w:ascii="Times New Roman" w:hAnsi="Times New Roman" w:cs="Times New Roman"/>
          <w:spacing w:val="-2"/>
          <w:position w:val="-8"/>
          <w:sz w:val="22"/>
          <w:szCs w:val="22"/>
        </w:rPr>
      </w:pPr>
    </w:p>
    <w:p w:rsidR="00697149" w:rsidRDefault="006266F2" w:rsidP="00697149">
      <w:pPr>
        <w:widowControl/>
        <w:shd w:val="clear" w:color="auto" w:fill="FFFFFF"/>
        <w:autoSpaceDE/>
        <w:autoSpaceDN/>
        <w:adjustRightInd/>
        <w:spacing w:line="216" w:lineRule="auto"/>
        <w:ind w:firstLine="426"/>
        <w:rPr>
          <w:rFonts w:ascii="Times New Roman" w:hAnsi="Times New Roman" w:cs="Times New Roman"/>
          <w:spacing w:val="-2"/>
          <w:position w:val="-8"/>
          <w:sz w:val="22"/>
          <w:szCs w:val="22"/>
        </w:rPr>
      </w:pP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</w:rPr>
        <w:t>Х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</w:rPr>
        <w:t>= (0</w:t>
      </w:r>
      <w:r w:rsidR="00DF38CC">
        <w:rPr>
          <w:rFonts w:ascii="Times New Roman" w:hAnsi="Times New Roman" w:cs="Times New Roman"/>
          <w:spacing w:val="-2"/>
          <w:position w:val="-8"/>
          <w:sz w:val="22"/>
          <w:szCs w:val="22"/>
        </w:rPr>
        <w:t>,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</w:rPr>
        <w:t>0102; 0</w:t>
      </w:r>
      <w:r w:rsidR="00DF38CC">
        <w:rPr>
          <w:rFonts w:ascii="Times New Roman" w:hAnsi="Times New Roman" w:cs="Times New Roman"/>
          <w:spacing w:val="-2"/>
          <w:position w:val="-8"/>
          <w:sz w:val="22"/>
          <w:szCs w:val="22"/>
        </w:rPr>
        <w:t>,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</w:rPr>
        <w:t>0180; 0</w:t>
      </w:r>
      <w:r w:rsidR="00DF38CC">
        <w:rPr>
          <w:rFonts w:ascii="Times New Roman" w:hAnsi="Times New Roman" w:cs="Times New Roman"/>
          <w:spacing w:val="-2"/>
          <w:position w:val="-8"/>
          <w:sz w:val="22"/>
          <w:szCs w:val="22"/>
        </w:rPr>
        <w:t>,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</w:rPr>
        <w:t xml:space="preserve">0043; 0; 0; 0), 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  <w:lang w:val="en-US"/>
        </w:rPr>
        <w:t>f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</w:rPr>
        <w:t>(х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  <w:vertAlign w:val="superscript"/>
        </w:rPr>
        <w:t>*</w:t>
      </w:r>
      <w:r w:rsidR="00DF38CC">
        <w:rPr>
          <w:rFonts w:ascii="Times New Roman" w:hAnsi="Times New Roman" w:cs="Times New Roman"/>
          <w:spacing w:val="-2"/>
          <w:position w:val="-8"/>
          <w:sz w:val="22"/>
          <w:szCs w:val="22"/>
        </w:rPr>
        <w:t xml:space="preserve">) = </w:t>
      </w:r>
      <w:r w:rsidRPr="00637FB5">
        <w:rPr>
          <w:rFonts w:ascii="Times New Roman" w:hAnsi="Times New Roman" w:cs="Times New Roman"/>
          <w:spacing w:val="-2"/>
          <w:position w:val="-8"/>
          <w:sz w:val="22"/>
          <w:szCs w:val="22"/>
        </w:rPr>
        <w:t>0,0325,</w:t>
      </w:r>
    </w:p>
    <w:p w:rsidR="00DF38CC" w:rsidRDefault="00C83E51" w:rsidP="00697149">
      <w:pPr>
        <w:widowControl/>
        <w:shd w:val="clear" w:color="auto" w:fill="FFFFFF"/>
        <w:autoSpaceDE/>
        <w:autoSpaceDN/>
        <w:adjustRightInd/>
        <w:spacing w:line="216" w:lineRule="auto"/>
        <w:ind w:firstLine="426"/>
        <w:rPr>
          <w:rFonts w:ascii="Times New Roman" w:hAnsi="Times New Roman" w:cs="Times New Roman"/>
          <w:spacing w:val="-2"/>
          <w:position w:val="-4"/>
          <w:sz w:val="22"/>
          <w:szCs w:val="22"/>
        </w:rPr>
      </w:pPr>
      <w:r>
        <w:rPr>
          <w:rFonts w:ascii="Times New Roman" w:hAnsi="Times New Roman" w:cs="Times New Roman"/>
          <w:spacing w:val="-2"/>
          <w:position w:val="-30"/>
          <w:sz w:val="22"/>
          <w:szCs w:val="22"/>
        </w:rPr>
        <w:pict>
          <v:shape id="_x0000_i1664" type="#_x0000_t75" style="width:125.3pt;height:30.85pt">
            <v:imagedata r:id="rId709" o:title=""/>
          </v:shape>
        </w:pict>
      </w:r>
      <w:r w:rsidR="006266F2" w:rsidRPr="00637FB5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spacing w:val="-2"/>
          <w:position w:val="-4"/>
          <w:sz w:val="22"/>
          <w:szCs w:val="22"/>
        </w:rPr>
        <w:t>цена игры</w:t>
      </w:r>
      <w:r w:rsidR="00DF38CC">
        <w:rPr>
          <w:rFonts w:ascii="Times New Roman" w:hAnsi="Times New Roman" w:cs="Times New Roman"/>
          <w:spacing w:val="-2"/>
          <w:position w:val="-4"/>
          <w:sz w:val="22"/>
          <w:szCs w:val="22"/>
        </w:rPr>
        <w:t>.</w:t>
      </w:r>
    </w:p>
    <w:p w:rsidR="006266F2" w:rsidRDefault="00DF38CC" w:rsidP="006266F2">
      <w:pPr>
        <w:widowControl/>
        <w:shd w:val="clear" w:color="auto" w:fill="FFFFFF"/>
        <w:autoSpaceDE/>
        <w:autoSpaceDN/>
        <w:adjustRightInd/>
        <w:spacing w:line="216" w:lineRule="auto"/>
        <w:rPr>
          <w:rFonts w:ascii="Times New Roman" w:hAnsi="Times New Roman"/>
          <w:position w:val="-40"/>
          <w:sz w:val="22"/>
          <w:szCs w:val="22"/>
        </w:rPr>
      </w:pPr>
      <w:r>
        <w:rPr>
          <w:rFonts w:ascii="Times New Roman" w:hAnsi="Times New Roman" w:cs="Times New Roman"/>
          <w:position w:val="-4"/>
          <w:sz w:val="22"/>
          <w:szCs w:val="22"/>
        </w:rPr>
        <w:lastRenderedPageBreak/>
        <w:t>Найдем</w:t>
      </w:r>
      <w:r w:rsidR="00697149">
        <w:rPr>
          <w:rFonts w:ascii="Times New Roman" w:hAnsi="Times New Roman" w:cs="Times New Roman"/>
          <w:position w:val="-4"/>
          <w:sz w:val="22"/>
          <w:szCs w:val="22"/>
        </w:rPr>
        <w:t xml:space="preserve"> </w:t>
      </w:r>
      <w:r w:rsidR="003371DC" w:rsidRPr="00697149">
        <w:rPr>
          <w:rFonts w:ascii="Times New Roman" w:hAnsi="Times New Roman"/>
          <w:position w:val="-12"/>
          <w:sz w:val="22"/>
          <w:szCs w:val="22"/>
        </w:rPr>
        <w:object w:dxaOrig="1320" w:dyaOrig="380">
          <v:shape id="_x0000_i1665" type="#_x0000_t75" style="width:55.15pt;height:18.7pt" o:ole="">
            <v:imagedata r:id="rId710" o:title=""/>
          </v:shape>
          <o:OLEObject Type="Embed" ProgID="Equation.3" ShapeID="_x0000_i1665" DrawAspect="Content" ObjectID="_1698740758" r:id="rId711"/>
        </w:object>
      </w:r>
      <w:r w:rsidR="00C83E51">
        <w:rPr>
          <w:rFonts w:ascii="Times New Roman" w:hAnsi="Times New Roman" w:cs="Times New Roman"/>
          <w:position w:val="-48"/>
          <w:sz w:val="22"/>
          <w:szCs w:val="22"/>
        </w:rPr>
        <w:pict>
          <v:shape id="_x0000_i1666" type="#_x0000_t75" style="width:133.7pt;height:50.5pt">
            <v:imagedata r:id="rId712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697149" w:rsidRPr="00697149">
        <w:rPr>
          <w:rFonts w:ascii="Times New Roman" w:hAnsi="Times New Roman"/>
          <w:position w:val="-28"/>
          <w:sz w:val="22"/>
          <w:szCs w:val="22"/>
        </w:rPr>
        <w:object w:dxaOrig="1120" w:dyaOrig="680">
          <v:shape id="_x0000_i1667" type="#_x0000_t75" style="width:38.35pt;height:26.2pt" o:ole="">
            <v:imagedata r:id="rId713" o:title=""/>
          </v:shape>
          <o:OLEObject Type="Embed" ProgID="Equation.3" ShapeID="_x0000_i1667" DrawAspect="Content" ObjectID="_1698740759" r:id="rId714"/>
        </w:object>
      </w:r>
      <w:r w:rsidR="00697149" w:rsidRPr="00697149">
        <w:rPr>
          <w:rFonts w:ascii="Times New Roman" w:hAnsi="Times New Roman"/>
          <w:position w:val="-8"/>
          <w:sz w:val="22"/>
          <w:szCs w:val="22"/>
        </w:rPr>
        <w:t>верно</w:t>
      </w:r>
    </w:p>
    <w:p w:rsidR="00697149" w:rsidRPr="00697149" w:rsidRDefault="00697149" w:rsidP="006266F2">
      <w:pPr>
        <w:widowControl/>
        <w:shd w:val="clear" w:color="auto" w:fill="FFFFFF"/>
        <w:autoSpaceDE/>
        <w:autoSpaceDN/>
        <w:adjustRightInd/>
        <w:spacing w:line="216" w:lineRule="auto"/>
        <w:rPr>
          <w:rFonts w:ascii="Times New Roman" w:hAnsi="Times New Roman" w:cs="Times New Roman"/>
          <w:sz w:val="14"/>
          <w:szCs w:val="14"/>
        </w:rPr>
      </w:pPr>
    </w:p>
    <w:p w:rsidR="006266F2" w:rsidRPr="00637FB5" w:rsidRDefault="00DF38CC" w:rsidP="00DF38CC">
      <w:pPr>
        <w:widowControl/>
        <w:shd w:val="clear" w:color="auto" w:fill="FFFFFF"/>
        <w:autoSpaceDE/>
        <w:autoSpaceDN/>
        <w:adjustRightInd/>
        <w:spacing w:line="21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</w:t>
      </w:r>
      <w:r w:rsidR="003371DC" w:rsidRPr="00697149">
        <w:rPr>
          <w:rFonts w:ascii="Times New Roman" w:hAnsi="Times New Roman"/>
          <w:position w:val="-12"/>
          <w:sz w:val="22"/>
          <w:szCs w:val="22"/>
        </w:rPr>
        <w:object w:dxaOrig="1340" w:dyaOrig="380">
          <v:shape id="_x0000_i1668" type="#_x0000_t75" style="width:56.1pt;height:18.7pt" o:ole="">
            <v:imagedata r:id="rId715" o:title=""/>
          </v:shape>
          <o:OLEObject Type="Embed" ProgID="Equation.3" ShapeID="_x0000_i1668" DrawAspect="Content" ObjectID="_1698740760" r:id="rId716"/>
        </w:object>
      </w:r>
      <w:r w:rsidR="00C83E51">
        <w:rPr>
          <w:rFonts w:ascii="Times New Roman" w:hAnsi="Times New Roman" w:cs="Times New Roman"/>
          <w:position w:val="-48"/>
          <w:sz w:val="22"/>
          <w:szCs w:val="22"/>
        </w:rPr>
        <w:pict>
          <v:shape id="_x0000_i1669" type="#_x0000_t75" style="width:146.8pt;height:53.3pt">
            <v:imagedata r:id="rId717" o:title=""/>
          </v:shape>
        </w:pict>
      </w:r>
      <w:r w:rsidR="00697149" w:rsidRPr="00697149">
        <w:rPr>
          <w:rFonts w:ascii="Times New Roman" w:hAnsi="Times New Roman"/>
          <w:position w:val="-28"/>
          <w:sz w:val="22"/>
          <w:szCs w:val="22"/>
        </w:rPr>
        <w:object w:dxaOrig="1120" w:dyaOrig="680">
          <v:shape id="_x0000_i1670" type="#_x0000_t75" style="width:38.35pt;height:26.2pt" o:ole="">
            <v:imagedata r:id="rId718" o:title=""/>
          </v:shape>
          <o:OLEObject Type="Embed" ProgID="Equation.3" ShapeID="_x0000_i1670" DrawAspect="Content" ObjectID="_1698740761" r:id="rId719"/>
        </w:object>
      </w:r>
      <w:r w:rsidR="00697149" w:rsidRPr="00697149">
        <w:rPr>
          <w:rFonts w:ascii="Times New Roman" w:hAnsi="Times New Roman"/>
          <w:position w:val="-8"/>
          <w:sz w:val="22"/>
          <w:szCs w:val="22"/>
        </w:rPr>
        <w:t>верно</w:t>
      </w:r>
      <w:r w:rsidR="003371DC">
        <w:rPr>
          <w:rFonts w:ascii="Times New Roman" w:hAnsi="Times New Roman"/>
          <w:position w:val="-8"/>
          <w:sz w:val="22"/>
          <w:szCs w:val="22"/>
        </w:rPr>
        <w:t>.</w:t>
      </w:r>
    </w:p>
    <w:p w:rsidR="006266F2" w:rsidRPr="00637FB5" w:rsidRDefault="006266F2" w:rsidP="003371DC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>Итак, оптимальными смешанными стратегиями предприятий А и В являются стратегии р</w:t>
      </w:r>
      <w:r w:rsidRPr="00637FB5">
        <w:rPr>
          <w:rFonts w:ascii="Times New Roman" w:hAnsi="Times New Roman" w:cs="Times New Roman"/>
          <w:sz w:val="22"/>
          <w:szCs w:val="22"/>
          <w:vertAlign w:val="superscript"/>
        </w:rPr>
        <w:t xml:space="preserve">* </w:t>
      </w:r>
      <w:r w:rsidRPr="00637FB5">
        <w:rPr>
          <w:rFonts w:ascii="Times New Roman" w:hAnsi="Times New Roman" w:cs="Times New Roman"/>
          <w:sz w:val="22"/>
          <w:szCs w:val="22"/>
        </w:rPr>
        <w:t xml:space="preserve">= (0,314; 0,554; 0,132) и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637FB5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(0,409; 0,289; 0,302). Это означает, что из общей суммы </w:t>
      </w:r>
      <w:r w:rsidRPr="00637FB5">
        <w:rPr>
          <w:rFonts w:ascii="Times New Roman" w:hAnsi="Times New Roman" w:cs="Times New Roman"/>
          <w:i/>
          <w:sz w:val="22"/>
          <w:szCs w:val="22"/>
        </w:rPr>
        <w:t>а</w:t>
      </w:r>
      <w:r w:rsidRPr="00637FB5">
        <w:rPr>
          <w:rFonts w:ascii="Times New Roman" w:hAnsi="Times New Roman" w:cs="Times New Roman"/>
          <w:sz w:val="22"/>
          <w:szCs w:val="22"/>
        </w:rPr>
        <w:t xml:space="preserve"> тыс. руб., выд</w:t>
      </w:r>
      <w:r w:rsidRPr="00637FB5">
        <w:rPr>
          <w:rFonts w:ascii="Times New Roman" w:hAnsi="Times New Roman" w:cs="Times New Roman"/>
          <w:sz w:val="22"/>
          <w:szCs w:val="22"/>
        </w:rPr>
        <w:t>е</w:t>
      </w:r>
      <w:r w:rsidRPr="00637FB5">
        <w:rPr>
          <w:rFonts w:ascii="Times New Roman" w:hAnsi="Times New Roman" w:cs="Times New Roman"/>
          <w:sz w:val="22"/>
          <w:szCs w:val="22"/>
        </w:rPr>
        <w:t xml:space="preserve">ляемых предприятием А на строительство 3-х объектов, на долю </w:t>
      </w:r>
      <w:r w:rsidR="003371DC">
        <w:rPr>
          <w:rFonts w:ascii="Times New Roman" w:hAnsi="Times New Roman" w:cs="Times New Roman"/>
          <w:sz w:val="22"/>
          <w:szCs w:val="22"/>
        </w:rPr>
        <w:t xml:space="preserve">  </w:t>
      </w:r>
      <w:r w:rsidRPr="00637FB5">
        <w:rPr>
          <w:rFonts w:ascii="Times New Roman" w:hAnsi="Times New Roman" w:cs="Times New Roman"/>
          <w:sz w:val="22"/>
          <w:szCs w:val="22"/>
        </w:rPr>
        <w:t xml:space="preserve">1-го объекта должно выделяться 31,4 %, 2-го – 55,4 %, 3-го – </w:t>
      </w:r>
      <w:r w:rsidR="003371DC">
        <w:rPr>
          <w:rFonts w:ascii="Times New Roman" w:hAnsi="Times New Roman" w:cs="Times New Roman"/>
          <w:sz w:val="22"/>
          <w:szCs w:val="22"/>
        </w:rPr>
        <w:t xml:space="preserve">     </w:t>
      </w:r>
      <w:r w:rsidRPr="00637FB5">
        <w:rPr>
          <w:rFonts w:ascii="Times New Roman" w:hAnsi="Times New Roman" w:cs="Times New Roman"/>
          <w:sz w:val="22"/>
          <w:szCs w:val="22"/>
        </w:rPr>
        <w:t xml:space="preserve">13,2 % этой суммы. Аналогично распределяются средства </w:t>
      </w:r>
      <w:r w:rsidRPr="00637FB5">
        <w:rPr>
          <w:rFonts w:ascii="Times New Roman" w:hAnsi="Times New Roman" w:cs="Times New Roman"/>
          <w:i/>
          <w:sz w:val="22"/>
          <w:szCs w:val="22"/>
          <w:lang w:val="en-US"/>
        </w:rPr>
        <w:t>b</w:t>
      </w:r>
      <w:r w:rsidRPr="00637FB5">
        <w:rPr>
          <w:rFonts w:ascii="Times New Roman" w:hAnsi="Times New Roman" w:cs="Times New Roman"/>
          <w:sz w:val="22"/>
          <w:szCs w:val="22"/>
        </w:rPr>
        <w:t xml:space="preserve"> тыс. руб., предприятием В: так на долю 1-го объекта расходуется </w:t>
      </w:r>
      <w:r w:rsidR="003371DC">
        <w:rPr>
          <w:rFonts w:ascii="Times New Roman" w:hAnsi="Times New Roman" w:cs="Times New Roman"/>
          <w:sz w:val="22"/>
          <w:szCs w:val="22"/>
        </w:rPr>
        <w:t xml:space="preserve">     </w:t>
      </w:r>
      <w:r w:rsidRPr="00637FB5">
        <w:rPr>
          <w:rFonts w:ascii="Times New Roman" w:hAnsi="Times New Roman" w:cs="Times New Roman"/>
          <w:sz w:val="22"/>
          <w:szCs w:val="22"/>
        </w:rPr>
        <w:t>40,9 %, 2-го – 28,9 %, 3-го – 30,2 % общей суммы. Такое распред</w:t>
      </w:r>
      <w:r w:rsidRPr="00637FB5">
        <w:rPr>
          <w:rFonts w:ascii="Times New Roman" w:hAnsi="Times New Roman" w:cs="Times New Roman"/>
          <w:sz w:val="22"/>
          <w:szCs w:val="22"/>
        </w:rPr>
        <w:t>е</w:t>
      </w:r>
      <w:r w:rsidRPr="00637FB5">
        <w:rPr>
          <w:rFonts w:ascii="Times New Roman" w:hAnsi="Times New Roman" w:cs="Times New Roman"/>
          <w:sz w:val="22"/>
          <w:szCs w:val="22"/>
        </w:rPr>
        <w:t>ление денежных средств предприятиями А и В по трем строящи</w:t>
      </w:r>
      <w:r w:rsidRPr="00637FB5">
        <w:rPr>
          <w:rFonts w:ascii="Times New Roman" w:hAnsi="Times New Roman" w:cs="Times New Roman"/>
          <w:sz w:val="22"/>
          <w:szCs w:val="22"/>
        </w:rPr>
        <w:t>м</w:t>
      </w:r>
      <w:r w:rsidRPr="00637FB5">
        <w:rPr>
          <w:rFonts w:ascii="Times New Roman" w:hAnsi="Times New Roman" w:cs="Times New Roman"/>
          <w:sz w:val="22"/>
          <w:szCs w:val="22"/>
        </w:rPr>
        <w:t xml:space="preserve">ся объектам позволит им получить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Pr="00637FB5">
        <w:rPr>
          <w:rFonts w:ascii="Times New Roman" w:hAnsi="Times New Roman" w:cs="Times New Roman"/>
          <w:sz w:val="22"/>
          <w:szCs w:val="22"/>
        </w:rPr>
        <w:t xml:space="preserve"> прибыль 30,77 тыс. руб.</w:t>
      </w:r>
    </w:p>
    <w:p w:rsidR="006266F2" w:rsidRPr="00637FB5" w:rsidRDefault="006266F2" w:rsidP="003371DC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i/>
          <w:sz w:val="22"/>
          <w:szCs w:val="22"/>
        </w:rPr>
        <w:t>Пример</w:t>
      </w:r>
      <w:r w:rsidR="003371DC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B85E84">
        <w:rPr>
          <w:rFonts w:ascii="Times New Roman" w:hAnsi="Times New Roman" w:cs="Times New Roman"/>
          <w:i/>
          <w:sz w:val="22"/>
          <w:szCs w:val="22"/>
        </w:rPr>
        <w:t>2</w:t>
      </w:r>
      <w:r w:rsidR="00C8175E">
        <w:rPr>
          <w:rFonts w:ascii="Times New Roman" w:hAnsi="Times New Roman" w:cs="Times New Roman"/>
          <w:i/>
          <w:sz w:val="22"/>
          <w:szCs w:val="22"/>
        </w:rPr>
        <w:t>4</w:t>
      </w:r>
      <w:r w:rsidRPr="00637FB5">
        <w:rPr>
          <w:rFonts w:ascii="Times New Roman" w:hAnsi="Times New Roman" w:cs="Times New Roman"/>
          <w:sz w:val="22"/>
          <w:szCs w:val="22"/>
        </w:rPr>
        <w:t xml:space="preserve">. Найти решение игры, заданной матрицей. </w:t>
      </w:r>
    </w:p>
    <w:p w:rsidR="006266F2" w:rsidRPr="00637FB5" w:rsidRDefault="006266F2" w:rsidP="006266F2">
      <w:pPr>
        <w:widowControl/>
        <w:shd w:val="clear" w:color="auto" w:fill="FFFFFF"/>
        <w:autoSpaceDE/>
        <w:autoSpaceDN/>
        <w:adjustRightInd/>
        <w:spacing w:line="216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position w:val="-20"/>
          <w:sz w:val="22"/>
          <w:szCs w:val="22"/>
        </w:rPr>
        <w:t xml:space="preserve">А= </w:t>
      </w:r>
      <w:r w:rsidR="00C83E51">
        <w:rPr>
          <w:rFonts w:ascii="Times New Roman" w:hAnsi="Times New Roman" w:cs="Times New Roman"/>
          <w:position w:val="-72"/>
          <w:sz w:val="22"/>
          <w:szCs w:val="22"/>
        </w:rPr>
        <w:pict>
          <v:shape id="_x0000_i1671" type="#_x0000_t75" style="width:76.7pt;height:75.75pt">
            <v:imagedata r:id="rId720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>.</w:t>
      </w:r>
    </w:p>
    <w:p w:rsidR="003371DC" w:rsidRDefault="006266F2" w:rsidP="003371DC">
      <w:pPr>
        <w:widowControl/>
        <w:shd w:val="clear" w:color="auto" w:fill="FFFFFF"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i/>
          <w:sz w:val="22"/>
          <w:szCs w:val="22"/>
        </w:rPr>
        <w:t>Решение</w:t>
      </w:r>
      <w:r w:rsidR="003371DC">
        <w:rPr>
          <w:rFonts w:ascii="Times New Roman" w:hAnsi="Times New Roman" w:cs="Times New Roman"/>
          <w:sz w:val="22"/>
          <w:szCs w:val="22"/>
        </w:rPr>
        <w:t>.</w:t>
      </w:r>
    </w:p>
    <w:p w:rsidR="003371DC" w:rsidRDefault="006266F2" w:rsidP="003371DC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Попробуем упростить матрицу: </w:t>
      </w:r>
    </w:p>
    <w:p w:rsidR="003371DC" w:rsidRDefault="003371DC" w:rsidP="003371DC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1) Э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лементы 1-го столбца </w:t>
      </w:r>
      <w:r>
        <w:rPr>
          <w:rFonts w:ascii="Times New Roman" w:hAnsi="Times New Roman" w:cs="Times New Roman"/>
          <w:sz w:val="22"/>
          <w:szCs w:val="22"/>
        </w:rPr>
        <w:t>не больше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элементов 2 столбца (т. е. 1 столбец доминирует над 2-м)</w:t>
      </w:r>
      <w:r>
        <w:rPr>
          <w:rFonts w:ascii="Times New Roman" w:hAnsi="Times New Roman" w:cs="Times New Roman"/>
          <w:sz w:val="22"/>
          <w:szCs w:val="22"/>
        </w:rPr>
        <w:t>;</w:t>
      </w:r>
    </w:p>
    <w:p w:rsidR="006266F2" w:rsidRPr="00637FB5" w:rsidRDefault="003371DC" w:rsidP="003371DC">
      <w:pPr>
        <w:widowControl/>
        <w:shd w:val="clear" w:color="auto" w:fill="FFFFFF"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2)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Э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лементы 3-го столбца </w:t>
      </w:r>
      <w:r>
        <w:rPr>
          <w:rFonts w:ascii="Times New Roman" w:hAnsi="Times New Roman" w:cs="Times New Roman"/>
          <w:sz w:val="22"/>
          <w:szCs w:val="22"/>
        </w:rPr>
        <w:t>не больше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элементов 4-го и 5-го столбцов (т. е. 3-й столбец доминирует над 4-м и 5-м столбцом) </w:t>
      </w:r>
    </w:p>
    <w:p w:rsidR="006266F2" w:rsidRPr="00637FB5" w:rsidRDefault="00C83E51" w:rsidP="003371DC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2"/>
          <w:sz w:val="22"/>
          <w:szCs w:val="22"/>
        </w:rPr>
        <w:pict>
          <v:shape id="_x0000_i1672" type="#_x0000_t75" style="width:14.95pt;height:12.15pt">
            <v:imagedata r:id="rId721" o:title=""/>
          </v:shape>
        </w:pict>
      </w:r>
      <w:r>
        <w:rPr>
          <w:rFonts w:ascii="Times New Roman" w:hAnsi="Times New Roman" w:cs="Times New Roman"/>
          <w:position w:val="-84"/>
          <w:sz w:val="22"/>
          <w:szCs w:val="22"/>
        </w:rPr>
        <w:pict>
          <v:shape id="_x0000_i1673" type="#_x0000_t75" style="width:143.05pt;height:63.6pt">
            <v:imagedata r:id="rId722" o:title=""/>
          </v:shape>
        </w:pict>
      </w:r>
      <w:r w:rsidR="006266F2" w:rsidRPr="00637FB5">
        <w:rPr>
          <w:rFonts w:ascii="Times New Roman" w:hAnsi="Times New Roman" w:cs="Times New Roman"/>
          <w:position w:val="-12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i/>
          <w:position w:val="-12"/>
          <w:sz w:val="22"/>
          <w:szCs w:val="22"/>
        </w:rPr>
        <w:t>1 стр доминирует над 3 стр</w:t>
      </w:r>
    </w:p>
    <w:p w:rsidR="003371DC" w:rsidRDefault="00C83E51" w:rsidP="0080405C">
      <w:pPr>
        <w:widowControl/>
        <w:shd w:val="clear" w:color="auto" w:fill="FFFFFF"/>
        <w:autoSpaceDE/>
        <w:autoSpaceDN/>
        <w:adjustRightInd/>
        <w:ind w:firstLine="426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0"/>
          <w:sz w:val="22"/>
          <w:szCs w:val="22"/>
        </w:rPr>
        <w:pict>
          <v:shape id="_x0000_i1674" type="#_x0000_t75" style="width:31.8pt;height:30.85pt">
            <v:imagedata r:id="rId723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266F2" w:rsidRPr="003371DC" w:rsidRDefault="003371DC" w:rsidP="0080405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3) </w:t>
      </w:r>
      <w:r w:rsidR="006266F2" w:rsidRPr="003371DC">
        <w:rPr>
          <w:rFonts w:ascii="Times New Roman" w:hAnsi="Times New Roman" w:cs="Times New Roman"/>
          <w:sz w:val="22"/>
          <w:szCs w:val="22"/>
        </w:rPr>
        <w:t>Проверим игру на наличие седловой точки.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5"/>
        <w:gridCol w:w="891"/>
        <w:gridCol w:w="891"/>
        <w:gridCol w:w="932"/>
        <w:gridCol w:w="2801"/>
      </w:tblGrid>
      <w:tr w:rsidR="006266F2" w:rsidRPr="00637FB5">
        <w:trPr>
          <w:cantSplit/>
          <w:trHeight w:val="107"/>
        </w:trPr>
        <w:tc>
          <w:tcPr>
            <w:tcW w:w="795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91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91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932" w:type="dxa"/>
            <w:tcBorders>
              <w:right w:val="single" w:sz="4" w:space="0" w:color="auto"/>
            </w:tcBorders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57F6B">
              <w:rPr>
                <w:rFonts w:ascii="Times New Roman" w:hAnsi="Times New Roman" w:cs="Times New Roman"/>
                <w:i/>
                <w:sz w:val="18"/>
                <w:szCs w:val="18"/>
              </w:rPr>
              <w:t>а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  <w:tc>
          <w:tcPr>
            <w:tcW w:w="2801" w:type="dxa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:rsidR="006266F2" w:rsidRPr="00637FB5" w:rsidRDefault="006266F2" w:rsidP="0080405C">
            <w:pPr>
              <w:widowControl/>
              <w:autoSpaceDE/>
              <w:autoSpaceDN/>
              <w:adjustRightInd/>
              <w:ind w:right="-113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i/>
                <w:sz w:val="22"/>
                <w:szCs w:val="22"/>
              </w:rPr>
              <w:t>а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max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а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>ij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= 2 </w:t>
            </w:r>
          </w:p>
          <w:p w:rsidR="006266F2" w:rsidRPr="00637FB5" w:rsidRDefault="006266F2" w:rsidP="0080405C">
            <w:pPr>
              <w:widowControl/>
              <w:autoSpaceDE/>
              <w:autoSpaceDN/>
              <w:adjustRightInd/>
              <w:ind w:right="-113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β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>i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а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>ij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= 4</w:t>
            </w:r>
          </w:p>
          <w:p w:rsidR="006266F2" w:rsidRPr="00637FB5" w:rsidRDefault="006266F2" w:rsidP="0080405C">
            <w:pPr>
              <w:widowControl/>
              <w:autoSpaceDE/>
              <w:autoSpaceDN/>
              <w:adjustRightInd/>
              <w:ind w:right="-113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2 ≠ 4 =&gt; седловой точки нет,</w:t>
            </w:r>
          </w:p>
          <w:p w:rsidR="006266F2" w:rsidRPr="00637FB5" w:rsidRDefault="006266F2" w:rsidP="0080405C">
            <w:pPr>
              <w:widowControl/>
              <w:autoSpaceDE/>
              <w:autoSpaceDN/>
              <w:adjustRightInd/>
              <w:ind w:right="-113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3371D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≤</w:t>
            </w:r>
            <w:r w:rsidR="003371D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υ</w:t>
            </w:r>
            <w:r w:rsidR="003371D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≤</w:t>
            </w:r>
            <w:r w:rsidR="003371D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</w:tr>
      <w:tr w:rsidR="006266F2" w:rsidRPr="00637FB5">
        <w:trPr>
          <w:cantSplit/>
          <w:trHeight w:val="228"/>
        </w:trPr>
        <w:tc>
          <w:tcPr>
            <w:tcW w:w="795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91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</w:t>
            </w:r>
          </w:p>
        </w:tc>
        <w:tc>
          <w:tcPr>
            <w:tcW w:w="891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932" w:type="dxa"/>
            <w:tcBorders>
              <w:right w:val="single" w:sz="4" w:space="0" w:color="auto"/>
            </w:tcBorders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2801" w:type="dxa"/>
            <w:vMerge/>
            <w:tcBorders>
              <w:left w:val="single" w:sz="4" w:space="0" w:color="auto"/>
              <w:right w:val="nil"/>
            </w:tcBorders>
          </w:tcPr>
          <w:p w:rsidR="006266F2" w:rsidRPr="00637FB5" w:rsidRDefault="006266F2" w:rsidP="0080405C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6266F2" w:rsidRPr="00637FB5">
        <w:trPr>
          <w:cantSplit/>
          <w:trHeight w:val="292"/>
        </w:trPr>
        <w:tc>
          <w:tcPr>
            <w:tcW w:w="795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</w:rPr>
              <w:t>Β</w:t>
            </w:r>
            <w:r w:rsidRPr="00E57F6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891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891" w:type="dxa"/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57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932" w:type="dxa"/>
            <w:tcBorders>
              <w:right w:val="single" w:sz="4" w:space="0" w:color="auto"/>
            </w:tcBorders>
          </w:tcPr>
          <w:p w:rsidR="006266F2" w:rsidRPr="00E57F6B" w:rsidRDefault="006266F2" w:rsidP="0080405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801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6266F2" w:rsidRPr="00637FB5" w:rsidRDefault="003371DC" w:rsidP="0080405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4) </w:t>
      </w:r>
      <w:r w:rsidR="006266F2" w:rsidRPr="00637FB5">
        <w:rPr>
          <w:rFonts w:ascii="Times New Roman" w:hAnsi="Times New Roman" w:cs="Times New Roman"/>
          <w:sz w:val="22"/>
          <w:szCs w:val="22"/>
        </w:rPr>
        <w:t>Составим задачу линейного программирования</w:t>
      </w:r>
    </w:p>
    <w:p w:rsidR="003371DC" w:rsidRDefault="003371DC" w:rsidP="0080405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а) д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ля игрока А: </w:t>
      </w:r>
      <w:r w:rsidR="006266F2" w:rsidRPr="00637FB5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sz w:val="22"/>
          <w:szCs w:val="22"/>
          <w:lang w:val="en-US"/>
        </w:rPr>
        <w:t>f</w:t>
      </w:r>
      <w:r>
        <w:rPr>
          <w:rFonts w:ascii="Times New Roman" w:hAnsi="Times New Roman" w:cs="Times New Roman"/>
          <w:sz w:val="22"/>
          <w:szCs w:val="22"/>
          <w:vertAlign w:val="subscript"/>
        </w:rPr>
        <w:t>(х)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= </w:t>
      </w:r>
      <w:r w:rsidR="006266F2" w:rsidRPr="00637FB5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+ x</w:t>
      </w:r>
      <w:r w:rsidR="006266F2"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при ограничениях</w:t>
      </w:r>
    </w:p>
    <w:p w:rsidR="006266F2" w:rsidRPr="00637FB5" w:rsidRDefault="00C83E51" w:rsidP="0080405C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2"/>
          <w:sz w:val="22"/>
          <w:szCs w:val="22"/>
        </w:rPr>
        <w:pict>
          <v:shape id="_x0000_i1675" type="#_x0000_t75" style="width:89.75pt;height:30.85pt">
            <v:imagedata r:id="rId724" o:title=""/>
          </v:shape>
        </w:pic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3371DC" w:rsidRPr="003371DC" w:rsidRDefault="003371DC" w:rsidP="0080405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3371DC">
        <w:rPr>
          <w:rFonts w:ascii="Times New Roman" w:hAnsi="Times New Roman" w:cs="Times New Roman"/>
          <w:sz w:val="22"/>
          <w:szCs w:val="22"/>
        </w:rPr>
        <w:t>б) д</w:t>
      </w:r>
      <w:r w:rsidR="006266F2" w:rsidRPr="003371DC">
        <w:rPr>
          <w:rFonts w:ascii="Times New Roman" w:hAnsi="Times New Roman" w:cs="Times New Roman"/>
          <w:sz w:val="22"/>
          <w:szCs w:val="22"/>
        </w:rPr>
        <w:t>ля игрок</w:t>
      </w:r>
      <w:r w:rsidRPr="003371DC">
        <w:rPr>
          <w:rFonts w:ascii="Times New Roman" w:hAnsi="Times New Roman" w:cs="Times New Roman"/>
          <w:sz w:val="22"/>
          <w:szCs w:val="22"/>
        </w:rPr>
        <w:t>а</w:t>
      </w:r>
      <w:r w:rsidR="006266F2" w:rsidRPr="003371DC">
        <w:rPr>
          <w:rFonts w:ascii="Times New Roman" w:hAnsi="Times New Roman" w:cs="Times New Roman"/>
          <w:sz w:val="22"/>
          <w:szCs w:val="22"/>
        </w:rPr>
        <w:t xml:space="preserve"> В: </w:t>
      </w:r>
      <w:r w:rsidR="006266F2" w:rsidRPr="003371DC">
        <w:rPr>
          <w:rFonts w:ascii="Times New Roman" w:hAnsi="Times New Roman" w:cs="Times New Roman"/>
          <w:sz w:val="22"/>
          <w:szCs w:val="22"/>
          <w:lang w:val="en-US"/>
        </w:rPr>
        <w:t>max</w:t>
      </w:r>
      <w:r w:rsidR="006266F2" w:rsidRPr="003371DC">
        <w:rPr>
          <w:rFonts w:ascii="Times New Roman" w:hAnsi="Times New Roman" w:cs="Times New Roman"/>
          <w:sz w:val="22"/>
          <w:szCs w:val="22"/>
        </w:rPr>
        <w:t xml:space="preserve"> φ</w:t>
      </w:r>
      <w:r w:rsidRPr="003371DC">
        <w:rPr>
          <w:rFonts w:ascii="Times New Roman" w:hAnsi="Times New Roman" w:cs="Times New Roman"/>
          <w:sz w:val="22"/>
          <w:szCs w:val="22"/>
          <w:vertAlign w:val="subscript"/>
        </w:rPr>
        <w:t>(</w:t>
      </w:r>
      <w:r w:rsidRPr="003371DC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y</w:t>
      </w:r>
      <w:r w:rsidRPr="003371DC">
        <w:rPr>
          <w:rFonts w:ascii="Times New Roman" w:hAnsi="Times New Roman" w:cs="Times New Roman"/>
          <w:sz w:val="22"/>
          <w:szCs w:val="22"/>
          <w:vertAlign w:val="subscript"/>
        </w:rPr>
        <w:t>)</w:t>
      </w:r>
      <w:r w:rsidR="006266F2" w:rsidRPr="003371DC">
        <w:rPr>
          <w:rFonts w:ascii="Times New Roman" w:hAnsi="Times New Roman" w:cs="Times New Roman"/>
          <w:sz w:val="22"/>
          <w:szCs w:val="22"/>
        </w:rPr>
        <w:t xml:space="preserve"> = У</w:t>
      </w:r>
      <w:r w:rsidR="006266F2" w:rsidRPr="003371D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6266F2" w:rsidRPr="003371DC">
        <w:rPr>
          <w:rFonts w:ascii="Times New Roman" w:hAnsi="Times New Roman" w:cs="Times New Roman"/>
          <w:sz w:val="22"/>
          <w:szCs w:val="22"/>
        </w:rPr>
        <w:t xml:space="preserve"> + У</w:t>
      </w:r>
      <w:r w:rsidR="006266F2" w:rsidRPr="003371D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6266F2" w:rsidRPr="003371DC">
        <w:rPr>
          <w:rFonts w:ascii="Times New Roman" w:hAnsi="Times New Roman" w:cs="Times New Roman"/>
          <w:sz w:val="22"/>
          <w:szCs w:val="22"/>
        </w:rPr>
        <w:t xml:space="preserve"> при ограничениях</w:t>
      </w:r>
    </w:p>
    <w:p w:rsidR="006266F2" w:rsidRPr="00637FB5" w:rsidRDefault="00C83E51" w:rsidP="0080405C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2"/>
          <w:sz w:val="22"/>
          <w:szCs w:val="22"/>
        </w:rPr>
        <w:pict>
          <v:shape id="_x0000_i1676" type="#_x0000_t75" style="width:56.1pt;height:29.9pt">
            <v:imagedata r:id="rId725" o:title=""/>
          </v:shape>
        </w:pict>
      </w:r>
    </w:p>
    <w:p w:rsidR="006266F2" w:rsidRPr="00637FB5" w:rsidRDefault="003371DC" w:rsidP="0080405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5) Реши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м </w:t>
      </w:r>
      <w:r>
        <w:rPr>
          <w:rFonts w:ascii="Times New Roman" w:hAnsi="Times New Roman" w:cs="Times New Roman"/>
          <w:sz w:val="22"/>
          <w:szCs w:val="22"/>
        </w:rPr>
        <w:t>графически прямую задачу</w:t>
      </w:r>
      <w:r w:rsidR="00B85E84">
        <w:rPr>
          <w:rFonts w:ascii="Times New Roman" w:hAnsi="Times New Roman" w:cs="Times New Roman"/>
          <w:sz w:val="22"/>
          <w:szCs w:val="22"/>
        </w:rPr>
        <w:t xml:space="preserve"> (рис. </w:t>
      </w:r>
      <w:r w:rsidR="006266F2" w:rsidRPr="00637FB5">
        <w:rPr>
          <w:rFonts w:ascii="Times New Roman" w:hAnsi="Times New Roman" w:cs="Times New Roman"/>
          <w:sz w:val="22"/>
          <w:szCs w:val="22"/>
        </w:rPr>
        <w:t>1</w:t>
      </w:r>
      <w:r w:rsidR="00C8175E">
        <w:rPr>
          <w:rFonts w:ascii="Times New Roman" w:hAnsi="Times New Roman" w:cs="Times New Roman"/>
          <w:sz w:val="22"/>
          <w:szCs w:val="22"/>
        </w:rPr>
        <w:t>5</w:t>
      </w:r>
      <w:r w:rsidR="006266F2" w:rsidRPr="00637FB5">
        <w:rPr>
          <w:rFonts w:ascii="Times New Roman" w:hAnsi="Times New Roman" w:cs="Times New Roman"/>
          <w:sz w:val="22"/>
          <w:szCs w:val="22"/>
        </w:rPr>
        <w:t>):</w:t>
      </w:r>
    </w:p>
    <w:tbl>
      <w:tblPr>
        <w:tblW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69"/>
        <w:gridCol w:w="2976"/>
      </w:tblGrid>
      <w:tr w:rsidR="006266F2" w:rsidRPr="00637FB5">
        <w:trPr>
          <w:cantSplit/>
          <w:trHeight w:val="197"/>
        </w:trPr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3371DC" w:rsidP="0080405C">
            <w:pPr>
              <w:widowControl/>
              <w:shd w:val="clear" w:color="auto" w:fill="FFFFFF"/>
              <w:autoSpaceDE/>
              <w:autoSpaceDN/>
              <w:adjustRightInd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а)</w:t>
            </w:r>
            <w:r w:rsidR="006266F2"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Строим область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допуст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и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мых </w:t>
            </w:r>
            <w:r w:rsidR="006266F2" w:rsidRPr="00637FB5">
              <w:rPr>
                <w:rFonts w:ascii="Times New Roman" w:hAnsi="Times New Roman" w:cs="Times New Roman"/>
                <w:sz w:val="22"/>
                <w:szCs w:val="22"/>
              </w:rPr>
              <w:t>решений</w:t>
            </w:r>
          </w:p>
        </w:tc>
        <w:tc>
          <w:tcPr>
            <w:tcW w:w="297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C83E51" w:rsidP="0080405C">
            <w:pPr>
              <w:keepNext/>
              <w:widowControl/>
              <w:shd w:val="clear" w:color="auto" w:fill="FFFFFF"/>
              <w:autoSpaceDE/>
              <w:autoSpaceDN/>
              <w:adjustRightInd/>
              <w:jc w:val="center"/>
              <w:outlineLvl w:val="3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677" type="#_x0000_t75" style="width:134.65pt;height:117.8pt">
                  <v:imagedata r:id="rId726" o:title=""/>
                </v:shape>
              </w:pict>
            </w:r>
          </w:p>
          <w:p w:rsidR="006266F2" w:rsidRPr="003371DC" w:rsidRDefault="003371DC" w:rsidP="00C8175E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            </w:t>
            </w:r>
            <w:r w:rsidR="0080405C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   </w:t>
            </w:r>
            <w:r w:rsidR="00B85E84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Рис. </w:t>
            </w:r>
            <w:r w:rsidR="006266F2" w:rsidRPr="003371DC">
              <w:rPr>
                <w:rFonts w:ascii="Times New Roman" w:hAnsi="Times New Roman" w:cs="Times New Roman"/>
                <w:i/>
                <w:sz w:val="18"/>
                <w:szCs w:val="18"/>
              </w:rPr>
              <w:t>1</w:t>
            </w:r>
            <w:r w:rsidR="00C8175E">
              <w:rPr>
                <w:rFonts w:ascii="Times New Roman" w:hAnsi="Times New Roman" w:cs="Times New Roman"/>
                <w:i/>
                <w:sz w:val="18"/>
                <w:szCs w:val="18"/>
              </w:rPr>
              <w:t>5</w:t>
            </w:r>
          </w:p>
        </w:tc>
      </w:tr>
      <w:tr w:rsidR="006266F2" w:rsidRPr="00637FB5">
        <w:trPr>
          <w:cantSplit/>
          <w:trHeight w:val="205"/>
        </w:trPr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: 4х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+ 3х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1,</w:t>
            </w:r>
          </w:p>
        </w:tc>
        <w:tc>
          <w:tcPr>
            <w:tcW w:w="297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6266F2" w:rsidRPr="00637FB5">
        <w:trPr>
          <w:cantSplit/>
          <w:trHeight w:val="452"/>
        </w:trPr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(0; </w:t>
            </w:r>
            <w:r w:rsidR="00C83E51">
              <w:rPr>
                <w:rFonts w:ascii="Times New Roman" w:hAnsi="Times New Roman" w:cs="Times New Roman"/>
                <w:position w:val="-22"/>
                <w:sz w:val="22"/>
                <w:szCs w:val="22"/>
              </w:rPr>
              <w:pict>
                <v:shape id="_x0000_i1678" type="#_x0000_t75" style="width:9.35pt;height:25.25pt">
                  <v:imagedata r:id="rId727" o:title=""/>
                </v:shape>
              </w:pic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), (</w:t>
            </w:r>
            <w:r w:rsidR="00C83E51">
              <w:rPr>
                <w:rFonts w:ascii="Times New Roman" w:hAnsi="Times New Roman" w:cs="Times New Roman"/>
                <w:position w:val="-22"/>
                <w:sz w:val="22"/>
                <w:szCs w:val="22"/>
              </w:rPr>
              <w:pict>
                <v:shape id="_x0000_i1679" type="#_x0000_t75" style="width:9.35pt;height:25.25pt">
                  <v:imagedata r:id="rId728" o:title=""/>
                </v:shape>
              </w:pic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; 0),</w:t>
            </w:r>
          </w:p>
        </w:tc>
        <w:tc>
          <w:tcPr>
            <w:tcW w:w="297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6266F2" w:rsidRPr="00637FB5">
        <w:trPr>
          <w:cantSplit/>
          <w:trHeight w:val="197"/>
        </w:trPr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: 2х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+ 6х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1</w:t>
            </w:r>
          </w:p>
        </w:tc>
        <w:tc>
          <w:tcPr>
            <w:tcW w:w="297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6266F2" w:rsidRPr="00637FB5">
        <w:trPr>
          <w:cantSplit/>
          <w:trHeight w:val="452"/>
        </w:trPr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(0;</w:t>
            </w:r>
            <w:r w:rsidR="00C83E51">
              <w:rPr>
                <w:rFonts w:ascii="Times New Roman" w:hAnsi="Times New Roman" w:cs="Times New Roman"/>
                <w:position w:val="-22"/>
                <w:sz w:val="22"/>
                <w:szCs w:val="22"/>
              </w:rPr>
              <w:pict>
                <v:shape id="_x0000_i1680" type="#_x0000_t75" style="width:9.35pt;height:25.25pt">
                  <v:imagedata r:id="rId729" o:title=""/>
                </v:shape>
              </w:pic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), (</w:t>
            </w:r>
            <w:r w:rsidR="00C83E51">
              <w:rPr>
                <w:rFonts w:ascii="Times New Roman" w:hAnsi="Times New Roman" w:cs="Times New Roman"/>
                <w:position w:val="-22"/>
                <w:sz w:val="22"/>
                <w:szCs w:val="22"/>
              </w:rPr>
              <w:pict>
                <v:shape id="_x0000_i1681" type="#_x0000_t75" style="width:9.35pt;height:26.2pt">
                  <v:imagedata r:id="rId730" o:title=""/>
                </v:shape>
              </w:pic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; 0)</w:t>
            </w:r>
            <w:r w:rsidR="0080405C">
              <w:rPr>
                <w:rFonts w:ascii="Times New Roman" w:hAnsi="Times New Roman" w:cs="Times New Roman"/>
                <w:sz w:val="22"/>
                <w:szCs w:val="22"/>
              </w:rPr>
              <w:t>,</w:t>
            </w:r>
          </w:p>
        </w:tc>
        <w:tc>
          <w:tcPr>
            <w:tcW w:w="297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6266F2" w:rsidRPr="00637FB5">
        <w:trPr>
          <w:cantSplit/>
          <w:trHeight w:val="205"/>
        </w:trPr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6266F2" w:rsidRPr="0080405C" w:rsidRDefault="003371DC" w:rsidP="0080405C">
            <w:pPr>
              <w:widowControl/>
              <w:shd w:val="clear" w:color="auto" w:fill="FFFFFF"/>
              <w:autoSpaceDE/>
              <w:autoSpaceDN/>
              <w:adjustRightInd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б) </w:t>
            </w:r>
            <w:r w:rsidR="006266F2"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</w:t>
            </w:r>
            <w:r w:rsidR="006266F2"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0</w:t>
            </w:r>
            <w:r w:rsidR="006266F2"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0 , х</w:t>
            </w:r>
            <w:r w:rsidR="006266F2"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="006266F2"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+ х</w:t>
            </w:r>
            <w:r w:rsidR="006266F2"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= 0, х</w:t>
            </w:r>
            <w:r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= </w:t>
            </w:r>
            <w:r w:rsidR="0080405C" w:rsidRPr="00637FB5">
              <w:rPr>
                <w:rFonts w:ascii="Times New Roman" w:hAnsi="Times New Roman" w:cs="Times New Roman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х</w:t>
            </w:r>
            <w:r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="0080405C">
              <w:rPr>
                <w:rFonts w:ascii="Times New Roman" w:hAnsi="Times New Roman" w:cs="Times New Roman"/>
                <w:sz w:val="22"/>
                <w:szCs w:val="22"/>
              </w:rPr>
              <w:t>,</w:t>
            </w:r>
          </w:p>
        </w:tc>
        <w:tc>
          <w:tcPr>
            <w:tcW w:w="297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6266F2" w:rsidRPr="00637FB5">
        <w:trPr>
          <w:cantSplit/>
          <w:trHeight w:val="421"/>
        </w:trPr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80405C" w:rsidRPr="0080405C" w:rsidRDefault="003371DC" w:rsidP="0080405C">
            <w:pPr>
              <w:widowControl/>
              <w:shd w:val="clear" w:color="auto" w:fill="FFFFFF"/>
              <w:autoSpaceDE/>
              <w:autoSpaceDN/>
              <w:adjustRightInd/>
              <w:ind w:firstLine="397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в) </w:t>
            </w:r>
            <w:r w:rsidR="00DB573C" w:rsidRPr="003371DC">
              <w:rPr>
                <w:rFonts w:ascii="Times New Roman" w:hAnsi="Times New Roman"/>
                <w:position w:val="-10"/>
                <w:sz w:val="22"/>
                <w:szCs w:val="22"/>
              </w:rPr>
              <w:object w:dxaOrig="900" w:dyaOrig="380">
                <v:shape id="_x0000_i1682" type="#_x0000_t75" style="width:38.35pt;height:18.7pt" o:ole="">
                  <v:imagedata r:id="rId731" o:title=""/>
                </v:shape>
                <o:OLEObject Type="Embed" ProgID="Equation.3" ShapeID="_x0000_i1682" DrawAspect="Content" ObjectID="_1698740762" r:id="rId732"/>
              </w:object>
            </w:r>
          </w:p>
        </w:tc>
        <w:tc>
          <w:tcPr>
            <w:tcW w:w="297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266F2" w:rsidRPr="00637FB5" w:rsidRDefault="006266F2" w:rsidP="0080405C">
            <w:pPr>
              <w:widowControl/>
              <w:shd w:val="clear" w:color="auto" w:fill="FFFFFF"/>
              <w:autoSpaceDE/>
              <w:autoSpaceDN/>
              <w:adjustRightInd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80405C" w:rsidRDefault="0080405C" w:rsidP="0080405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г) </w:t>
      </w:r>
      <w:r w:rsidRPr="007C7B24">
        <w:rPr>
          <w:rFonts w:ascii="Times New Roman" w:hAnsi="Times New Roman" w:cs="Times New Roman"/>
          <w:sz w:val="22"/>
          <w:szCs w:val="22"/>
        </w:rPr>
        <w:t>оптимальное</w:t>
      </w:r>
      <w:r>
        <w:rPr>
          <w:rFonts w:ascii="Times New Roman" w:hAnsi="Times New Roman"/>
          <w:sz w:val="22"/>
          <w:szCs w:val="22"/>
        </w:rPr>
        <w:t xml:space="preserve"> решение получим в точке В.</w:t>
      </w:r>
    </w:p>
    <w:p w:rsidR="006266F2" w:rsidRPr="00637FB5" w:rsidRDefault="0080405C" w:rsidP="0080405C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>Решим систему</w: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266F2" w:rsidRDefault="00C83E51" w:rsidP="0080405C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rect id="_x0000_s1260" style="position:absolute;margin-left:-3.05pt;margin-top:430.5pt;width:17pt;height:18pt;z-index:251675136;mso-position-vertical-relative:page" o:allowoverlap="f" strokecolor="white">
            <w10:wrap anchory="page"/>
          </v:rect>
        </w:pict>
      </w:r>
      <w:r>
        <w:rPr>
          <w:rFonts w:ascii="Times New Roman" w:hAnsi="Times New Roman" w:cs="Times New Roman"/>
          <w:position w:val="-28"/>
          <w:sz w:val="22"/>
          <w:szCs w:val="22"/>
        </w:rPr>
        <w:pict>
          <v:shape id="_x0000_i1683" type="#_x0000_t75" style="width:136.5pt;height:39.25pt">
            <v:imagedata r:id="rId733" o:title=""/>
          </v:shape>
        </w:pict>
      </w:r>
      <w:r>
        <w:rPr>
          <w:rFonts w:ascii="Times New Roman" w:hAnsi="Times New Roman" w:cs="Times New Roman"/>
          <w:position w:val="-20"/>
          <w:sz w:val="22"/>
          <w:szCs w:val="22"/>
        </w:rPr>
        <w:pict>
          <v:shape id="_x0000_i1684" type="#_x0000_t75" style="width:179.55pt;height:28.05pt">
            <v:imagedata r:id="rId734" o:title=""/>
          </v:shape>
        </w:pict>
      </w:r>
    </w:p>
    <w:p w:rsidR="0080405C" w:rsidRDefault="0080405C" w:rsidP="0080405C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Тогда </w:t>
      </w:r>
      <w:r w:rsidRPr="0080405C">
        <w:rPr>
          <w:rFonts w:ascii="Times New Roman" w:hAnsi="Times New Roman"/>
          <w:position w:val="-28"/>
          <w:sz w:val="22"/>
          <w:szCs w:val="22"/>
        </w:rPr>
        <w:object w:dxaOrig="1219" w:dyaOrig="680">
          <v:shape id="_x0000_i1685" type="#_x0000_t75" style="width:51.45pt;height:33.65pt" o:ole="">
            <v:imagedata r:id="rId735" o:title=""/>
          </v:shape>
          <o:OLEObject Type="Embed" ProgID="Equation.3" ShapeID="_x0000_i1685" DrawAspect="Content" ObjectID="_1698740763" r:id="rId736"/>
        </w:object>
      </w:r>
    </w:p>
    <w:p w:rsidR="0080405C" w:rsidRPr="0080405C" w:rsidRDefault="0080405C" w:rsidP="0080405C">
      <w:pPr>
        <w:widowControl/>
        <w:shd w:val="clear" w:color="auto" w:fill="FFFFFF"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Pr="00637FB5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637FB5">
        <w:rPr>
          <w:rFonts w:ascii="Times New Roman" w:hAnsi="Times New Roman" w:cs="Times New Roman"/>
          <w:sz w:val="22"/>
          <w:szCs w:val="22"/>
        </w:rPr>
        <w:t xml:space="preserve"> = </w:t>
      </w:r>
      <w:r w:rsidR="00C83E51">
        <w:rPr>
          <w:rFonts w:ascii="Times New Roman" w:hAnsi="Times New Roman" w:cs="Times New Roman"/>
          <w:position w:val="-22"/>
          <w:sz w:val="22"/>
          <w:szCs w:val="22"/>
          <w:lang w:val="en-US"/>
        </w:rPr>
        <w:pict>
          <v:shape id="_x0000_i1686" type="#_x0000_t75" style="width:47.7pt;height:29pt">
            <v:imagedata r:id="rId737" o:title=""/>
          </v:shape>
        </w:pic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80405C" w:rsidRDefault="0080405C" w:rsidP="0080405C">
      <w:pPr>
        <w:widowControl/>
        <w:shd w:val="clear" w:color="auto" w:fill="FFFFFF"/>
        <w:autoSpaceDE/>
        <w:autoSpaceDN/>
        <w:adjustRightInd/>
        <w:spacing w:line="216" w:lineRule="auto"/>
        <w:rPr>
          <w:rFonts w:ascii="Times New Roman" w:hAnsi="Times New Roman" w:cs="Times New Roman"/>
          <w:sz w:val="22"/>
          <w:szCs w:val="22"/>
        </w:rPr>
      </w:pPr>
    </w:p>
    <w:tbl>
      <w:tblPr>
        <w:tblW w:w="6750" w:type="dxa"/>
        <w:tblInd w:w="108" w:type="dxa"/>
        <w:tblLook w:val="0000" w:firstRow="0" w:lastRow="0" w:firstColumn="0" w:lastColumn="0" w:noHBand="0" w:noVBand="0"/>
      </w:tblPr>
      <w:tblGrid>
        <w:gridCol w:w="2835"/>
        <w:gridCol w:w="3915"/>
      </w:tblGrid>
      <w:tr w:rsidR="0080405C" w:rsidRPr="00637FB5">
        <w:trPr>
          <w:cantSplit/>
          <w:trHeight w:val="2540"/>
        </w:trPr>
        <w:tc>
          <w:tcPr>
            <w:tcW w:w="2835" w:type="dxa"/>
          </w:tcPr>
          <w:p w:rsidR="0080405C" w:rsidRPr="00637FB5" w:rsidRDefault="0080405C" w:rsidP="0080405C">
            <w:pPr>
              <w:widowControl/>
              <w:shd w:val="clear" w:color="auto" w:fill="FFFFFF"/>
              <w:autoSpaceDE/>
              <w:autoSpaceDN/>
              <w:adjustRightInd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 xml:space="preserve">Решаем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двойственную задачу</w:t>
            </w:r>
            <w:r w:rsidR="00B85E84">
              <w:rPr>
                <w:rFonts w:ascii="Times New Roman" w:hAnsi="Times New Roman" w:cs="Times New Roman"/>
                <w:sz w:val="22"/>
                <w:szCs w:val="22"/>
              </w:rPr>
              <w:t xml:space="preserve"> (рис. 1</w:t>
            </w:r>
            <w:r w:rsidR="00C8175E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</w:p>
          <w:p w:rsidR="0080405C" w:rsidRPr="0080405C" w:rsidRDefault="0080405C" w:rsidP="006266F2">
            <w:pPr>
              <w:shd w:val="clear" w:color="auto" w:fill="FFFFFF"/>
              <w:spacing w:line="216" w:lineRule="auto"/>
              <w:ind w:right="-126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строим область решений</w:t>
            </w:r>
          </w:p>
          <w:p w:rsidR="0080405C" w:rsidRPr="00637FB5" w:rsidRDefault="0080405C" w:rsidP="006266F2">
            <w:pPr>
              <w:widowControl/>
              <w:shd w:val="clear" w:color="auto" w:fill="FFFFFF"/>
              <w:autoSpaceDE/>
              <w:autoSpaceDN/>
              <w:adjustRightInd/>
              <w:spacing w:line="21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: 4у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+ 2у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1</w:t>
            </w:r>
          </w:p>
          <w:p w:rsidR="0080405C" w:rsidRPr="00637FB5" w:rsidRDefault="0080405C" w:rsidP="006266F2">
            <w:pPr>
              <w:widowControl/>
              <w:shd w:val="clear" w:color="auto" w:fill="FFFFFF"/>
              <w:autoSpaceDE/>
              <w:autoSpaceDN/>
              <w:adjustRightInd/>
              <w:spacing w:line="21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(0; </w:t>
            </w:r>
            <w:r w:rsidR="00C83E51">
              <w:rPr>
                <w:rFonts w:ascii="Times New Roman" w:hAnsi="Times New Roman" w:cs="Times New Roman"/>
                <w:position w:val="-20"/>
                <w:sz w:val="22"/>
                <w:szCs w:val="22"/>
              </w:rPr>
              <w:pict>
                <v:shape id="_x0000_i1687" type="#_x0000_t75" style="width:10.3pt;height:23.4pt">
                  <v:imagedata r:id="rId738" o:title=""/>
                </v:shape>
              </w:pic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), (</w:t>
            </w:r>
            <w:r w:rsidR="00C83E51">
              <w:rPr>
                <w:rFonts w:ascii="Times New Roman" w:hAnsi="Times New Roman" w:cs="Times New Roman"/>
                <w:position w:val="-20"/>
                <w:sz w:val="22"/>
                <w:szCs w:val="22"/>
              </w:rPr>
              <w:pict>
                <v:shape id="_x0000_i1688" type="#_x0000_t75" style="width:10.3pt;height:23.4pt">
                  <v:imagedata r:id="rId739" o:title=""/>
                </v:shape>
              </w:pic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; 0)</w:t>
            </w:r>
          </w:p>
          <w:p w:rsidR="0080405C" w:rsidRPr="00637FB5" w:rsidRDefault="0080405C" w:rsidP="006266F2">
            <w:pPr>
              <w:widowControl/>
              <w:shd w:val="clear" w:color="auto" w:fill="FFFFFF"/>
              <w:autoSpaceDE/>
              <w:autoSpaceDN/>
              <w:adjustRightInd/>
              <w:spacing w:line="21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: 3у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1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+ 6у</w:t>
            </w:r>
            <w:r w:rsidRPr="00637FB5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 = 1</w:t>
            </w:r>
          </w:p>
          <w:p w:rsidR="0080405C" w:rsidRPr="0080405C" w:rsidRDefault="0080405C" w:rsidP="006266F2">
            <w:pPr>
              <w:shd w:val="clear" w:color="auto" w:fill="FFFFFF"/>
              <w:spacing w:line="21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 xml:space="preserve">(0; </w:t>
            </w:r>
            <w:r w:rsidR="00C83E51">
              <w:rPr>
                <w:rFonts w:ascii="Times New Roman" w:hAnsi="Times New Roman" w:cs="Times New Roman"/>
                <w:position w:val="-20"/>
                <w:sz w:val="22"/>
                <w:szCs w:val="22"/>
              </w:rPr>
              <w:pict>
                <v:shape id="_x0000_i1689" type="#_x0000_t75" style="width:10.3pt;height:24.3pt">
                  <v:imagedata r:id="rId740" o:title=""/>
                </v:shape>
              </w:pic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), (</w:t>
            </w:r>
            <w:r w:rsidR="00C83E51">
              <w:rPr>
                <w:rFonts w:ascii="Times New Roman" w:hAnsi="Times New Roman" w:cs="Times New Roman"/>
                <w:position w:val="-24"/>
                <w:sz w:val="22"/>
                <w:szCs w:val="22"/>
              </w:rPr>
              <w:pict>
                <v:shape id="_x0000_i1690" type="#_x0000_t75" style="width:9.35pt;height:27.1pt">
                  <v:imagedata r:id="rId741" o:title=""/>
                </v:shape>
              </w:pict>
            </w:r>
            <w:r w:rsidRPr="00637FB5">
              <w:rPr>
                <w:rFonts w:ascii="Times New Roman" w:hAnsi="Times New Roman" w:cs="Times New Roman"/>
                <w:sz w:val="22"/>
                <w:szCs w:val="22"/>
              </w:rPr>
              <w:t>; 0).</w:t>
            </w:r>
          </w:p>
        </w:tc>
        <w:tc>
          <w:tcPr>
            <w:tcW w:w="3915" w:type="dxa"/>
          </w:tcPr>
          <w:p w:rsidR="0080405C" w:rsidRPr="00637FB5" w:rsidRDefault="00C83E51" w:rsidP="006266F2">
            <w:pPr>
              <w:widowControl/>
              <w:shd w:val="clear" w:color="auto" w:fill="FFFFFF"/>
              <w:autoSpaceDE/>
              <w:autoSpaceDN/>
              <w:adjustRightInd/>
              <w:spacing w:line="216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691" type="#_x0000_t75" style="width:161.75pt;height:115pt">
                  <v:imagedata r:id="rId742" o:title=""/>
                </v:shape>
              </w:pict>
            </w:r>
          </w:p>
          <w:p w:rsidR="0080405C" w:rsidRPr="0080405C" w:rsidRDefault="00B85E84" w:rsidP="00C8175E">
            <w:pPr>
              <w:widowControl/>
              <w:shd w:val="clear" w:color="auto" w:fill="FFFFFF"/>
              <w:autoSpaceDE/>
              <w:autoSpaceDN/>
              <w:adjustRightInd/>
              <w:spacing w:line="21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Рис. 1</w:t>
            </w:r>
            <w:r w:rsidR="00C8175E">
              <w:rPr>
                <w:rFonts w:ascii="Times New Roman" w:hAnsi="Times New Roman" w:cs="Times New Roman"/>
                <w:i/>
                <w:sz w:val="18"/>
                <w:szCs w:val="18"/>
              </w:rPr>
              <w:t>6</w:t>
            </w:r>
          </w:p>
        </w:tc>
      </w:tr>
    </w:tbl>
    <w:p w:rsidR="006266F2" w:rsidRPr="00637FB5" w:rsidRDefault="0080405C" w:rsidP="002E74D3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80405C">
        <w:rPr>
          <w:rFonts w:ascii="Times New Roman" w:hAnsi="Times New Roman" w:cs="Times New Roman"/>
          <w:spacing w:val="-4"/>
          <w:sz w:val="22"/>
          <w:szCs w:val="22"/>
        </w:rPr>
        <w:t>Точка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</w:rPr>
        <w:t xml:space="preserve"> В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 xml:space="preserve">1 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</w:rPr>
        <w:t xml:space="preserve">– оптимальное решение </w:t>
      </w:r>
      <w:r w:rsidR="00C83E51">
        <w:rPr>
          <w:rFonts w:ascii="Times New Roman" w:hAnsi="Times New Roman" w:cs="Times New Roman"/>
          <w:spacing w:val="-4"/>
          <w:position w:val="-32"/>
          <w:sz w:val="22"/>
          <w:szCs w:val="22"/>
        </w:rPr>
        <w:pict>
          <v:shape id="_x0000_i1692" type="#_x0000_t75" style="width:114.1pt;height:29.9pt">
            <v:imagedata r:id="rId743" o:title=""/>
          </v:shape>
        </w:pict>
      </w:r>
      <w:r w:rsidRPr="0080405C">
        <w:rPr>
          <w:rFonts w:ascii="Times New Roman" w:hAnsi="Times New Roman" w:cs="Times New Roman"/>
          <w:spacing w:val="-4"/>
          <w:sz w:val="22"/>
          <w:szCs w:val="22"/>
        </w:rPr>
        <w:t xml:space="preserve">– 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</w:rPr>
        <w:t>9у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="002E74D3">
        <w:rPr>
          <w:rFonts w:ascii="Times New Roman" w:hAnsi="Times New Roman" w:cs="Times New Roman"/>
          <w:spacing w:val="-4"/>
          <w:sz w:val="22"/>
          <w:szCs w:val="22"/>
        </w:rPr>
        <w:t xml:space="preserve"> =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</w:rPr>
        <w:t xml:space="preserve"> =</w:t>
      </w:r>
      <w:r w:rsidR="00C83E51">
        <w:rPr>
          <w:rFonts w:ascii="Times New Roman" w:hAnsi="Times New Roman" w:cs="Times New Roman"/>
          <w:spacing w:val="-4"/>
          <w:position w:val="-30"/>
          <w:sz w:val="22"/>
          <w:szCs w:val="22"/>
        </w:rPr>
        <w:pict>
          <v:shape id="_x0000_i1693" type="#_x0000_t75" style="width:95.4pt;height:28.05pt">
            <v:imagedata r:id="rId744" o:title=""/>
          </v:shape>
        </w:pic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  <w:lang w:val="en-US"/>
        </w:rPr>
        <w:t>max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  <w:lang w:val="en-US"/>
        </w:rPr>
        <w:t>φ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</w:rPr>
        <w:t xml:space="preserve"> =</w:t>
      </w:r>
      <w:r w:rsidR="00C83E51">
        <w:rPr>
          <w:rFonts w:ascii="Times New Roman" w:hAnsi="Times New Roman" w:cs="Times New Roman"/>
          <w:spacing w:val="-4"/>
          <w:position w:val="-22"/>
          <w:sz w:val="22"/>
          <w:szCs w:val="22"/>
        </w:rPr>
        <w:pict>
          <v:shape id="_x0000_i1694" type="#_x0000_t75" style="width:54.25pt;height:28.05pt">
            <v:imagedata r:id="rId745" o:title=""/>
          </v:shape>
        </w:pic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  <w:lang w:val="en-US"/>
        </w:rPr>
        <w:t>υ</w:t>
      </w:r>
      <w:r w:rsidR="006266F2" w:rsidRPr="0080405C">
        <w:rPr>
          <w:rFonts w:ascii="Times New Roman" w:hAnsi="Times New Roman" w:cs="Times New Roman"/>
          <w:spacing w:val="-4"/>
          <w:sz w:val="22"/>
          <w:szCs w:val="22"/>
        </w:rPr>
        <w:t xml:space="preserve"> =</w:t>
      </w:r>
      <w:r w:rsidR="00C83E51">
        <w:rPr>
          <w:rFonts w:ascii="Times New Roman" w:hAnsi="Times New Roman" w:cs="Times New Roman"/>
          <w:spacing w:val="-4"/>
          <w:position w:val="-28"/>
          <w:sz w:val="22"/>
          <w:szCs w:val="22"/>
          <w:lang w:val="en-US"/>
        </w:rPr>
        <w:pict>
          <v:shape id="_x0000_i1695" type="#_x0000_t75" style="width:51.45pt;height:31.8pt">
            <v:imagedata r:id="rId746" o:title=""/>
          </v:shape>
        </w:pict>
      </w:r>
      <w:r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6266F2" w:rsidRPr="00637FB5">
        <w:rPr>
          <w:rFonts w:ascii="Times New Roman" w:hAnsi="Times New Roman" w:cs="Times New Roman"/>
          <w:sz w:val="22"/>
          <w:szCs w:val="22"/>
        </w:rPr>
        <w:t xml:space="preserve">ден. ед. – цена игры, </w: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696" type="#_x0000_t75" style="width:128.1pt;height:29pt">
            <v:imagedata r:id="rId747" o:title=""/>
          </v:shape>
        </w:pict>
      </w:r>
      <w:r w:rsidR="00C83E51">
        <w:rPr>
          <w:rFonts w:ascii="Times New Roman" w:hAnsi="Times New Roman" w:cs="Times New Roman"/>
          <w:position w:val="-22"/>
          <w:sz w:val="22"/>
          <w:szCs w:val="22"/>
        </w:rPr>
        <w:pict>
          <v:shape id="_x0000_i1697" type="#_x0000_t75" style="width:131.85pt;height:29pt">
            <v:imagedata r:id="rId748" o:title=""/>
          </v:shape>
        </w:pict>
      </w:r>
    </w:p>
    <w:p w:rsidR="0080405C" w:rsidRDefault="006266F2" w:rsidP="002E74D3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E74D3">
        <w:rPr>
          <w:rFonts w:ascii="Times New Roman" w:hAnsi="Times New Roman" w:cs="Times New Roman"/>
          <w:spacing w:val="-4"/>
          <w:sz w:val="22"/>
          <w:szCs w:val="22"/>
        </w:rPr>
        <w:t>Следовательно</w:t>
      </w:r>
      <w:r w:rsidRPr="00637FB5">
        <w:rPr>
          <w:rFonts w:ascii="Times New Roman" w:hAnsi="Times New Roman" w:cs="Times New Roman"/>
          <w:sz w:val="22"/>
          <w:szCs w:val="22"/>
        </w:rPr>
        <w:t>, игрок А применяет стратегию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637FB5">
        <w:rPr>
          <w:rFonts w:ascii="Times New Roman" w:hAnsi="Times New Roman" w:cs="Times New Roman"/>
          <w:sz w:val="22"/>
          <w:szCs w:val="22"/>
        </w:rPr>
        <w:t xml:space="preserve"> с вероятн</w:t>
      </w:r>
      <w:r w:rsidRPr="00637FB5">
        <w:rPr>
          <w:rFonts w:ascii="Times New Roman" w:hAnsi="Times New Roman" w:cs="Times New Roman"/>
          <w:sz w:val="22"/>
          <w:szCs w:val="22"/>
        </w:rPr>
        <w:t>о</w:t>
      </w:r>
      <w:r w:rsidRPr="00637FB5">
        <w:rPr>
          <w:rFonts w:ascii="Times New Roman" w:hAnsi="Times New Roman" w:cs="Times New Roman"/>
          <w:sz w:val="22"/>
          <w:szCs w:val="22"/>
        </w:rPr>
        <w:t xml:space="preserve">стью </w:t>
      </w:r>
      <w:r w:rsidR="00C83E51">
        <w:rPr>
          <w:rFonts w:ascii="Times New Roman" w:hAnsi="Times New Roman" w:cs="Times New Roman"/>
          <w:position w:val="-20"/>
          <w:sz w:val="22"/>
          <w:szCs w:val="22"/>
        </w:rPr>
        <w:pict>
          <v:shape id="_x0000_i1698" type="#_x0000_t75" style="width:10.3pt;height:22.45pt">
            <v:imagedata r:id="rId749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>, а стратегию А</w:t>
      </w:r>
      <w:r w:rsidRPr="00637FB5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637FB5">
        <w:rPr>
          <w:rFonts w:ascii="Times New Roman" w:hAnsi="Times New Roman" w:cs="Times New Roman"/>
          <w:sz w:val="22"/>
          <w:szCs w:val="22"/>
        </w:rPr>
        <w:t xml:space="preserve"> с вероятностью </w:t>
      </w:r>
      <w:r w:rsidR="00C83E51">
        <w:rPr>
          <w:rFonts w:ascii="Times New Roman" w:hAnsi="Times New Roman" w:cs="Times New Roman"/>
          <w:position w:val="-20"/>
          <w:sz w:val="22"/>
          <w:szCs w:val="22"/>
        </w:rPr>
        <w:pict>
          <v:shape id="_x0000_i1699" type="#_x0000_t75" style="width:9.35pt;height:22.45pt">
            <v:imagedata r:id="rId750" o:title=""/>
          </v:shape>
        </w:pict>
      </w:r>
      <w:r w:rsidRPr="00637FB5">
        <w:rPr>
          <w:rFonts w:ascii="Times New Roman" w:hAnsi="Times New Roman" w:cs="Times New Roman"/>
          <w:sz w:val="22"/>
          <w:szCs w:val="22"/>
        </w:rPr>
        <w:t xml:space="preserve">, его выигрыш при этом в среднем составит </w:t>
      </w:r>
      <w:r w:rsidR="00C83E51">
        <w:rPr>
          <w:rFonts w:ascii="Times New Roman" w:hAnsi="Times New Roman" w:cs="Times New Roman"/>
          <w:position w:val="-20"/>
          <w:sz w:val="22"/>
          <w:szCs w:val="22"/>
        </w:rPr>
        <w:pict>
          <v:shape id="_x0000_i1700" type="#_x0000_t75" style="width:12.15pt;height:21.5pt">
            <v:imagedata r:id="rId751" o:title=""/>
          </v:shape>
        </w:pict>
      </w:r>
      <w:r w:rsidR="0080405C">
        <w:rPr>
          <w:rFonts w:ascii="Times New Roman" w:hAnsi="Times New Roman" w:cs="Times New Roman"/>
          <w:sz w:val="22"/>
          <w:szCs w:val="22"/>
        </w:rPr>
        <w:t xml:space="preserve"> ден. ед.</w:t>
      </w:r>
    </w:p>
    <w:p w:rsidR="006266F2" w:rsidRDefault="006266F2" w:rsidP="002E74D3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7FB5">
        <w:rPr>
          <w:rFonts w:ascii="Times New Roman" w:hAnsi="Times New Roman" w:cs="Times New Roman"/>
          <w:sz w:val="22"/>
          <w:szCs w:val="22"/>
        </w:rPr>
        <w:t xml:space="preserve"> </w:t>
      </w:r>
      <w:r w:rsidR="002E74D3">
        <w:rPr>
          <w:rFonts w:ascii="Times New Roman" w:hAnsi="Times New Roman" w:cs="Times New Roman"/>
          <w:spacing w:val="-4"/>
          <w:sz w:val="22"/>
          <w:szCs w:val="22"/>
        </w:rPr>
        <w:t>А</w:t>
      </w:r>
      <w:r w:rsidRPr="002E74D3">
        <w:rPr>
          <w:rFonts w:ascii="Times New Roman" w:hAnsi="Times New Roman" w:cs="Times New Roman"/>
          <w:spacing w:val="-4"/>
          <w:sz w:val="22"/>
          <w:szCs w:val="22"/>
        </w:rPr>
        <w:t>налогично</w:t>
      </w:r>
      <w:r w:rsidR="002E74D3">
        <w:rPr>
          <w:rFonts w:ascii="Times New Roman" w:hAnsi="Times New Roman" w:cs="Times New Roman"/>
          <w:spacing w:val="-4"/>
          <w:sz w:val="22"/>
          <w:szCs w:val="22"/>
        </w:rPr>
        <w:t xml:space="preserve"> делаем вывод и</w:t>
      </w:r>
      <w:r w:rsidRPr="00637FB5">
        <w:rPr>
          <w:rFonts w:ascii="Times New Roman" w:hAnsi="Times New Roman" w:cs="Times New Roman"/>
          <w:sz w:val="22"/>
          <w:szCs w:val="22"/>
        </w:rPr>
        <w:t xml:space="preserve"> для игрока В.</w:t>
      </w:r>
    </w:p>
    <w:p w:rsidR="002F528E" w:rsidRDefault="002F528E" w:rsidP="002F528E">
      <w:pPr>
        <w:widowControl/>
        <w:shd w:val="clear" w:color="auto" w:fill="FFFFFF"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</w:p>
    <w:p w:rsidR="002F528E" w:rsidRDefault="002F528E" w:rsidP="002F528E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Задание для самостоятельной работы</w:t>
      </w:r>
    </w:p>
    <w:p w:rsidR="002F528E" w:rsidRDefault="002F528E" w:rsidP="002F528E">
      <w:pPr>
        <w:widowControl/>
        <w:shd w:val="clear" w:color="auto" w:fill="FFFFFF"/>
        <w:autoSpaceDE/>
        <w:autoSpaceDN/>
        <w:adjustRightInd/>
        <w:jc w:val="center"/>
        <w:rPr>
          <w:rFonts w:ascii="Times New Roman" w:hAnsi="Times New Roman" w:cs="Times New Roman"/>
          <w:b/>
          <w:sz w:val="22"/>
          <w:szCs w:val="22"/>
        </w:rPr>
      </w:pPr>
    </w:p>
    <w:p w:rsidR="002F528E" w:rsidRDefault="002F528E" w:rsidP="002F528E">
      <w:pPr>
        <w:widowControl/>
        <w:shd w:val="clear" w:color="auto" w:fill="FFFFFF"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Решить матричную игру </w:t>
      </w:r>
      <w:r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7C7B24">
        <w:rPr>
          <w:rFonts w:ascii="Times New Roman" w:hAnsi="Times New Roman" w:cs="Times New Roman"/>
          <w:sz w:val="22"/>
          <w:szCs w:val="22"/>
        </w:rPr>
        <w:t>×</w:t>
      </w:r>
      <w:r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7C7B2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с помощью линейного програ</w:t>
      </w:r>
      <w:r>
        <w:rPr>
          <w:rFonts w:ascii="Times New Roman" w:hAnsi="Times New Roman" w:cs="Times New Roman"/>
          <w:sz w:val="22"/>
          <w:szCs w:val="22"/>
        </w:rPr>
        <w:t>м</w:t>
      </w:r>
      <w:r>
        <w:rPr>
          <w:rFonts w:ascii="Times New Roman" w:hAnsi="Times New Roman" w:cs="Times New Roman"/>
          <w:sz w:val="22"/>
          <w:szCs w:val="22"/>
        </w:rPr>
        <w:t>мирования.</w:t>
      </w:r>
    </w:p>
    <w:p w:rsidR="002F528E" w:rsidRDefault="002F528E" w:rsidP="002F528E">
      <w:pPr>
        <w:widowControl/>
        <w:shd w:val="clear" w:color="auto" w:fill="FFFFFF"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1. </w:t>
      </w:r>
      <w:r w:rsidRPr="002F528E">
        <w:rPr>
          <w:rFonts w:ascii="Times New Roman" w:hAnsi="Times New Roman" w:cs="Times New Roman"/>
          <w:position w:val="-78"/>
          <w:sz w:val="22"/>
          <w:szCs w:val="22"/>
        </w:rPr>
        <w:object w:dxaOrig="2340" w:dyaOrig="1680">
          <v:shape id="_x0000_i1701" type="#_x0000_t75" style="width:116.9pt;height:84.15pt" o:ole="">
            <v:imagedata r:id="rId752" o:title=""/>
          </v:shape>
          <o:OLEObject Type="Embed" ProgID="Equation.3" ShapeID="_x0000_i1701" DrawAspect="Content" ObjectID="_1698740764" r:id="rId753"/>
        </w:objec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="00C8175E">
        <w:rPr>
          <w:rFonts w:ascii="Times New Roman" w:hAnsi="Times New Roman" w:cs="Times New Roman"/>
          <w:sz w:val="22"/>
          <w:szCs w:val="22"/>
        </w:rPr>
        <w:t xml:space="preserve">      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2.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260" w:dyaOrig="1680">
          <v:shape id="_x0000_i1702" type="#_x0000_t75" style="width:113.15pt;height:84.15pt" o:ole="">
            <v:imagedata r:id="rId754" o:title=""/>
          </v:shape>
          <o:OLEObject Type="Embed" ProgID="Equation.3" ShapeID="_x0000_i1702" DrawAspect="Content" ObjectID="_1698740765" r:id="rId755"/>
        </w:object>
      </w: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2F528E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3. </w:t>
      </w:r>
      <w:r w:rsidRPr="002F528E">
        <w:rPr>
          <w:rFonts w:ascii="Times New Roman" w:hAnsi="Times New Roman" w:cs="Times New Roman"/>
          <w:position w:val="-84"/>
          <w:sz w:val="22"/>
          <w:szCs w:val="22"/>
          <w:lang w:val="en-US"/>
        </w:rPr>
        <w:object w:dxaOrig="2400" w:dyaOrig="1800">
          <v:shape id="_x0000_i1703" type="#_x0000_t75" style="width:119.7pt;height:89.75pt" o:ole="">
            <v:imagedata r:id="rId756" o:title=""/>
          </v:shape>
          <o:OLEObject Type="Embed" ProgID="Equation.3" ShapeID="_x0000_i1703" DrawAspect="Content" ObjectID="_1698740766" r:id="rId757"/>
        </w:objec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="00A4183C">
        <w:rPr>
          <w:rFonts w:ascii="Times New Roman" w:hAnsi="Times New Roman" w:cs="Times New Roman"/>
          <w:sz w:val="22"/>
          <w:szCs w:val="22"/>
        </w:rPr>
        <w:t xml:space="preserve">       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4.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1660" w:dyaOrig="1680">
          <v:shape id="_x0000_i1704" type="#_x0000_t75" style="width:83.2pt;height:84.15pt" o:ole="">
            <v:imagedata r:id="rId758" o:title=""/>
          </v:shape>
          <o:OLEObject Type="Embed" ProgID="Equation.3" ShapeID="_x0000_i1704" DrawAspect="Content" ObjectID="_1698740767" r:id="rId759"/>
        </w:object>
      </w: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5.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280" w:dyaOrig="1680">
          <v:shape id="_x0000_i1705" type="#_x0000_t75" style="width:114.1pt;height:84.15pt" o:ole="">
            <v:imagedata r:id="rId760" o:title=""/>
          </v:shape>
          <o:OLEObject Type="Embed" ProgID="Equation.3" ShapeID="_x0000_i1705" DrawAspect="Content" ObjectID="_1698740768" r:id="rId761"/>
        </w:objec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="00A4183C">
        <w:rPr>
          <w:rFonts w:ascii="Times New Roman" w:hAnsi="Times New Roman" w:cs="Times New Roman"/>
          <w:sz w:val="22"/>
          <w:szCs w:val="22"/>
        </w:rPr>
        <w:t xml:space="preserve">      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6.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320" w:dyaOrig="1680">
          <v:shape id="_x0000_i1706" type="#_x0000_t75" style="width:115.95pt;height:84.15pt" o:ole="">
            <v:imagedata r:id="rId762" o:title=""/>
          </v:shape>
          <o:OLEObject Type="Embed" ProgID="Equation.3" ShapeID="_x0000_i1706" DrawAspect="Content" ObjectID="_1698740769" r:id="rId763"/>
        </w:object>
      </w: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7.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00" w:dyaOrig="1680">
          <v:shape id="_x0000_i1707" type="#_x0000_t75" style="width:119.7pt;height:84.15pt" o:ole="">
            <v:imagedata r:id="rId764" o:title=""/>
          </v:shape>
          <o:OLEObject Type="Embed" ProgID="Equation.3" ShapeID="_x0000_i1707" DrawAspect="Content" ObjectID="_1698740770" r:id="rId765"/>
        </w:objec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="00A4183C">
        <w:rPr>
          <w:rFonts w:ascii="Times New Roman" w:hAnsi="Times New Roman" w:cs="Times New Roman"/>
          <w:sz w:val="22"/>
          <w:szCs w:val="22"/>
        </w:rPr>
        <w:t xml:space="preserve">      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8.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160" w:dyaOrig="1680">
          <v:shape id="_x0000_i1708" type="#_x0000_t75" style="width:108.45pt;height:84.15pt" o:ole="">
            <v:imagedata r:id="rId766" o:title=""/>
          </v:shape>
          <o:OLEObject Type="Embed" ProgID="Equation.3" ShapeID="_x0000_i1708" DrawAspect="Content" ObjectID="_1698740771" r:id="rId767"/>
        </w:object>
      </w: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2F528E" w:rsidRDefault="002F528E" w:rsidP="002F528E">
      <w:pPr>
        <w:rPr>
          <w:rFonts w:ascii="Times New Roman" w:hAnsi="Times New Roman" w:cs="Times New Roman"/>
          <w:sz w:val="22"/>
          <w:szCs w:val="22"/>
        </w:rPr>
      </w:pP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9.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1820" w:dyaOrig="1680">
          <v:shape id="_x0000_i1709" type="#_x0000_t75" style="width:90.7pt;height:84.15pt" o:ole="">
            <v:imagedata r:id="rId768" o:title=""/>
          </v:shape>
          <o:OLEObject Type="Embed" ProgID="Equation.3" ShapeID="_x0000_i1709" DrawAspect="Content" ObjectID="_1698740772" r:id="rId769"/>
        </w:objec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="00A4183C">
        <w:rPr>
          <w:rFonts w:ascii="Times New Roman" w:hAnsi="Times New Roman" w:cs="Times New Roman"/>
          <w:sz w:val="22"/>
          <w:szCs w:val="22"/>
        </w:rPr>
        <w:t xml:space="preserve">   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="00A4183C">
        <w:rPr>
          <w:rFonts w:ascii="Times New Roman" w:hAnsi="Times New Roman" w:cs="Times New Roman"/>
          <w:sz w:val="22"/>
          <w:szCs w:val="22"/>
        </w:rPr>
        <w:t xml:space="preserve">     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>10</w:t>
      </w:r>
      <w:r w:rsidR="00A4183C">
        <w:rPr>
          <w:rFonts w:ascii="Times New Roman" w:hAnsi="Times New Roman" w:cs="Times New Roman"/>
          <w:sz w:val="22"/>
          <w:szCs w:val="22"/>
        </w:rPr>
        <w:t>.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20" w:dyaOrig="1680">
          <v:shape id="_x0000_i1710" type="#_x0000_t75" style="width:120.6pt;height:84.15pt" o:ole="">
            <v:imagedata r:id="rId770" o:title=""/>
          </v:shape>
          <o:OLEObject Type="Embed" ProgID="Equation.3" ShapeID="_x0000_i1710" DrawAspect="Content" ObjectID="_1698740773" r:id="rId771"/>
        </w:object>
      </w: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</w:rPr>
      </w:pP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11.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140" w:dyaOrig="1680">
          <v:shape id="_x0000_i1711" type="#_x0000_t75" style="width:106.6pt;height:84.15pt" o:ole="">
            <v:imagedata r:id="rId772" o:title=""/>
          </v:shape>
          <o:OLEObject Type="Embed" ProgID="Equation.3" ShapeID="_x0000_i1711" DrawAspect="Content" ObjectID="_1698740774" r:id="rId773"/>
        </w:objec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="00A4183C">
        <w:rPr>
          <w:rFonts w:ascii="Times New Roman" w:hAnsi="Times New Roman" w:cs="Times New Roman"/>
          <w:sz w:val="22"/>
          <w:szCs w:val="22"/>
        </w:rPr>
        <w:t xml:space="preserve">     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12.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1980" w:dyaOrig="1680">
          <v:shape id="_x0000_i1712" type="#_x0000_t75" style="width:99.1pt;height:84.15pt" o:ole="">
            <v:imagedata r:id="rId774" o:title=""/>
          </v:shape>
          <o:OLEObject Type="Embed" ProgID="Equation.3" ShapeID="_x0000_i1712" DrawAspect="Content" ObjectID="_1698740775" r:id="rId775"/>
        </w:object>
      </w: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2F528E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13.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1820" w:dyaOrig="1680">
          <v:shape id="_x0000_i1713" type="#_x0000_t75" style="width:90.7pt;height:84.15pt" o:ole="">
            <v:imagedata r:id="rId776" o:title=""/>
          </v:shape>
          <o:OLEObject Type="Embed" ProgID="Equation.3" ShapeID="_x0000_i1713" DrawAspect="Content" ObjectID="_1698740776" r:id="rId777"/>
        </w:objec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ab/>
      </w:r>
      <w:r w:rsidR="00A4183C">
        <w:rPr>
          <w:rFonts w:ascii="Times New Roman" w:hAnsi="Times New Roman" w:cs="Times New Roman"/>
          <w:sz w:val="22"/>
          <w:szCs w:val="22"/>
        </w:rPr>
        <w:t xml:space="preserve">     </w:t>
      </w: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14.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160" w:dyaOrig="1680">
          <v:shape id="_x0000_i1714" type="#_x0000_t75" style="width:108.45pt;height:84.15pt" o:ole="">
            <v:imagedata r:id="rId778" o:title=""/>
          </v:shape>
          <o:OLEObject Type="Embed" ProgID="Equation.3" ShapeID="_x0000_i1714" DrawAspect="Content" ObjectID="_1698740777" r:id="rId779"/>
        </w:object>
      </w:r>
    </w:p>
    <w:p w:rsidR="002F528E" w:rsidRPr="002F528E" w:rsidRDefault="002F528E" w:rsidP="002F528E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2F528E" w:rsidRDefault="002F528E" w:rsidP="002F528E">
      <w:pPr>
        <w:rPr>
          <w:rFonts w:ascii="Times New Roman" w:hAnsi="Times New Roman" w:cs="Times New Roman"/>
          <w:sz w:val="22"/>
          <w:szCs w:val="22"/>
        </w:rPr>
      </w:pPr>
      <w:r w:rsidRPr="002F528E">
        <w:rPr>
          <w:rFonts w:ascii="Times New Roman" w:hAnsi="Times New Roman" w:cs="Times New Roman"/>
          <w:sz w:val="22"/>
          <w:szCs w:val="22"/>
          <w:lang w:val="en-US"/>
        </w:rPr>
        <w:t xml:space="preserve">15. </w:t>
      </w:r>
      <w:r w:rsidRPr="002F528E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39" w:dyaOrig="1680">
          <v:shape id="_x0000_i1715" type="#_x0000_t75" style="width:121.55pt;height:84.15pt" o:ole="">
            <v:imagedata r:id="rId780" o:title=""/>
          </v:shape>
          <o:OLEObject Type="Embed" ProgID="Equation.3" ShapeID="_x0000_i1715" DrawAspect="Content" ObjectID="_1698740778" r:id="rId781"/>
        </w:object>
      </w:r>
      <w:r w:rsidR="00A4183C">
        <w:rPr>
          <w:rFonts w:ascii="Times New Roman" w:hAnsi="Times New Roman" w:cs="Times New Roman"/>
          <w:sz w:val="22"/>
          <w:szCs w:val="22"/>
        </w:rPr>
        <w:t xml:space="preserve">       16.</w:t>
      </w:r>
      <w:r w:rsidR="00A4183C"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60" w:dyaOrig="1680">
          <v:shape id="_x0000_i1716" type="#_x0000_t75" style="width:123.45pt;height:84.15pt" o:ole="">
            <v:imagedata r:id="rId782" o:title=""/>
          </v:shape>
          <o:OLEObject Type="Embed" ProgID="Equation.3" ShapeID="_x0000_i1716" DrawAspect="Content" ObjectID="_1698740779" r:id="rId783"/>
        </w:object>
      </w:r>
    </w:p>
    <w:p w:rsidR="00A4183C" w:rsidRPr="00A4183C" w:rsidRDefault="00A4183C" w:rsidP="002F528E">
      <w:pPr>
        <w:rPr>
          <w:rFonts w:ascii="Times New Roman" w:hAnsi="Times New Roman" w:cs="Times New Roman"/>
          <w:sz w:val="22"/>
          <w:szCs w:val="22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A4183C">
        <w:rPr>
          <w:rFonts w:ascii="Times New Roman" w:hAnsi="Times New Roman" w:cs="Times New Roman"/>
          <w:sz w:val="22"/>
          <w:szCs w:val="22"/>
          <w:lang w:val="en-US"/>
        </w:rPr>
        <w:t>1</w:t>
      </w:r>
      <w:r>
        <w:rPr>
          <w:rFonts w:ascii="Times New Roman" w:hAnsi="Times New Roman" w:cs="Times New Roman"/>
          <w:sz w:val="22"/>
          <w:szCs w:val="22"/>
        </w:rPr>
        <w:t>7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</w:rPr>
        <w:object w:dxaOrig="2120" w:dyaOrig="1680">
          <v:shape id="_x0000_i1717" type="#_x0000_t75" style="width:105.65pt;height:84.15pt" o:ole="">
            <v:imagedata r:id="rId784" o:title=""/>
          </v:shape>
          <o:OLEObject Type="Embed" ProgID="Equation.3" ShapeID="_x0000_i1717" DrawAspect="Content" ObjectID="_1698740780" r:id="rId785"/>
        </w:objec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     18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>.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1660" w:dyaOrig="1680">
          <v:shape id="_x0000_i1718" type="#_x0000_t75" style="width:83.2pt;height:84.15pt" o:ole="">
            <v:imagedata r:id="rId786" o:title=""/>
          </v:shape>
          <o:OLEObject Type="Embed" ProgID="Equation.3" ShapeID="_x0000_i1718" DrawAspect="Content" ObjectID="_1698740781" r:id="rId787"/>
        </w:object>
      </w: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>19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1980" w:dyaOrig="1680">
          <v:shape id="_x0000_i1719" type="#_x0000_t75" style="width:99.1pt;height:84.15pt" o:ole="">
            <v:imagedata r:id="rId788" o:title=""/>
          </v:shape>
          <o:OLEObject Type="Embed" ProgID="Equation.3" ShapeID="_x0000_i1719" DrawAspect="Content" ObjectID="_1698740782" r:id="rId789"/>
        </w:objec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     20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1780" w:dyaOrig="1680">
          <v:shape id="_x0000_i1720" type="#_x0000_t75" style="width:88.85pt;height:84.15pt" o:ole="">
            <v:imagedata r:id="rId790" o:title=""/>
          </v:shape>
          <o:OLEObject Type="Embed" ProgID="Equation.3" ShapeID="_x0000_i1720" DrawAspect="Content" ObjectID="_1698740783" r:id="rId791"/>
        </w:object>
      </w: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>21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120" w:dyaOrig="1680">
          <v:shape id="_x0000_i1721" type="#_x0000_t75" style="width:105.65pt;height:84.15pt" o:ole="">
            <v:imagedata r:id="rId792" o:title=""/>
          </v:shape>
          <o:OLEObject Type="Embed" ProgID="Equation.3" ShapeID="_x0000_i1721" DrawAspect="Content" ObjectID="_1698740784" r:id="rId793"/>
        </w:object>
      </w:r>
      <w:r>
        <w:rPr>
          <w:rFonts w:ascii="Times New Roman" w:hAnsi="Times New Roman" w:cs="Times New Roman"/>
          <w:sz w:val="22"/>
          <w:szCs w:val="22"/>
        </w:rPr>
        <w:t xml:space="preserve">  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     22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60" w:dyaOrig="1680">
          <v:shape id="_x0000_i1722" type="#_x0000_t75" style="width:123.45pt;height:84.15pt" o:ole="">
            <v:imagedata r:id="rId794" o:title=""/>
          </v:shape>
          <o:OLEObject Type="Embed" ProgID="Equation.3" ShapeID="_x0000_i1722" DrawAspect="Content" ObjectID="_1698740785" r:id="rId795"/>
        </w:object>
      </w: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23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39" w:dyaOrig="1680">
          <v:shape id="_x0000_i1723" type="#_x0000_t75" style="width:121.55pt;height:84.15pt" o:ole="">
            <v:imagedata r:id="rId796" o:title=""/>
          </v:shape>
          <o:OLEObject Type="Embed" ProgID="Equation.3" ShapeID="_x0000_i1723" DrawAspect="Content" ObjectID="_1698740786" r:id="rId797"/>
        </w:objec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      24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1980" w:dyaOrig="1680">
          <v:shape id="_x0000_i1724" type="#_x0000_t75" style="width:99.1pt;height:84.15pt" o:ole="">
            <v:imagedata r:id="rId798" o:title=""/>
          </v:shape>
          <o:OLEObject Type="Embed" ProgID="Equation.3" ShapeID="_x0000_i1724" DrawAspect="Content" ObjectID="_1698740787" r:id="rId799"/>
        </w:object>
      </w: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>25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60" w:dyaOrig="1680">
          <v:shape id="_x0000_i1725" type="#_x0000_t75" style="width:123.45pt;height:84.15pt" o:ole="">
            <v:imagedata r:id="rId800" o:title=""/>
          </v:shape>
          <o:OLEObject Type="Embed" ProgID="Equation.3" ShapeID="_x0000_i1725" DrawAspect="Content" ObjectID="_1698740788" r:id="rId801"/>
        </w:objec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      26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39" w:dyaOrig="1680">
          <v:shape id="_x0000_i1726" type="#_x0000_t75" style="width:121.55pt;height:84.15pt" o:ole="">
            <v:imagedata r:id="rId802" o:title=""/>
          </v:shape>
          <o:OLEObject Type="Embed" ProgID="Equation.3" ShapeID="_x0000_i1726" DrawAspect="Content" ObjectID="_1698740789" r:id="rId803"/>
        </w:object>
      </w: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>27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260" w:dyaOrig="1680">
          <v:shape id="_x0000_i1727" type="#_x0000_t75" style="width:113.15pt;height:84.15pt" o:ole="">
            <v:imagedata r:id="rId804" o:title=""/>
          </v:shape>
          <o:OLEObject Type="Embed" ProgID="Equation.3" ShapeID="_x0000_i1727" DrawAspect="Content" ObjectID="_1698740790" r:id="rId805"/>
        </w:objec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      28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80" w:dyaOrig="1680">
          <v:shape id="_x0000_i1728" type="#_x0000_t75" style="width:124.35pt;height:84.15pt" o:ole="">
            <v:imagedata r:id="rId806" o:title=""/>
          </v:shape>
          <o:OLEObject Type="Embed" ProgID="Equation.3" ShapeID="_x0000_i1728" DrawAspect="Content" ObjectID="_1698740791" r:id="rId807"/>
        </w:object>
      </w: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>29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280" w:dyaOrig="1680">
          <v:shape id="_x0000_i1729" type="#_x0000_t75" style="width:114.1pt;height:84.15pt" o:ole="">
            <v:imagedata r:id="rId808" o:title=""/>
          </v:shape>
          <o:OLEObject Type="Embed" ProgID="Equation.3" ShapeID="_x0000_i1729" DrawAspect="Content" ObjectID="_1698740792" r:id="rId809"/>
        </w:objec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      30</w:t>
      </w:r>
      <w:r w:rsidRPr="00A4183C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A4183C">
        <w:rPr>
          <w:rFonts w:ascii="Times New Roman" w:hAnsi="Times New Roman" w:cs="Times New Roman"/>
          <w:position w:val="-78"/>
          <w:sz w:val="22"/>
          <w:szCs w:val="22"/>
          <w:lang w:val="en-US"/>
        </w:rPr>
        <w:object w:dxaOrig="2420" w:dyaOrig="1680">
          <v:shape id="_x0000_i1730" type="#_x0000_t75" style="width:120.6pt;height:84.15pt" o:ole="">
            <v:imagedata r:id="rId810" o:title=""/>
          </v:shape>
          <o:OLEObject Type="Embed" ProgID="Equation.3" ShapeID="_x0000_i1730" DrawAspect="Content" ObjectID="_1698740793" r:id="rId811"/>
        </w:object>
      </w: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4183C" w:rsidRPr="00A4183C" w:rsidRDefault="00A4183C" w:rsidP="00A4183C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2A6FEE" w:rsidRDefault="002A6FE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2A6FEE" w:rsidRPr="002A6FEE" w:rsidRDefault="00196761" w:rsidP="002076D9">
      <w:pPr>
        <w:widowControl/>
        <w:autoSpaceDE/>
        <w:autoSpaceDN/>
        <w:adjustRightInd/>
        <w:spacing w:line="233" w:lineRule="auto"/>
        <w:jc w:val="center"/>
        <w:rPr>
          <w:rFonts w:ascii="Times New Roman" w:hAnsi="Times New Roman" w:cs="Times New Roman"/>
          <w:b/>
          <w:bCs/>
          <w:caps/>
          <w:sz w:val="22"/>
          <w:szCs w:val="22"/>
        </w:rPr>
      </w:pPr>
      <w:r>
        <w:rPr>
          <w:rFonts w:ascii="Times New Roman" w:hAnsi="Times New Roman" w:cs="Times New Roman"/>
          <w:b/>
          <w:bCs/>
          <w:caps/>
          <w:sz w:val="22"/>
          <w:szCs w:val="22"/>
        </w:rPr>
        <w:lastRenderedPageBreak/>
        <w:t>6</w:t>
      </w:r>
      <w:r w:rsidR="002A6FEE" w:rsidRPr="002A6FEE">
        <w:rPr>
          <w:rFonts w:ascii="Times New Roman" w:hAnsi="Times New Roman" w:cs="Times New Roman"/>
          <w:b/>
          <w:bCs/>
          <w:caps/>
          <w:sz w:val="22"/>
          <w:szCs w:val="22"/>
        </w:rPr>
        <w:t>. Транспортная задача</w:t>
      </w:r>
      <w:r w:rsidR="002A6FEE">
        <w:rPr>
          <w:rFonts w:ascii="Times New Roman" w:hAnsi="Times New Roman" w:cs="Times New Roman"/>
          <w:b/>
          <w:bCs/>
          <w:caps/>
          <w:sz w:val="22"/>
          <w:szCs w:val="22"/>
        </w:rPr>
        <w:t xml:space="preserve"> </w:t>
      </w:r>
      <w:r w:rsidR="002A6FEE" w:rsidRPr="002A6FEE">
        <w:rPr>
          <w:rFonts w:ascii="Times New Roman" w:hAnsi="Times New Roman" w:cs="Times New Roman"/>
          <w:b/>
          <w:bCs/>
          <w:caps/>
          <w:sz w:val="22"/>
          <w:szCs w:val="22"/>
        </w:rPr>
        <w:t>линейного программирования</w:t>
      </w:r>
    </w:p>
    <w:p w:rsidR="002A6FEE" w:rsidRPr="00DB573C" w:rsidRDefault="00196761" w:rsidP="00DB573C">
      <w:pPr>
        <w:widowControl/>
        <w:autoSpaceDE/>
        <w:autoSpaceDN/>
        <w:adjustRightInd/>
        <w:spacing w:before="120" w:line="233" w:lineRule="auto"/>
        <w:jc w:val="center"/>
        <w:rPr>
          <w:rFonts w:ascii="Times New Roman" w:hAnsi="Times New Roman" w:cs="Times New Roman"/>
          <w:b/>
          <w:spacing w:val="-5"/>
          <w:sz w:val="22"/>
          <w:szCs w:val="22"/>
        </w:rPr>
      </w:pPr>
      <w:r w:rsidRPr="00DB573C">
        <w:rPr>
          <w:rFonts w:ascii="Times New Roman" w:hAnsi="Times New Roman" w:cs="Times New Roman"/>
          <w:b/>
          <w:spacing w:val="-5"/>
          <w:sz w:val="22"/>
          <w:szCs w:val="22"/>
        </w:rPr>
        <w:t>6</w:t>
      </w:r>
      <w:r w:rsidR="002A6FEE" w:rsidRPr="00DB573C">
        <w:rPr>
          <w:rFonts w:ascii="Times New Roman" w:hAnsi="Times New Roman" w:cs="Times New Roman"/>
          <w:b/>
          <w:spacing w:val="-5"/>
          <w:sz w:val="22"/>
          <w:szCs w:val="22"/>
        </w:rPr>
        <w:t>.1. Постановка транспортной задачи и ее математическая модель</w:t>
      </w:r>
    </w:p>
    <w:p w:rsidR="002A6FEE" w:rsidRPr="002A6FEE" w:rsidRDefault="002A6FEE" w:rsidP="00526200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Транспортная задача (ТЗ): некоторый однородный продукт с</w:t>
      </w:r>
      <w:r w:rsidRPr="002A6FE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>средо</w:t>
      </w:r>
      <w:r w:rsidRPr="002A6FEE">
        <w:rPr>
          <w:rFonts w:ascii="Times New Roman" w:hAnsi="Times New Roman" w:cs="Times New Roman"/>
          <w:sz w:val="22"/>
          <w:szCs w:val="22"/>
        </w:rPr>
        <w:softHyphen/>
        <w:t xml:space="preserve">точен у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2A6FEE">
        <w:rPr>
          <w:rFonts w:ascii="Times New Roman" w:hAnsi="Times New Roman" w:cs="Times New Roman"/>
          <w:sz w:val="22"/>
          <w:szCs w:val="22"/>
        </w:rPr>
        <w:t xml:space="preserve"> поставщиков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>, …,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 xml:space="preserve"> в количестве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>, …,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</w:t>
      </w:r>
      <w:r w:rsidRPr="002A6FEE">
        <w:rPr>
          <w:rFonts w:ascii="Times New Roman" w:hAnsi="Times New Roman" w:cs="Times New Roman"/>
          <w:sz w:val="22"/>
          <w:szCs w:val="22"/>
        </w:rPr>
        <w:t xml:space="preserve"> единиц. Его необходимо доставить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 xml:space="preserve"> потребителям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,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>, …, В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 xml:space="preserve">, спрос которых выражается величинами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,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 xml:space="preserve">, …,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 xml:space="preserve"> единиц. 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Известна стоимость с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ij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перевозки единицы груза из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i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-го (</w:t>
      </w:r>
      <w:r w:rsidR="00DB573C" w:rsidRPr="00907DB4">
        <w:rPr>
          <w:rFonts w:ascii="Times New Roman" w:hAnsi="Times New Roman" w:cs="Times New Roman"/>
          <w:i/>
          <w:sz w:val="22"/>
          <w:szCs w:val="22"/>
          <w:lang w:val="en-US"/>
        </w:rPr>
        <w:t>i</w:t>
      </w:r>
      <w:r w:rsidR="00DB573C" w:rsidRPr="007C7B24">
        <w:rPr>
          <w:rFonts w:ascii="Times New Roman" w:hAnsi="Times New Roman" w:cs="Times New Roman"/>
          <w:sz w:val="22"/>
          <w:szCs w:val="22"/>
        </w:rPr>
        <w:t xml:space="preserve"> = </w:t>
      </w:r>
      <w:r w:rsidR="00DB573C" w:rsidRPr="00E05758">
        <w:rPr>
          <w:rFonts w:ascii="Times New Roman" w:hAnsi="Times New Roman"/>
          <w:position w:val="-10"/>
          <w:sz w:val="22"/>
          <w:szCs w:val="22"/>
        </w:rPr>
        <w:object w:dxaOrig="420" w:dyaOrig="380">
          <v:shape id="_x0000_i1731" type="#_x0000_t75" style="width:19.65pt;height:18.7pt" o:ole="">
            <v:imagedata r:id="rId589" o:title=""/>
          </v:shape>
          <o:OLEObject Type="Embed" ProgID="Equation.3" ShapeID="_x0000_i1731" DrawAspect="Content" ObjectID="_1698740794" r:id="rId812"/>
        </w:objec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) пункта отправления в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j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-й (</w:t>
      </w:r>
      <w:r w:rsidR="00DB573C" w:rsidRPr="00DB573C">
        <w:rPr>
          <w:rFonts w:ascii="Times New Roman" w:hAnsi="Times New Roman" w:cs="Times New Roman"/>
          <w:i/>
          <w:spacing w:val="-2"/>
          <w:sz w:val="22"/>
          <w:szCs w:val="22"/>
          <w:lang w:val="en-US"/>
        </w:rPr>
        <w:t>j</w:t>
      </w:r>
      <w:r w:rsidR="00DB573C" w:rsidRPr="007C7B24">
        <w:rPr>
          <w:rFonts w:ascii="Times New Roman" w:hAnsi="Times New Roman" w:cs="Times New Roman"/>
          <w:sz w:val="22"/>
          <w:szCs w:val="22"/>
        </w:rPr>
        <w:t xml:space="preserve"> = </w:t>
      </w:r>
      <w:r w:rsidR="00DB573C" w:rsidRPr="00E05758">
        <w:rPr>
          <w:rFonts w:ascii="Times New Roman" w:hAnsi="Times New Roman"/>
          <w:position w:val="-10"/>
          <w:sz w:val="22"/>
          <w:szCs w:val="22"/>
        </w:rPr>
        <w:object w:dxaOrig="380" w:dyaOrig="380">
          <v:shape id="_x0000_i1732" type="#_x0000_t75" style="width:17.75pt;height:18.7pt" o:ole="">
            <v:imagedata r:id="rId813" o:title=""/>
          </v:shape>
          <o:OLEObject Type="Embed" ProgID="Equation.3" ShapeID="_x0000_i1732" DrawAspect="Content" ObjectID="_1698740795" r:id="rId814"/>
        </w:objec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) пункт назначения. Требуется с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о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ставить план перевозок, который полностью удовлетворяет спрос потребителей в грузе, и при этом суммарные транспортные издер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ж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ки будут минимальными. </w:t>
      </w:r>
      <w:r w:rsidRPr="002A6FEE">
        <w:rPr>
          <w:rFonts w:ascii="Times New Roman" w:hAnsi="Times New Roman" w:cs="Times New Roman"/>
          <w:sz w:val="22"/>
          <w:szCs w:val="22"/>
        </w:rPr>
        <w:t>Для построения математической модели транспортной задачи рассмотрим матрицу.</w:t>
      </w:r>
    </w:p>
    <w:p w:rsidR="002A6FEE" w:rsidRPr="00526200" w:rsidRDefault="002A6FEE" w:rsidP="00526200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Х=</w:t>
      </w:r>
      <w:r w:rsidR="007179F8" w:rsidRPr="00526200">
        <w:rPr>
          <w:rFonts w:ascii="Times New Roman" w:hAnsi="Times New Roman" w:cs="Times New Roman"/>
          <w:position w:val="-68"/>
          <w:sz w:val="22"/>
          <w:szCs w:val="22"/>
        </w:rPr>
        <w:object w:dxaOrig="2400" w:dyaOrig="1480">
          <v:shape id="_x0000_i1733" type="#_x0000_t75" style="width:88.85pt;height:55.15pt" o:ole="">
            <v:imagedata r:id="rId815" o:title=""/>
          </v:shape>
          <o:OLEObject Type="Embed" ProgID="Equation.3" ShapeID="_x0000_i1733" DrawAspect="Content" ObjectID="_1698740796" r:id="rId816"/>
        </w:object>
      </w:r>
      <w:r w:rsidRPr="002A6FEE">
        <w:rPr>
          <w:rFonts w:ascii="Times New Roman" w:hAnsi="Times New Roman" w:cs="Times New Roman"/>
          <w:position w:val="-52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где х</w:t>
      </w:r>
      <w:r w:rsidRPr="00526200">
        <w:rPr>
          <w:rFonts w:ascii="Times New Roman" w:hAnsi="Times New Roman" w:cs="Times New Roman"/>
          <w:i/>
          <w:sz w:val="22"/>
          <w:szCs w:val="22"/>
          <w:vertAlign w:val="subscript"/>
          <w:lang w:val="en-US"/>
        </w:rPr>
        <w:t>ij</w:t>
      </w:r>
      <w:r w:rsidR="00526200" w:rsidRPr="007C7B24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="00526200" w:rsidRPr="007C7B24">
        <w:rPr>
          <w:rFonts w:ascii="Times New Roman" w:hAnsi="Times New Roman" w:cs="Times New Roman"/>
          <w:sz w:val="22"/>
          <w:szCs w:val="22"/>
        </w:rPr>
        <w:t>≥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526200" w:rsidRPr="007C7B24">
        <w:rPr>
          <w:rFonts w:ascii="Times New Roman" w:hAnsi="Times New Roman" w:cs="Times New Roman"/>
          <w:sz w:val="22"/>
          <w:szCs w:val="22"/>
        </w:rPr>
        <w:t xml:space="preserve">0 </w:t>
      </w:r>
      <w:r w:rsidRPr="002A6FEE">
        <w:rPr>
          <w:rFonts w:ascii="Times New Roman" w:hAnsi="Times New Roman" w:cs="Times New Roman"/>
          <w:sz w:val="22"/>
          <w:szCs w:val="22"/>
        </w:rPr>
        <w:t>(</w:t>
      </w:r>
      <w:r w:rsidRPr="00DB573C">
        <w:rPr>
          <w:rFonts w:ascii="Times New Roman" w:hAnsi="Times New Roman" w:cs="Times New Roman"/>
          <w:i/>
          <w:sz w:val="22"/>
          <w:szCs w:val="22"/>
          <w:lang w:val="en-US"/>
        </w:rPr>
        <w:t>i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734" type="#_x0000_t75" style="width:54.25pt;height:16.85pt">
            <v:imagedata r:id="rId817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 xml:space="preserve">) обозначает количество единиц груза, которое необходимо доставить из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2A6FEE">
        <w:rPr>
          <w:rFonts w:ascii="Times New Roman" w:hAnsi="Times New Roman" w:cs="Times New Roman"/>
          <w:sz w:val="22"/>
          <w:szCs w:val="22"/>
        </w:rPr>
        <w:t xml:space="preserve">-го пункта отправления в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j</w:t>
      </w:r>
      <w:r w:rsidRPr="002A6FEE">
        <w:rPr>
          <w:rFonts w:ascii="Times New Roman" w:hAnsi="Times New Roman" w:cs="Times New Roman"/>
          <w:sz w:val="22"/>
          <w:szCs w:val="22"/>
        </w:rPr>
        <w:t xml:space="preserve">-й пункт назначения. Матрицу Х называют </w:t>
      </w:r>
      <w:r w:rsidRPr="00526200">
        <w:rPr>
          <w:rFonts w:ascii="Times New Roman" w:hAnsi="Times New Roman" w:cs="Times New Roman"/>
          <w:spacing w:val="-2"/>
          <w:sz w:val="22"/>
          <w:szCs w:val="22"/>
        </w:rPr>
        <w:t>матрицей перевозок, где х</w:t>
      </w:r>
      <w:r w:rsidR="00C83E51">
        <w:rPr>
          <w:rFonts w:ascii="Times New Roman" w:hAnsi="Times New Roman" w:cs="Times New Roman"/>
          <w:spacing w:val="-2"/>
          <w:position w:val="-16"/>
          <w:sz w:val="22"/>
          <w:szCs w:val="22"/>
        </w:rPr>
        <w:pict>
          <v:shape id="_x0000_i1735" type="#_x0000_t75" style="width:26.2pt;height:17.75pt">
            <v:imagedata r:id="rId818" o:title=""/>
          </v:shape>
        </w:pict>
      </w:r>
      <w:r w:rsidRPr="00526200">
        <w:rPr>
          <w:rFonts w:ascii="Times New Roman" w:hAnsi="Times New Roman" w:cs="Times New Roman"/>
          <w:spacing w:val="-2"/>
          <w:sz w:val="22"/>
          <w:szCs w:val="22"/>
        </w:rPr>
        <w:t xml:space="preserve">Удельные транспортные издержки </w:t>
      </w:r>
      <w:r w:rsidRPr="00526200">
        <w:rPr>
          <w:rFonts w:ascii="Times New Roman" w:hAnsi="Times New Roman" w:cs="Times New Roman"/>
          <w:spacing w:val="-2"/>
          <w:position w:val="-4"/>
          <w:sz w:val="22"/>
          <w:szCs w:val="22"/>
        </w:rPr>
        <w:t xml:space="preserve">(расходы) запишем в форме матрицы С= </w:t>
      </w:r>
      <w:r w:rsidR="00C83E51">
        <w:rPr>
          <w:rFonts w:ascii="Times New Roman" w:hAnsi="Times New Roman" w:cs="Times New Roman"/>
          <w:spacing w:val="-2"/>
          <w:position w:val="-18"/>
          <w:sz w:val="22"/>
          <w:szCs w:val="22"/>
        </w:rPr>
        <w:pict>
          <v:shape id="_x0000_i1736" type="#_x0000_t75" style="width:34.6pt;height:18.7pt">
            <v:imagedata r:id="rId819" o:title=""/>
          </v:shape>
        </w:pict>
      </w:r>
      <w:r w:rsidRPr="0052620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526200">
        <w:rPr>
          <w:rFonts w:ascii="Times New Roman" w:hAnsi="Times New Roman" w:cs="Times New Roman"/>
          <w:spacing w:val="-2"/>
          <w:position w:val="-4"/>
          <w:sz w:val="22"/>
          <w:szCs w:val="22"/>
        </w:rPr>
        <w:t xml:space="preserve">и называется она </w:t>
      </w:r>
      <w:r w:rsidRPr="00526200">
        <w:rPr>
          <w:rFonts w:ascii="Times New Roman" w:hAnsi="Times New Roman" w:cs="Times New Roman"/>
          <w:i/>
          <w:spacing w:val="-2"/>
          <w:sz w:val="22"/>
          <w:szCs w:val="22"/>
        </w:rPr>
        <w:t>матрицей тарифов</w:t>
      </w:r>
      <w:r w:rsidRPr="00526200">
        <w:rPr>
          <w:rFonts w:ascii="Times New Roman" w:hAnsi="Times New Roman" w:cs="Times New Roman"/>
          <w:spacing w:val="-2"/>
          <w:sz w:val="22"/>
          <w:szCs w:val="22"/>
        </w:rPr>
        <w:t>. Для наглядности условия транспортно</w:t>
      </w:r>
      <w:r w:rsidR="00B85E84">
        <w:rPr>
          <w:rFonts w:ascii="Times New Roman" w:hAnsi="Times New Roman" w:cs="Times New Roman"/>
          <w:spacing w:val="-2"/>
          <w:sz w:val="22"/>
          <w:szCs w:val="22"/>
        </w:rPr>
        <w:t xml:space="preserve">й задачи можно записать табл. </w:t>
      </w:r>
      <w:r w:rsidR="00C8175E">
        <w:rPr>
          <w:rFonts w:ascii="Times New Roman" w:hAnsi="Times New Roman" w:cs="Times New Roman"/>
          <w:spacing w:val="-2"/>
          <w:sz w:val="22"/>
          <w:szCs w:val="22"/>
        </w:rPr>
        <w:t>29</w:t>
      </w:r>
      <w:r w:rsidRPr="00526200">
        <w:rPr>
          <w:rFonts w:ascii="Times New Roman" w:hAnsi="Times New Roman" w:cs="Times New Roman"/>
          <w:spacing w:val="-2"/>
          <w:sz w:val="22"/>
          <w:szCs w:val="22"/>
        </w:rPr>
        <w:t>, которая называется распределительной.</w:t>
      </w:r>
    </w:p>
    <w:p w:rsidR="002A6FEE" w:rsidRPr="00B85E84" w:rsidRDefault="00B85E84" w:rsidP="00526200">
      <w:pPr>
        <w:keepNext/>
        <w:widowControl/>
        <w:autoSpaceDE/>
        <w:autoSpaceDN/>
        <w:adjustRightInd/>
        <w:spacing w:line="230" w:lineRule="auto"/>
        <w:ind w:firstLine="397"/>
        <w:jc w:val="right"/>
        <w:outlineLvl w:val="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Таблица </w:t>
      </w:r>
      <w:r w:rsidR="00C8175E">
        <w:rPr>
          <w:rFonts w:ascii="Times New Roman" w:hAnsi="Times New Roman" w:cs="Times New Roman"/>
          <w:sz w:val="22"/>
          <w:szCs w:val="22"/>
        </w:rPr>
        <w:t>29</w:t>
      </w:r>
    </w:p>
    <w:tbl>
      <w:tblPr>
        <w:tblW w:w="477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9"/>
        <w:gridCol w:w="916"/>
        <w:gridCol w:w="961"/>
        <w:gridCol w:w="875"/>
        <w:gridCol w:w="1006"/>
        <w:gridCol w:w="1292"/>
      </w:tblGrid>
      <w:tr w:rsidR="002A6FEE" w:rsidRPr="00526200">
        <w:trPr>
          <w:cantSplit/>
          <w:trHeight w:val="118"/>
          <w:jc w:val="center"/>
        </w:trPr>
        <w:tc>
          <w:tcPr>
            <w:tcW w:w="986" w:type="pct"/>
            <w:vMerge w:val="restart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>Поставщик</w:t>
            </w:r>
          </w:p>
        </w:tc>
        <w:tc>
          <w:tcPr>
            <w:tcW w:w="2970" w:type="pct"/>
            <w:gridSpan w:val="4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>Потребитель</w:t>
            </w:r>
          </w:p>
        </w:tc>
        <w:tc>
          <w:tcPr>
            <w:tcW w:w="1044" w:type="pct"/>
            <w:vMerge w:val="restart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>Запас груза а</w:t>
            </w:r>
            <w:r w:rsidRPr="00526200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</w:tr>
      <w:tr w:rsidR="002A6FEE" w:rsidRPr="00526200">
        <w:trPr>
          <w:cantSplit/>
          <w:trHeight w:val="140"/>
          <w:jc w:val="center"/>
        </w:trPr>
        <w:tc>
          <w:tcPr>
            <w:tcW w:w="986" w:type="pct"/>
            <w:vMerge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9" w:type="pct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52620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80" w:type="pct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52620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11" w:type="pct"/>
            <w:vAlign w:val="center"/>
          </w:tcPr>
          <w:p w:rsidR="002A6FEE" w:rsidRPr="00526200" w:rsidRDefault="00526200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 . .</w:t>
            </w:r>
          </w:p>
        </w:tc>
        <w:tc>
          <w:tcPr>
            <w:tcW w:w="801" w:type="pct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526200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n</w:t>
            </w:r>
          </w:p>
        </w:tc>
        <w:tc>
          <w:tcPr>
            <w:tcW w:w="1044" w:type="pct"/>
            <w:vMerge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526200">
        <w:trPr>
          <w:cantSplit/>
          <w:trHeight w:val="124"/>
          <w:jc w:val="center"/>
        </w:trPr>
        <w:tc>
          <w:tcPr>
            <w:tcW w:w="986" w:type="pct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0" w:type="pct"/>
            <w:gridSpan w:val="4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 xml:space="preserve">Затраты на перевозку </w:t>
            </w:r>
            <w:r w:rsidRPr="0052620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</w:t>
            </w: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 xml:space="preserve"> ед. груза</w:t>
            </w:r>
          </w:p>
        </w:tc>
        <w:tc>
          <w:tcPr>
            <w:tcW w:w="1044" w:type="pct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526200">
        <w:trPr>
          <w:trHeight w:val="451"/>
          <w:jc w:val="center"/>
        </w:trPr>
        <w:tc>
          <w:tcPr>
            <w:tcW w:w="986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737" type="#_x0000_t75" style="width:12.15pt;height:13.1pt">
                  <v:imagedata r:id="rId820" o:title=""/>
                </v:shape>
              </w:pict>
            </w:r>
          </w:p>
        </w:tc>
        <w:tc>
          <w:tcPr>
            <w:tcW w:w="679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38" type="#_x0000_t75" style="width:31.8pt;height:24.3pt">
                  <v:imagedata r:id="rId821" o:title=""/>
                </v:shape>
              </w:pict>
            </w:r>
          </w:p>
        </w:tc>
        <w:tc>
          <w:tcPr>
            <w:tcW w:w="780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39" type="#_x0000_t75" style="width:35.55pt;height:25.25pt">
                  <v:imagedata r:id="rId822" o:title=""/>
                </v:shape>
              </w:pict>
            </w:r>
          </w:p>
        </w:tc>
        <w:tc>
          <w:tcPr>
            <w:tcW w:w="711" w:type="pct"/>
            <w:vAlign w:val="center"/>
          </w:tcPr>
          <w:p w:rsidR="002A6FEE" w:rsidRPr="00526200" w:rsidRDefault="00526200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 . .</w:t>
            </w:r>
          </w:p>
        </w:tc>
        <w:tc>
          <w:tcPr>
            <w:tcW w:w="801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40" type="#_x0000_t75" style="width:33.65pt;height:25.25pt">
                  <v:imagedata r:id="rId823" o:title=""/>
                </v:shape>
              </w:pict>
            </w:r>
          </w:p>
        </w:tc>
        <w:tc>
          <w:tcPr>
            <w:tcW w:w="1044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741" type="#_x0000_t75" style="width:10.3pt;height:13.1pt">
                  <v:imagedata r:id="rId824" o:title=""/>
                </v:shape>
              </w:pict>
            </w:r>
          </w:p>
        </w:tc>
      </w:tr>
      <w:tr w:rsidR="00526200" w:rsidRPr="00526200">
        <w:trPr>
          <w:trHeight w:val="474"/>
          <w:jc w:val="center"/>
        </w:trPr>
        <w:tc>
          <w:tcPr>
            <w:tcW w:w="986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742" type="#_x0000_t75" style="width:11.2pt;height:11.2pt">
                  <v:imagedata r:id="rId825" o:title=""/>
                </v:shape>
              </w:pict>
            </w:r>
          </w:p>
        </w:tc>
        <w:tc>
          <w:tcPr>
            <w:tcW w:w="679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43" type="#_x0000_t75" style="width:34.6pt;height:25.25pt">
                  <v:imagedata r:id="rId826" o:title=""/>
                </v:shape>
              </w:pict>
            </w:r>
          </w:p>
        </w:tc>
        <w:tc>
          <w:tcPr>
            <w:tcW w:w="780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44" type="#_x0000_t75" style="width:33.65pt;height:23.4pt">
                  <v:imagedata r:id="rId827" o:title=""/>
                </v:shape>
              </w:pict>
            </w:r>
          </w:p>
        </w:tc>
        <w:tc>
          <w:tcPr>
            <w:tcW w:w="711" w:type="pct"/>
            <w:vAlign w:val="center"/>
          </w:tcPr>
          <w:p w:rsidR="00526200" w:rsidRDefault="00526200" w:rsidP="00526200">
            <w:pPr>
              <w:jc w:val="center"/>
            </w:pPr>
            <w:r w:rsidRPr="00FC216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 . .</w:t>
            </w:r>
          </w:p>
        </w:tc>
        <w:tc>
          <w:tcPr>
            <w:tcW w:w="801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45" type="#_x0000_t75" style="width:33.65pt;height:24.3pt">
                  <v:imagedata r:id="rId828" o:title=""/>
                </v:shape>
              </w:pict>
            </w:r>
          </w:p>
        </w:tc>
        <w:tc>
          <w:tcPr>
            <w:tcW w:w="1044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746" type="#_x0000_t75" style="width:13.1pt;height:14.95pt">
                  <v:imagedata r:id="rId829" o:title=""/>
                </v:shape>
              </w:pict>
            </w:r>
          </w:p>
        </w:tc>
      </w:tr>
      <w:tr w:rsidR="00526200" w:rsidRPr="00526200">
        <w:trPr>
          <w:trHeight w:val="523"/>
          <w:jc w:val="center"/>
        </w:trPr>
        <w:tc>
          <w:tcPr>
            <w:tcW w:w="986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pict>
                <v:shape id="_x0000_i1747" type="#_x0000_t75" style="width:14.05pt;height:13.1pt">
                  <v:imagedata r:id="rId830" o:title=""/>
                </v:shape>
              </w:pict>
            </w:r>
          </w:p>
        </w:tc>
        <w:tc>
          <w:tcPr>
            <w:tcW w:w="679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48" type="#_x0000_t75" style="width:34.6pt;height:24.3pt">
                  <v:imagedata r:id="rId831" o:title=""/>
                </v:shape>
              </w:pict>
            </w:r>
          </w:p>
        </w:tc>
        <w:tc>
          <w:tcPr>
            <w:tcW w:w="780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49" type="#_x0000_t75" style="width:35.55pt;height:22.45pt">
                  <v:imagedata r:id="rId832" o:title=""/>
                </v:shape>
              </w:pict>
            </w:r>
          </w:p>
        </w:tc>
        <w:tc>
          <w:tcPr>
            <w:tcW w:w="711" w:type="pct"/>
            <w:vAlign w:val="center"/>
          </w:tcPr>
          <w:p w:rsidR="00526200" w:rsidRDefault="00526200" w:rsidP="00526200">
            <w:pPr>
              <w:jc w:val="center"/>
            </w:pPr>
            <w:r w:rsidRPr="00FC216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 . .</w:t>
            </w:r>
          </w:p>
        </w:tc>
        <w:tc>
          <w:tcPr>
            <w:tcW w:w="801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30"/>
                <w:sz w:val="18"/>
                <w:szCs w:val="18"/>
              </w:rPr>
              <w:pict>
                <v:shape id="_x0000_i1750" type="#_x0000_t75" style="width:39.25pt;height:25.25pt">
                  <v:imagedata r:id="rId833" o:title=""/>
                </v:shape>
              </w:pict>
            </w:r>
          </w:p>
        </w:tc>
        <w:tc>
          <w:tcPr>
            <w:tcW w:w="1044" w:type="pct"/>
            <w:vAlign w:val="center"/>
          </w:tcPr>
          <w:p w:rsidR="00526200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pict>
                <v:shape id="_x0000_i1751" type="#_x0000_t75" style="width:13.1pt;height:13.1pt">
                  <v:imagedata r:id="rId834" o:title=""/>
                </v:shape>
              </w:pict>
            </w:r>
          </w:p>
        </w:tc>
      </w:tr>
      <w:tr w:rsidR="002A6FEE" w:rsidRPr="00526200">
        <w:trPr>
          <w:trHeight w:val="132"/>
          <w:jc w:val="center"/>
        </w:trPr>
        <w:tc>
          <w:tcPr>
            <w:tcW w:w="986" w:type="pct"/>
            <w:vAlign w:val="center"/>
          </w:tcPr>
          <w:p w:rsidR="002A6FEE" w:rsidRPr="00526200" w:rsidRDefault="002A6FEE" w:rsidP="00526200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>Потреб</w:t>
            </w:r>
            <w:r w:rsidRPr="00526200">
              <w:rPr>
                <w:rFonts w:ascii="Times New Roman" w:hAnsi="Times New Roman" w:cs="Times New Roman"/>
                <w:sz w:val="18"/>
                <w:szCs w:val="18"/>
              </w:rPr>
              <w:softHyphen/>
              <w:t xml:space="preserve">ность </w:t>
            </w:r>
          </w:p>
          <w:p w:rsidR="002A6FEE" w:rsidRPr="00526200" w:rsidRDefault="002A6FEE" w:rsidP="00526200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26200">
              <w:rPr>
                <w:rFonts w:ascii="Times New Roman" w:hAnsi="Times New Roman" w:cs="Times New Roman"/>
                <w:sz w:val="18"/>
                <w:szCs w:val="18"/>
              </w:rPr>
              <w:t xml:space="preserve">в грузе </w:t>
            </w:r>
            <w:r w:rsidR="00C83E51">
              <w:rPr>
                <w:rFonts w:ascii="Times New Roman" w:hAnsi="Times New Roman" w:cs="Times New Roman"/>
                <w:position w:val="-16"/>
                <w:sz w:val="18"/>
                <w:szCs w:val="18"/>
              </w:rPr>
              <w:pict>
                <v:shape id="_x0000_i1752" type="#_x0000_t75" style="width:11.2pt;height:14.95pt">
                  <v:imagedata r:id="rId835" o:title=""/>
                </v:shape>
              </w:pict>
            </w:r>
          </w:p>
        </w:tc>
        <w:tc>
          <w:tcPr>
            <w:tcW w:w="679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753" type="#_x0000_t75" style="width:10.3pt;height:13.1pt">
                  <v:imagedata r:id="rId836" o:title=""/>
                </v:shape>
              </w:pict>
            </w:r>
          </w:p>
        </w:tc>
        <w:tc>
          <w:tcPr>
            <w:tcW w:w="780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pict>
                <v:shape id="_x0000_i1754" type="#_x0000_t75" style="width:11.2pt;height:13.1pt">
                  <v:imagedata r:id="rId837" o:title=""/>
                </v:shape>
              </w:pict>
            </w:r>
          </w:p>
        </w:tc>
        <w:tc>
          <w:tcPr>
            <w:tcW w:w="711" w:type="pct"/>
            <w:vAlign w:val="center"/>
          </w:tcPr>
          <w:p w:rsidR="002A6FEE" w:rsidRPr="00526200" w:rsidRDefault="00526200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 . .</w:t>
            </w:r>
          </w:p>
        </w:tc>
        <w:tc>
          <w:tcPr>
            <w:tcW w:w="801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pict>
                <v:shape id="_x0000_i1755" type="#_x0000_t75" style="width:11.2pt;height:13.1pt">
                  <v:imagedata r:id="rId838" o:title=""/>
                </v:shape>
              </w:pict>
            </w:r>
          </w:p>
        </w:tc>
        <w:tc>
          <w:tcPr>
            <w:tcW w:w="1044" w:type="pct"/>
            <w:vAlign w:val="center"/>
          </w:tcPr>
          <w:p w:rsidR="002A6FEE" w:rsidRPr="00526200" w:rsidRDefault="00C83E51" w:rsidP="0052620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6"/>
                <w:sz w:val="18"/>
                <w:szCs w:val="18"/>
              </w:rPr>
              <w:pict>
                <v:shape id="_x0000_i1756" type="#_x0000_t75" style="width:43.95pt;height:13.1pt">
                  <v:imagedata r:id="rId839" o:title=""/>
                </v:shape>
              </w:pict>
            </w:r>
          </w:p>
        </w:tc>
      </w:tr>
    </w:tbl>
    <w:p w:rsid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lastRenderedPageBreak/>
        <w:t>Составим математическую модель задачи</w:t>
      </w:r>
      <w:r w:rsidR="00526200">
        <w:rPr>
          <w:rFonts w:ascii="Times New Roman" w:hAnsi="Times New Roman" w:cs="Times New Roman"/>
          <w:sz w:val="22"/>
          <w:szCs w:val="22"/>
        </w:rPr>
        <w:t>: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526200">
        <w:rPr>
          <w:rFonts w:ascii="Times New Roman" w:hAnsi="Times New Roman" w:cs="Times New Roman"/>
          <w:sz w:val="22"/>
          <w:szCs w:val="22"/>
        </w:rPr>
        <w:t>ц</w:t>
      </w:r>
      <w:r w:rsidRPr="002A6FEE">
        <w:rPr>
          <w:rFonts w:ascii="Times New Roman" w:hAnsi="Times New Roman" w:cs="Times New Roman"/>
          <w:sz w:val="22"/>
          <w:szCs w:val="22"/>
        </w:rPr>
        <w:t>ель транспортной задачи – минимизировать общие затраты на перевозки, т</w:t>
      </w:r>
      <w:r w:rsidR="00526200">
        <w:rPr>
          <w:rFonts w:ascii="Times New Roman" w:hAnsi="Times New Roman" w:cs="Times New Roman"/>
          <w:sz w:val="22"/>
          <w:szCs w:val="22"/>
        </w:rPr>
        <w:t>о есть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</w:p>
    <w:p w:rsidR="002A6FEE" w:rsidRPr="002A6FEE" w:rsidRDefault="00526200" w:rsidP="005262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526200">
        <w:rPr>
          <w:rFonts w:ascii="Times New Roman" w:hAnsi="Times New Roman" w:cs="Times New Roman"/>
          <w:position w:val="50"/>
          <w:sz w:val="22"/>
          <w:szCs w:val="22"/>
        </w:rPr>
        <w:t xml:space="preserve">Найти </w:t>
      </w:r>
      <w:r w:rsidR="00C83E51">
        <w:rPr>
          <w:rFonts w:ascii="Times New Roman" w:hAnsi="Times New Roman" w:cs="Times New Roman"/>
          <w:position w:val="-42"/>
          <w:sz w:val="22"/>
          <w:szCs w:val="22"/>
        </w:rPr>
        <w:pict>
          <v:shape id="_x0000_i1757" type="#_x0000_t75" style="width:215.05pt;height:57.05pt">
            <v:imagedata r:id="rId840" o:title=""/>
          </v:shape>
        </w:pic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систему ограничений получаем из следующих условий задачи: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а) все грузы должны быть вывезены, т. е. </w:t>
      </w:r>
      <w:r w:rsidR="00C83E51">
        <w:rPr>
          <w:rFonts w:ascii="Times New Roman" w:hAnsi="Times New Roman" w:cs="Times New Roman"/>
          <w:position w:val="-28"/>
          <w:sz w:val="22"/>
          <w:szCs w:val="22"/>
        </w:rPr>
        <w:pict>
          <v:shape id="_x0000_i1758" type="#_x0000_t75" style="width:76.7pt;height:31.8pt">
            <v:imagedata r:id="rId841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 xml:space="preserve"> (эти уравнения получаются из строк таблицы);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526200">
        <w:rPr>
          <w:rFonts w:ascii="Times New Roman" w:hAnsi="Times New Roman" w:cs="Times New Roman"/>
          <w:position w:val="-12"/>
          <w:sz w:val="22"/>
          <w:szCs w:val="22"/>
        </w:rPr>
        <w:t>б) все потребности должны быть удовлетворены</w:t>
      </w:r>
      <w:r w:rsidRPr="002A6FEE">
        <w:rPr>
          <w:rFonts w:ascii="Times New Roman" w:hAnsi="Times New Roman" w:cs="Times New Roman"/>
          <w:spacing w:val="-6"/>
          <w:position w:val="-12"/>
          <w:sz w:val="22"/>
          <w:szCs w:val="22"/>
        </w:rPr>
        <w:t>, т. е.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34"/>
          <w:sz w:val="22"/>
          <w:szCs w:val="22"/>
        </w:rPr>
        <w:pict>
          <v:shape id="_x0000_i1759" type="#_x0000_t75" style="width:83.2pt;height:35.55pt">
            <v:imagedata r:id="rId842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 xml:space="preserve"> (эти уравнения получаются из столбцов).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526200">
        <w:rPr>
          <w:rFonts w:ascii="Times New Roman" w:hAnsi="Times New Roman" w:cs="Times New Roman"/>
          <w:spacing w:val="-4"/>
          <w:position w:val="-10"/>
          <w:sz w:val="22"/>
          <w:szCs w:val="22"/>
        </w:rPr>
        <w:t>Итак</w:t>
      </w:r>
      <w:r w:rsidR="00526200" w:rsidRPr="00526200">
        <w:rPr>
          <w:rFonts w:ascii="Times New Roman" w:hAnsi="Times New Roman" w:cs="Times New Roman"/>
          <w:spacing w:val="-4"/>
          <w:position w:val="-10"/>
          <w:sz w:val="22"/>
          <w:szCs w:val="22"/>
        </w:rPr>
        <w:t>, система ограничений имеет вид</w:t>
      </w:r>
      <w:r w:rsidRPr="00526200">
        <w:rPr>
          <w:rFonts w:ascii="Times New Roman" w:hAnsi="Times New Roman" w:cs="Times New Roman"/>
          <w:spacing w:val="-4"/>
          <w:position w:val="-10"/>
          <w:sz w:val="22"/>
          <w:szCs w:val="22"/>
        </w:rPr>
        <w:t>:</w:t>
      </w:r>
      <w:r w:rsidRPr="002A6FEE">
        <w:rPr>
          <w:rFonts w:ascii="Times New Roman" w:hAnsi="Times New Roman" w:cs="Times New Roman"/>
          <w:position w:val="-10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760" type="#_x0000_t75" style="width:9.35pt;height:16.85pt">
            <v:imagedata r:id="rId519" o:title=""/>
          </v:shape>
        </w:pict>
      </w:r>
      <w:r w:rsidR="00C83E51">
        <w:rPr>
          <w:rFonts w:ascii="Times New Roman" w:hAnsi="Times New Roman" w:cs="Times New Roman"/>
          <w:position w:val="-36"/>
          <w:sz w:val="22"/>
          <w:szCs w:val="22"/>
        </w:rPr>
        <w:pict>
          <v:shape id="_x0000_i1761" type="#_x0000_t75" style="width:108.45pt;height:29pt">
            <v:imagedata r:id="rId843" o:title=""/>
          </v:shape>
        </w:pict>
      </w:r>
    </w:p>
    <w:p w:rsid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План перевозок Х=</w:t>
      </w:r>
      <w:r w:rsidR="00C83E51">
        <w:rPr>
          <w:rFonts w:ascii="Times New Roman" w:hAnsi="Times New Roman" w:cs="Times New Roman"/>
          <w:position w:val="-18"/>
          <w:sz w:val="22"/>
          <w:szCs w:val="22"/>
        </w:rPr>
        <w:pict>
          <v:shape id="_x0000_i1762" type="#_x0000_t75" style="width:32.75pt;height:16.85pt">
            <v:imagedata r:id="rId844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 xml:space="preserve"> называется допустимым, если он удовле</w:t>
      </w:r>
      <w:r w:rsidRPr="002A6FEE">
        <w:rPr>
          <w:rFonts w:ascii="Times New Roman" w:hAnsi="Times New Roman" w:cs="Times New Roman"/>
          <w:sz w:val="22"/>
          <w:szCs w:val="22"/>
        </w:rPr>
        <w:softHyphen/>
        <w:t xml:space="preserve">творяет системе ограничений </w:t>
      </w:r>
      <w:r w:rsidR="00526200">
        <w:rPr>
          <w:rFonts w:ascii="Times New Roman" w:hAnsi="Times New Roman" w:cs="Times New Roman"/>
          <w:sz w:val="22"/>
          <w:szCs w:val="22"/>
        </w:rPr>
        <w:t>транспортной задачи</w:t>
      </w:r>
      <w:r w:rsidRPr="002A6FEE">
        <w:rPr>
          <w:rFonts w:ascii="Times New Roman" w:hAnsi="Times New Roman" w:cs="Times New Roman"/>
          <w:sz w:val="22"/>
          <w:szCs w:val="22"/>
        </w:rPr>
        <w:t>, а доп</w:t>
      </w:r>
      <w:r w:rsidRPr="002A6FEE">
        <w:rPr>
          <w:rFonts w:ascii="Times New Roman" w:hAnsi="Times New Roman" w:cs="Times New Roman"/>
          <w:sz w:val="22"/>
          <w:szCs w:val="22"/>
        </w:rPr>
        <w:t>у</w:t>
      </w:r>
      <w:r w:rsidRPr="002A6FEE">
        <w:rPr>
          <w:rFonts w:ascii="Times New Roman" w:hAnsi="Times New Roman" w:cs="Times New Roman"/>
          <w:sz w:val="22"/>
          <w:szCs w:val="22"/>
        </w:rPr>
        <w:t>стимый план перевозок, доставляющий минимум целевой фун</w:t>
      </w:r>
      <w:r w:rsidRPr="002A6FEE">
        <w:rPr>
          <w:rFonts w:ascii="Times New Roman" w:hAnsi="Times New Roman" w:cs="Times New Roman"/>
          <w:sz w:val="22"/>
          <w:szCs w:val="22"/>
        </w:rPr>
        <w:t>к</w:t>
      </w:r>
      <w:r w:rsidRPr="002A6FEE">
        <w:rPr>
          <w:rFonts w:ascii="Times New Roman" w:hAnsi="Times New Roman" w:cs="Times New Roman"/>
          <w:sz w:val="22"/>
          <w:szCs w:val="22"/>
        </w:rPr>
        <w:t>ции</w:t>
      </w:r>
      <w:r w:rsidR="00526200">
        <w:rPr>
          <w:rFonts w:ascii="Times New Roman" w:hAnsi="Times New Roman" w:cs="Times New Roman"/>
          <w:sz w:val="22"/>
          <w:szCs w:val="22"/>
        </w:rPr>
        <w:t>,</w:t>
      </w:r>
      <w:r w:rsidRPr="002A6FEE">
        <w:rPr>
          <w:rFonts w:ascii="Times New Roman" w:hAnsi="Times New Roman" w:cs="Times New Roman"/>
          <w:sz w:val="22"/>
          <w:szCs w:val="22"/>
        </w:rPr>
        <w:t xml:space="preserve"> называется оптимальным.</w:t>
      </w:r>
    </w:p>
    <w:p w:rsidR="00526200" w:rsidRPr="002A6FEE" w:rsidRDefault="00526200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Решение транспортной задачи обусловливается следующей теоремой. </w:t>
      </w:r>
    </w:p>
    <w:p w:rsidR="002A6FEE" w:rsidRDefault="002A6FEE" w:rsidP="00F360F2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b/>
          <w:i/>
          <w:sz w:val="22"/>
          <w:szCs w:val="22"/>
        </w:rPr>
        <w:t>Теорема</w:t>
      </w:r>
      <w:r w:rsidR="00526200">
        <w:rPr>
          <w:rFonts w:ascii="Times New Roman" w:hAnsi="Times New Roman" w:cs="Times New Roman"/>
          <w:b/>
          <w:i/>
          <w:sz w:val="22"/>
          <w:szCs w:val="22"/>
        </w:rPr>
        <w:t xml:space="preserve"> </w:t>
      </w:r>
      <w:r w:rsidR="00F360F2">
        <w:rPr>
          <w:rFonts w:ascii="Times New Roman" w:hAnsi="Times New Roman" w:cs="Times New Roman"/>
          <w:sz w:val="22"/>
          <w:szCs w:val="22"/>
        </w:rPr>
        <w:t>(о существование опорного плана).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Pr="00526200">
        <w:rPr>
          <w:rFonts w:ascii="Times New Roman" w:hAnsi="Times New Roman" w:cs="Times New Roman"/>
          <w:sz w:val="22"/>
          <w:szCs w:val="22"/>
        </w:rPr>
        <w:t>Для того чтобы транспортная задача имела допустимые (опорные) планы, необх</w:t>
      </w:r>
      <w:r w:rsidRPr="00526200">
        <w:rPr>
          <w:rFonts w:ascii="Times New Roman" w:hAnsi="Times New Roman" w:cs="Times New Roman"/>
          <w:sz w:val="22"/>
          <w:szCs w:val="22"/>
        </w:rPr>
        <w:t>о</w:t>
      </w:r>
      <w:r w:rsidRPr="00526200">
        <w:rPr>
          <w:rFonts w:ascii="Times New Roman" w:hAnsi="Times New Roman" w:cs="Times New Roman"/>
          <w:sz w:val="22"/>
          <w:szCs w:val="22"/>
        </w:rPr>
        <w:t>димо и достаточно выполнение равенства</w:t>
      </w:r>
      <w:r w:rsidR="00F360F2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38"/>
          <w:sz w:val="22"/>
          <w:szCs w:val="22"/>
        </w:rPr>
        <w:pict>
          <v:shape id="_x0000_i1763" type="#_x0000_t75" style="width:54.25pt;height:31.8pt">
            <v:imagedata r:id="rId845" o:title=""/>
          </v:shape>
        </w:pict>
      </w:r>
      <w:r w:rsidR="00F360F2">
        <w:rPr>
          <w:rFonts w:ascii="Times New Roman" w:hAnsi="Times New Roman" w:cs="Times New Roman"/>
          <w:sz w:val="22"/>
          <w:szCs w:val="22"/>
        </w:rPr>
        <w:t>.</w:t>
      </w:r>
    </w:p>
    <w:p w:rsidR="002A6FEE" w:rsidRPr="00F360F2" w:rsidRDefault="002076D9" w:rsidP="002076D9">
      <w:pPr>
        <w:widowControl/>
        <w:autoSpaceDE/>
        <w:autoSpaceDN/>
        <w:adjustRightInd/>
        <w:spacing w:before="120" w:after="120" w:line="233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6</w:t>
      </w:r>
      <w:r w:rsidR="002A6FEE" w:rsidRPr="00F360F2">
        <w:rPr>
          <w:rFonts w:ascii="Times New Roman" w:hAnsi="Times New Roman" w:cs="Times New Roman"/>
          <w:b/>
          <w:sz w:val="22"/>
          <w:szCs w:val="22"/>
        </w:rPr>
        <w:t>.2. Закрытая и открытая модели транспортной задачи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Модель транспортной задачи называется закрытой, если су</w:t>
      </w:r>
      <w:r w:rsidRPr="002A6FEE">
        <w:rPr>
          <w:rFonts w:ascii="Times New Roman" w:hAnsi="Times New Roman" w:cs="Times New Roman"/>
          <w:sz w:val="22"/>
          <w:szCs w:val="22"/>
        </w:rPr>
        <w:t>м</w:t>
      </w:r>
      <w:r w:rsidRPr="002A6FEE">
        <w:rPr>
          <w:rFonts w:ascii="Times New Roman" w:hAnsi="Times New Roman" w:cs="Times New Roman"/>
          <w:sz w:val="22"/>
          <w:szCs w:val="22"/>
        </w:rPr>
        <w:t>марный объем груза, имеющийся у поставщиков равен суммарно</w:t>
      </w:r>
      <w:r w:rsidR="00B371DF" w:rsidRPr="007C7B24">
        <w:rPr>
          <w:rFonts w:ascii="Times New Roman" w:hAnsi="Times New Roman" w:cs="Times New Roman"/>
          <w:sz w:val="22"/>
          <w:szCs w:val="22"/>
        </w:rPr>
        <w:t>-</w:t>
      </w:r>
      <w:r w:rsidRPr="00B371DF">
        <w:rPr>
          <w:rFonts w:ascii="Times New Roman" w:hAnsi="Times New Roman" w:cs="Times New Roman"/>
          <w:position w:val="-14"/>
          <w:sz w:val="22"/>
          <w:szCs w:val="22"/>
        </w:rPr>
        <w:t>му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Pr="00B371DF">
        <w:rPr>
          <w:rFonts w:ascii="Times New Roman" w:hAnsi="Times New Roman" w:cs="Times New Roman"/>
          <w:position w:val="-14"/>
          <w:sz w:val="22"/>
          <w:szCs w:val="22"/>
        </w:rPr>
        <w:t>спросу по</w:t>
      </w:r>
      <w:r w:rsidRPr="00B371DF">
        <w:rPr>
          <w:rFonts w:ascii="Times New Roman" w:hAnsi="Times New Roman" w:cs="Times New Roman"/>
          <w:position w:val="-14"/>
          <w:sz w:val="22"/>
          <w:szCs w:val="22"/>
        </w:rPr>
        <w:softHyphen/>
      </w:r>
      <w:r w:rsidRPr="002A6FEE">
        <w:rPr>
          <w:rFonts w:ascii="Times New Roman" w:hAnsi="Times New Roman" w:cs="Times New Roman"/>
          <w:position w:val="-14"/>
          <w:sz w:val="22"/>
          <w:szCs w:val="22"/>
        </w:rPr>
        <w:t>требителей, т. е. выполняется равенство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46"/>
          <w:sz w:val="22"/>
          <w:szCs w:val="22"/>
        </w:rPr>
        <w:pict>
          <v:shape id="_x0000_i1764" type="#_x0000_t75" style="width:53.3pt;height:31.8pt">
            <v:imagedata r:id="rId846" o:title=""/>
          </v:shape>
        </w:pict>
      </w:r>
      <w:r w:rsidRPr="002A6FEE">
        <w:rPr>
          <w:rFonts w:ascii="Times New Roman" w:hAnsi="Times New Roman" w:cs="Times New Roman"/>
          <w:position w:val="-14"/>
          <w:sz w:val="22"/>
          <w:szCs w:val="22"/>
        </w:rPr>
        <w:t xml:space="preserve">. </w:t>
      </w:r>
      <w:r w:rsidRPr="00B371DF">
        <w:rPr>
          <w:rFonts w:ascii="Times New Roman" w:hAnsi="Times New Roman" w:cs="Times New Roman"/>
          <w:sz w:val="22"/>
          <w:szCs w:val="22"/>
        </w:rPr>
        <w:t xml:space="preserve">Если для </w:t>
      </w:r>
      <w:r w:rsidR="00B371DF">
        <w:rPr>
          <w:rFonts w:ascii="Times New Roman" w:hAnsi="Times New Roman" w:cs="Times New Roman"/>
          <w:sz w:val="22"/>
          <w:szCs w:val="22"/>
        </w:rPr>
        <w:t>транспортной задачи</w:t>
      </w:r>
      <w:r w:rsidRPr="00B371DF">
        <w:rPr>
          <w:rFonts w:ascii="Times New Roman" w:hAnsi="Times New Roman" w:cs="Times New Roman"/>
          <w:sz w:val="22"/>
          <w:szCs w:val="22"/>
        </w:rPr>
        <w:t xml:space="preserve"> вы</w:t>
      </w:r>
      <w:r w:rsidRPr="002A6FEE">
        <w:rPr>
          <w:rFonts w:ascii="Times New Roman" w:hAnsi="Times New Roman" w:cs="Times New Roman"/>
          <w:sz w:val="22"/>
          <w:szCs w:val="22"/>
        </w:rPr>
        <w:t xml:space="preserve">полняется одно из условий: </w:t>
      </w:r>
    </w:p>
    <w:p w:rsidR="002A6FEE" w:rsidRPr="002A6FEE" w:rsidRDefault="00C83E51" w:rsidP="002A6FEE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4"/>
          <w:sz w:val="22"/>
          <w:szCs w:val="22"/>
        </w:rPr>
        <w:pict>
          <v:shape id="_x0000_i1765" type="#_x0000_t75" style="width:52.35pt;height:31.8pt">
            <v:imagedata r:id="rId847" o:title=""/>
          </v:shape>
        </w:pict>
      </w:r>
      <w:r w:rsidR="00B371DF" w:rsidRPr="00B371DF">
        <w:rPr>
          <w:rFonts w:ascii="Times New Roman" w:hAnsi="Times New Roman" w:cs="Times New Roman"/>
          <w:position w:val="-6"/>
          <w:sz w:val="22"/>
          <w:szCs w:val="22"/>
        </w:rPr>
        <w:t>или</w:t>
      </w:r>
      <w:r w:rsidR="002A6FEE" w:rsidRPr="00B371DF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  <w:r w:rsidR="002A6FEE" w:rsidRPr="002A6FEE">
        <w:rPr>
          <w:rFonts w:ascii="Times New Roman" w:hAnsi="Times New Roman" w:cs="Times New Roman"/>
          <w:position w:val="-8"/>
          <w:sz w:val="22"/>
          <w:szCs w:val="22"/>
        </w:rPr>
        <w:t xml:space="preserve">                   </w:t>
      </w:r>
      <w:r w:rsidR="00B85E84">
        <w:rPr>
          <w:rFonts w:ascii="Times New Roman" w:hAnsi="Times New Roman" w:cs="Times New Roman"/>
          <w:position w:val="-8"/>
          <w:sz w:val="22"/>
          <w:szCs w:val="22"/>
        </w:rPr>
        <w:t xml:space="preserve">                               (</w:t>
      </w:r>
      <w:r w:rsidR="002A6FEE" w:rsidRPr="002A6FEE">
        <w:rPr>
          <w:rFonts w:ascii="Times New Roman" w:hAnsi="Times New Roman" w:cs="Times New Roman"/>
          <w:position w:val="-8"/>
          <w:sz w:val="22"/>
          <w:szCs w:val="22"/>
        </w:rPr>
        <w:t>1</w:t>
      </w:r>
      <w:r w:rsidR="00B85E84">
        <w:rPr>
          <w:rFonts w:ascii="Times New Roman" w:hAnsi="Times New Roman" w:cs="Times New Roman"/>
          <w:position w:val="-8"/>
          <w:sz w:val="22"/>
          <w:szCs w:val="22"/>
        </w:rPr>
        <w:t>5</w:t>
      </w:r>
      <w:r w:rsidR="002A6FEE" w:rsidRPr="002A6FEE">
        <w:rPr>
          <w:rFonts w:ascii="Times New Roman" w:hAnsi="Times New Roman" w:cs="Times New Roman"/>
          <w:position w:val="-8"/>
          <w:sz w:val="22"/>
          <w:szCs w:val="22"/>
        </w:rPr>
        <w:t>)</w:t>
      </w:r>
    </w:p>
    <w:p w:rsidR="002A6FEE" w:rsidRPr="002A6FEE" w:rsidRDefault="00C83E51" w:rsidP="002A6FEE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4"/>
          <w:sz w:val="22"/>
          <w:szCs w:val="22"/>
        </w:rPr>
        <w:lastRenderedPageBreak/>
        <w:pict>
          <v:shape id="_x0000_i1766" type="#_x0000_t75" style="width:51.45pt;height:31.8pt">
            <v:imagedata r:id="rId848" o:title=""/>
          </v:shape>
        </w:pict>
      </w:r>
      <w:r w:rsidR="002A6FEE" w:rsidRPr="002A6FEE">
        <w:rPr>
          <w:rFonts w:ascii="Times New Roman" w:hAnsi="Times New Roman" w:cs="Times New Roman"/>
          <w:position w:val="-8"/>
          <w:sz w:val="22"/>
          <w:szCs w:val="22"/>
        </w:rPr>
        <w:t xml:space="preserve">,           </w:t>
      </w:r>
      <w:r w:rsidR="002A6FEE" w:rsidRPr="007C7B24">
        <w:rPr>
          <w:rFonts w:ascii="Times New Roman" w:hAnsi="Times New Roman" w:cs="Times New Roman"/>
          <w:position w:val="-8"/>
          <w:sz w:val="22"/>
          <w:szCs w:val="22"/>
        </w:rPr>
        <w:t xml:space="preserve">        </w:t>
      </w:r>
      <w:r w:rsidR="002A6FEE" w:rsidRPr="002A6FEE">
        <w:rPr>
          <w:rFonts w:ascii="Times New Roman" w:hAnsi="Times New Roman" w:cs="Times New Roman"/>
          <w:position w:val="-8"/>
          <w:sz w:val="22"/>
          <w:szCs w:val="22"/>
        </w:rPr>
        <w:t xml:space="preserve">              </w:t>
      </w:r>
      <w:r w:rsidR="00B85E84">
        <w:rPr>
          <w:rFonts w:ascii="Times New Roman" w:hAnsi="Times New Roman" w:cs="Times New Roman"/>
          <w:position w:val="-8"/>
          <w:sz w:val="22"/>
          <w:szCs w:val="22"/>
        </w:rPr>
        <w:t xml:space="preserve">                 (16</w:t>
      </w:r>
      <w:r w:rsidR="002A6FEE" w:rsidRPr="002A6FEE">
        <w:rPr>
          <w:rFonts w:ascii="Times New Roman" w:hAnsi="Times New Roman" w:cs="Times New Roman"/>
          <w:position w:val="-8"/>
          <w:sz w:val="22"/>
          <w:szCs w:val="22"/>
        </w:rPr>
        <w:t>)</w:t>
      </w:r>
    </w:p>
    <w:p w:rsidR="00B371DF" w:rsidRDefault="002A6FEE" w:rsidP="00B371DF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то модель задачи называется открытой. Для того чтобы решить </w:t>
      </w:r>
      <w:r w:rsidR="00B371DF">
        <w:rPr>
          <w:rFonts w:ascii="Times New Roman" w:hAnsi="Times New Roman" w:cs="Times New Roman"/>
          <w:spacing w:val="-4"/>
          <w:sz w:val="22"/>
          <w:szCs w:val="22"/>
        </w:rPr>
        <w:t>транспортную задачу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 с открытой моделью, надо преобразовать ее в закрытую. Если дано условие</w:t>
      </w:r>
      <w:r w:rsidRPr="002A6FEE">
        <w:rPr>
          <w:rFonts w:ascii="Times New Roman" w:hAnsi="Times New Roman" w:cs="Times New Roman"/>
          <w:sz w:val="22"/>
          <w:szCs w:val="22"/>
        </w:rPr>
        <w:t xml:space="preserve"> (7.1), то необходимо ввести фикти</w:t>
      </w:r>
      <w:r w:rsidRPr="002A6FEE">
        <w:rPr>
          <w:rFonts w:ascii="Times New Roman" w:hAnsi="Times New Roman" w:cs="Times New Roman"/>
          <w:sz w:val="22"/>
          <w:szCs w:val="22"/>
        </w:rPr>
        <w:t>в</w:t>
      </w:r>
      <w:r w:rsidRPr="002A6FEE">
        <w:rPr>
          <w:rFonts w:ascii="Times New Roman" w:hAnsi="Times New Roman" w:cs="Times New Roman"/>
          <w:sz w:val="22"/>
          <w:szCs w:val="22"/>
        </w:rPr>
        <w:t>ный (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 xml:space="preserve"> + 1) пункт назначения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+1</w:t>
      </w:r>
      <w:r w:rsidRPr="002A6FEE">
        <w:rPr>
          <w:rFonts w:ascii="Times New Roman" w:hAnsi="Times New Roman" w:cs="Times New Roman"/>
          <w:sz w:val="22"/>
          <w:szCs w:val="22"/>
        </w:rPr>
        <w:t>, т. е в матрице задачи вводится дополнительный столбец. Спрос фиктивного по</w:t>
      </w:r>
      <w:r w:rsidRPr="00B371DF">
        <w:rPr>
          <w:rFonts w:ascii="Times New Roman" w:hAnsi="Times New Roman" w:cs="Times New Roman"/>
          <w:sz w:val="22"/>
          <w:szCs w:val="22"/>
        </w:rPr>
        <w:t>требителя</w:t>
      </w:r>
      <w:r w:rsidRPr="002A6FEE">
        <w:rPr>
          <w:rFonts w:ascii="Times New Roman" w:hAnsi="Times New Roman" w:cs="Times New Roman"/>
          <w:position w:val="-14"/>
          <w:sz w:val="22"/>
          <w:szCs w:val="22"/>
        </w:rPr>
        <w:t xml:space="preserve"> </w:t>
      </w:r>
      <w:r w:rsidRPr="00B371DF">
        <w:rPr>
          <w:rFonts w:ascii="Times New Roman" w:hAnsi="Times New Roman" w:cs="Times New Roman"/>
          <w:sz w:val="22"/>
          <w:szCs w:val="22"/>
        </w:rPr>
        <w:t>полага</w:t>
      </w:r>
      <w:r w:rsidR="00B371DF" w:rsidRPr="00B371DF">
        <w:rPr>
          <w:rFonts w:ascii="Times New Roman" w:hAnsi="Times New Roman" w:cs="Times New Roman"/>
          <w:sz w:val="22"/>
          <w:szCs w:val="22"/>
        </w:rPr>
        <w:t>-</w:t>
      </w:r>
      <w:r w:rsidRPr="00B371DF">
        <w:rPr>
          <w:rFonts w:ascii="Times New Roman" w:hAnsi="Times New Roman" w:cs="Times New Roman"/>
          <w:spacing w:val="-4"/>
          <w:position w:val="-14"/>
          <w:sz w:val="22"/>
          <w:szCs w:val="22"/>
        </w:rPr>
        <w:t xml:space="preserve">ют равным не балансу, т. е. </w:t>
      </w:r>
      <w:r w:rsidRPr="00B371DF">
        <w:rPr>
          <w:rFonts w:ascii="Times New Roman" w:hAnsi="Times New Roman" w:cs="Times New Roman"/>
          <w:spacing w:val="-4"/>
          <w:position w:val="-14"/>
          <w:sz w:val="22"/>
          <w:szCs w:val="22"/>
          <w:lang w:val="en-US"/>
        </w:rPr>
        <w:t>b</w:t>
      </w:r>
      <w:r w:rsidRPr="00B371DF">
        <w:rPr>
          <w:rFonts w:ascii="Times New Roman" w:hAnsi="Times New Roman" w:cs="Times New Roman"/>
          <w:spacing w:val="-4"/>
          <w:position w:val="-14"/>
          <w:sz w:val="22"/>
          <w:szCs w:val="22"/>
          <w:vertAlign w:val="subscript"/>
          <w:lang w:val="en-US"/>
        </w:rPr>
        <w:t>n</w:t>
      </w:r>
      <w:r w:rsidRPr="00B371DF">
        <w:rPr>
          <w:rFonts w:ascii="Times New Roman" w:hAnsi="Times New Roman" w:cs="Times New Roman"/>
          <w:spacing w:val="-4"/>
          <w:position w:val="-14"/>
          <w:sz w:val="22"/>
          <w:szCs w:val="22"/>
          <w:vertAlign w:val="subscript"/>
        </w:rPr>
        <w:t>+1</w:t>
      </w:r>
      <w:r w:rsidRPr="00B371DF">
        <w:rPr>
          <w:rFonts w:ascii="Times New Roman" w:hAnsi="Times New Roman" w:cs="Times New Roman"/>
          <w:spacing w:val="-4"/>
          <w:position w:val="-14"/>
          <w:sz w:val="22"/>
          <w:szCs w:val="22"/>
        </w:rPr>
        <w:t xml:space="preserve"> = </w:t>
      </w:r>
      <w:r w:rsidR="00C83E51">
        <w:rPr>
          <w:rFonts w:ascii="Times New Roman" w:hAnsi="Times New Roman" w:cs="Times New Roman"/>
          <w:spacing w:val="-4"/>
          <w:position w:val="-46"/>
          <w:sz w:val="22"/>
          <w:szCs w:val="22"/>
        </w:rPr>
        <w:pict>
          <v:shape id="_x0000_i1767" type="#_x0000_t75" style="width:44.9pt;height:31.8pt">
            <v:imagedata r:id="rId849" o:title=""/>
          </v:shape>
        </w:pict>
      </w:r>
      <w:r w:rsidRPr="00B371DF">
        <w:rPr>
          <w:rFonts w:ascii="Times New Roman" w:hAnsi="Times New Roman" w:cs="Times New Roman"/>
          <w:spacing w:val="-4"/>
          <w:position w:val="-14"/>
          <w:sz w:val="22"/>
          <w:szCs w:val="22"/>
        </w:rPr>
        <w:t>, а все тарифы равными</w:t>
      </w:r>
      <w:r w:rsidRPr="00B371DF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B371DF">
        <w:rPr>
          <w:rFonts w:ascii="Times New Roman" w:hAnsi="Times New Roman" w:cs="Times New Roman"/>
          <w:spacing w:val="-4"/>
          <w:position w:val="-14"/>
          <w:sz w:val="22"/>
          <w:szCs w:val="22"/>
        </w:rPr>
        <w:t>0,</w:t>
      </w:r>
      <w:r w:rsidRPr="00B371DF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т. е. С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i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,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n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+1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= 0 (</w:t>
      </w:r>
      <w:r w:rsidR="00C83E51">
        <w:rPr>
          <w:rFonts w:ascii="Times New Roman" w:hAnsi="Times New Roman" w:cs="Times New Roman"/>
          <w:spacing w:val="-2"/>
          <w:position w:val="-10"/>
          <w:sz w:val="22"/>
          <w:szCs w:val="22"/>
          <w:lang w:val="en-US"/>
        </w:rPr>
        <w:pict>
          <v:shape id="_x0000_i1768" type="#_x0000_t75" style="width:35.55pt;height:17.75pt">
            <v:imagedata r:id="rId850" o:title=""/>
          </v:shape>
        </w:pic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). </w:t>
      </w:r>
    </w:p>
    <w:p w:rsidR="002A6FEE" w:rsidRPr="002A6FEE" w:rsidRDefault="002A6FEE" w:rsidP="00B371DF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sz w:val="22"/>
          <w:szCs w:val="22"/>
        </w:rPr>
        <w:t>Аналогичн</w:t>
      </w:r>
      <w:r w:rsidR="00B85E84">
        <w:rPr>
          <w:rFonts w:ascii="Times New Roman" w:hAnsi="Times New Roman" w:cs="Times New Roman"/>
          <w:spacing w:val="-2"/>
          <w:sz w:val="22"/>
          <w:szCs w:val="22"/>
        </w:rPr>
        <w:t>о, если дано в задаче условие (16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): вводится фиктив</w:t>
      </w:r>
      <w:r w:rsidR="00B371DF">
        <w:rPr>
          <w:rFonts w:ascii="Times New Roman" w:hAnsi="Times New Roman" w:cs="Times New Roman"/>
          <w:spacing w:val="-2"/>
          <w:sz w:val="22"/>
          <w:szCs w:val="22"/>
        </w:rPr>
        <w:t>-</w:t>
      </w:r>
      <w:r w:rsidRPr="00B371DF">
        <w:rPr>
          <w:rFonts w:ascii="Times New Roman" w:hAnsi="Times New Roman" w:cs="Times New Roman"/>
          <w:spacing w:val="-2"/>
          <w:position w:val="-14"/>
          <w:sz w:val="22"/>
          <w:szCs w:val="22"/>
        </w:rPr>
        <w:t xml:space="preserve">ный поставщик </w:t>
      </w:r>
      <w:r w:rsidR="00B371DF" w:rsidRPr="00B371DF">
        <w:rPr>
          <w:rFonts w:ascii="Times New Roman" w:hAnsi="Times New Roman" w:cs="Times New Roman"/>
          <w:spacing w:val="-2"/>
          <w:position w:val="-14"/>
          <w:sz w:val="22"/>
          <w:szCs w:val="22"/>
        </w:rPr>
        <w:t>А</w:t>
      </w:r>
      <w:r w:rsidRPr="00B371DF">
        <w:rPr>
          <w:rFonts w:ascii="Times New Roman" w:hAnsi="Times New Roman" w:cs="Times New Roman"/>
          <w:spacing w:val="-2"/>
          <w:position w:val="-14"/>
          <w:sz w:val="22"/>
          <w:szCs w:val="22"/>
          <w:vertAlign w:val="subscript"/>
        </w:rPr>
        <w:t>m+1</w:t>
      </w:r>
      <w:r w:rsidRPr="00B371DF">
        <w:rPr>
          <w:rFonts w:ascii="Times New Roman" w:hAnsi="Times New Roman" w:cs="Times New Roman"/>
          <w:spacing w:val="-2"/>
          <w:position w:val="-14"/>
          <w:sz w:val="22"/>
          <w:szCs w:val="22"/>
        </w:rPr>
        <w:t>, запас груза которого ра</w:t>
      </w:r>
      <w:r w:rsidRPr="002A6FEE">
        <w:rPr>
          <w:rFonts w:ascii="Times New Roman" w:hAnsi="Times New Roman" w:cs="Times New Roman"/>
          <w:spacing w:val="-2"/>
          <w:position w:val="-14"/>
          <w:sz w:val="22"/>
          <w:szCs w:val="22"/>
        </w:rPr>
        <w:t>вен А</w:t>
      </w:r>
      <w:r w:rsidRPr="002A6FEE">
        <w:rPr>
          <w:rFonts w:ascii="Times New Roman" w:hAnsi="Times New Roman" w:cs="Times New Roman"/>
          <w:spacing w:val="-2"/>
          <w:position w:val="-14"/>
          <w:sz w:val="22"/>
          <w:szCs w:val="22"/>
          <w:vertAlign w:val="subscript"/>
          <w:lang w:val="en-US"/>
        </w:rPr>
        <w:t>m</w:t>
      </w:r>
      <w:r w:rsidRPr="002A6FEE">
        <w:rPr>
          <w:rFonts w:ascii="Times New Roman" w:hAnsi="Times New Roman" w:cs="Times New Roman"/>
          <w:spacing w:val="-2"/>
          <w:position w:val="-14"/>
          <w:sz w:val="22"/>
          <w:szCs w:val="22"/>
          <w:vertAlign w:val="subscript"/>
        </w:rPr>
        <w:t>+1</w:t>
      </w:r>
      <w:r w:rsidRPr="002A6FEE">
        <w:rPr>
          <w:rFonts w:ascii="Times New Roman" w:hAnsi="Times New Roman" w:cs="Times New Roman"/>
          <w:spacing w:val="-2"/>
          <w:position w:val="-14"/>
          <w:sz w:val="22"/>
          <w:szCs w:val="22"/>
        </w:rPr>
        <w:t xml:space="preserve">= </w:t>
      </w:r>
      <w:r w:rsidR="00C83E51">
        <w:rPr>
          <w:rFonts w:ascii="Times New Roman" w:hAnsi="Times New Roman" w:cs="Times New Roman"/>
          <w:spacing w:val="-2"/>
          <w:position w:val="-38"/>
          <w:sz w:val="22"/>
          <w:szCs w:val="22"/>
        </w:rPr>
        <w:pict>
          <v:shape id="_x0000_i1769" type="#_x0000_t75" style="width:20.55pt;height:27.1pt">
            <v:imagedata r:id="rId851" o:title=""/>
          </v:shape>
        </w:pict>
      </w:r>
      <w:r w:rsidRPr="002A6FEE">
        <w:rPr>
          <w:rFonts w:ascii="Times New Roman" w:hAnsi="Times New Roman" w:cs="Times New Roman"/>
          <w:spacing w:val="-2"/>
          <w:position w:val="-14"/>
          <w:sz w:val="22"/>
          <w:szCs w:val="22"/>
        </w:rPr>
        <w:t xml:space="preserve"> - </w:t>
      </w:r>
      <w:r w:rsidR="00C83E51">
        <w:rPr>
          <w:rFonts w:ascii="Times New Roman" w:hAnsi="Times New Roman" w:cs="Times New Roman"/>
          <w:spacing w:val="-2"/>
          <w:position w:val="-34"/>
          <w:sz w:val="22"/>
          <w:szCs w:val="22"/>
        </w:rPr>
        <w:pict>
          <v:shape id="_x0000_i1770" type="#_x0000_t75" style="width:20.55pt;height:27.1pt">
            <v:imagedata r:id="rId852" o:title=""/>
          </v:shape>
        </w:pict>
      </w:r>
      <w:r w:rsidRPr="002A6FEE">
        <w:rPr>
          <w:rFonts w:ascii="Times New Roman" w:hAnsi="Times New Roman" w:cs="Times New Roman"/>
          <w:spacing w:val="-2"/>
          <w:position w:val="-14"/>
          <w:sz w:val="22"/>
          <w:szCs w:val="22"/>
        </w:rPr>
        <w:t xml:space="preserve">, </w:t>
      </w:r>
      <w:r w:rsidRPr="00B371DF">
        <w:rPr>
          <w:rFonts w:ascii="Times New Roman" w:hAnsi="Times New Roman" w:cs="Times New Roman"/>
          <w:spacing w:val="-2"/>
          <w:position w:val="-14"/>
          <w:sz w:val="22"/>
          <w:szCs w:val="22"/>
        </w:rPr>
        <w:t>а</w:t>
      </w:r>
      <w:r w:rsidRPr="00B371DF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B371DF">
        <w:rPr>
          <w:rFonts w:ascii="Times New Roman" w:hAnsi="Times New Roman" w:cs="Times New Roman"/>
          <w:sz w:val="22"/>
          <w:szCs w:val="22"/>
        </w:rPr>
        <w:t>тарифы распределительной таблицы равны 0, т</w:t>
      </w:r>
      <w:r w:rsidR="00B371DF" w:rsidRPr="00B371DF">
        <w:rPr>
          <w:rFonts w:ascii="Times New Roman" w:hAnsi="Times New Roman" w:cs="Times New Roman"/>
          <w:sz w:val="22"/>
          <w:szCs w:val="22"/>
        </w:rPr>
        <w:t>о</w:t>
      </w:r>
      <w:r w:rsidRPr="00B371DF">
        <w:rPr>
          <w:rFonts w:ascii="Times New Roman" w:hAnsi="Times New Roman" w:cs="Times New Roman"/>
          <w:sz w:val="22"/>
          <w:szCs w:val="22"/>
        </w:rPr>
        <w:t xml:space="preserve"> е</w:t>
      </w:r>
      <w:r w:rsidR="00B371DF" w:rsidRPr="00B371DF">
        <w:rPr>
          <w:rFonts w:ascii="Times New Roman" w:hAnsi="Times New Roman" w:cs="Times New Roman"/>
          <w:sz w:val="22"/>
          <w:szCs w:val="22"/>
        </w:rPr>
        <w:t>сть</w:t>
      </w:r>
      <w:r w:rsidRPr="00B371DF">
        <w:rPr>
          <w:rFonts w:ascii="Times New Roman" w:hAnsi="Times New Roman" w:cs="Times New Roman"/>
          <w:sz w:val="22"/>
          <w:szCs w:val="22"/>
        </w:rPr>
        <w:t xml:space="preserve"> С</w:t>
      </w:r>
      <w:r w:rsidRPr="00B371DF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m</w:t>
      </w:r>
      <w:r w:rsidRPr="00B371DF">
        <w:rPr>
          <w:rFonts w:ascii="Times New Roman" w:hAnsi="Times New Roman" w:cs="Times New Roman"/>
          <w:sz w:val="22"/>
          <w:szCs w:val="22"/>
          <w:vertAlign w:val="subscript"/>
        </w:rPr>
        <w:t>+1,</w:t>
      </w:r>
      <w:r w:rsidRPr="00B371DF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j</w:t>
      </w:r>
      <w:r w:rsidRPr="00B371DF">
        <w:rPr>
          <w:rFonts w:ascii="Times New Roman" w:hAnsi="Times New Roman" w:cs="Times New Roman"/>
          <w:sz w:val="22"/>
          <w:szCs w:val="22"/>
        </w:rPr>
        <w:t xml:space="preserve"> = 0</w:t>
      </w:r>
      <w:r w:rsidRPr="00B371DF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="00B371DF">
        <w:rPr>
          <w:rFonts w:ascii="Times New Roman" w:hAnsi="Times New Roman" w:cs="Times New Roman"/>
          <w:spacing w:val="-4"/>
          <w:sz w:val="22"/>
          <w:szCs w:val="22"/>
        </w:rPr>
        <w:t xml:space="preserve">           </w:t>
      </w:r>
      <w:r w:rsidRPr="00B371DF">
        <w:rPr>
          <w:rFonts w:ascii="Times New Roman" w:hAnsi="Times New Roman" w:cs="Times New Roman"/>
          <w:spacing w:val="-4"/>
          <w:sz w:val="22"/>
          <w:szCs w:val="22"/>
        </w:rPr>
        <w:t>(</w:t>
      </w:r>
      <w:r w:rsidRPr="00B371DF">
        <w:rPr>
          <w:rFonts w:ascii="Times New Roman" w:hAnsi="Times New Roman" w:cs="Times New Roman"/>
          <w:spacing w:val="-4"/>
          <w:sz w:val="22"/>
          <w:szCs w:val="22"/>
          <w:lang w:val="en-US"/>
        </w:rPr>
        <w:t>j</w:t>
      </w:r>
      <w:r w:rsidRPr="00B371DF">
        <w:rPr>
          <w:rFonts w:ascii="Times New Roman" w:hAnsi="Times New Roman" w:cs="Times New Roman"/>
          <w:spacing w:val="-4"/>
          <w:sz w:val="22"/>
          <w:szCs w:val="22"/>
        </w:rPr>
        <w:t xml:space="preserve"> =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0"/>
          <w:sz w:val="22"/>
          <w:szCs w:val="22"/>
        </w:rPr>
        <w:pict>
          <v:shape id="_x0000_i1771" type="#_x0000_t75" style="width:14.95pt;height:15.9pt">
            <v:imagedata r:id="rId853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>).</w:t>
      </w:r>
    </w:p>
    <w:p w:rsidR="002A6FEE" w:rsidRPr="002A6FEE" w:rsidRDefault="002A6FEE" w:rsidP="00B371DF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При преобразовании открытой задачи в закрытую целевая функция не меняется, т. к. все слагаемые, соответствующие д</w:t>
      </w:r>
      <w:r w:rsidRPr="002A6FE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>полнительным пе</w:t>
      </w:r>
      <w:r w:rsidRPr="002A6FEE">
        <w:rPr>
          <w:rFonts w:ascii="Times New Roman" w:hAnsi="Times New Roman" w:cs="Times New Roman"/>
          <w:sz w:val="22"/>
          <w:szCs w:val="22"/>
        </w:rPr>
        <w:softHyphen/>
        <w:t>ревозкам, равны 0.</w:t>
      </w:r>
    </w:p>
    <w:p w:rsidR="002A6FEE" w:rsidRPr="00B371DF" w:rsidRDefault="002076D9" w:rsidP="002076D9">
      <w:pPr>
        <w:widowControl/>
        <w:autoSpaceDE/>
        <w:autoSpaceDN/>
        <w:adjustRightInd/>
        <w:spacing w:before="120" w:after="120" w:line="23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6</w:t>
      </w:r>
      <w:r w:rsidR="002A6FEE" w:rsidRPr="00B371DF">
        <w:rPr>
          <w:rFonts w:ascii="Times New Roman" w:hAnsi="Times New Roman" w:cs="Times New Roman"/>
          <w:b/>
          <w:sz w:val="22"/>
          <w:szCs w:val="22"/>
        </w:rPr>
        <w:t>.3. Построение исходного опорного плана</w:t>
      </w:r>
    </w:p>
    <w:p w:rsidR="00B371DF" w:rsidRPr="007C7B24" w:rsidRDefault="002A6FEE" w:rsidP="00B371DF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Построение опорных планов</w:t>
      </w:r>
      <w:r w:rsidR="00B371DF">
        <w:rPr>
          <w:rFonts w:ascii="Times New Roman" w:hAnsi="Times New Roman" w:cs="Times New Roman"/>
          <w:sz w:val="22"/>
          <w:szCs w:val="22"/>
        </w:rPr>
        <w:t xml:space="preserve">, а также из преобразование </w:t>
      </w:r>
      <w:r w:rsidRPr="002A6FEE">
        <w:rPr>
          <w:rFonts w:ascii="Times New Roman" w:hAnsi="Times New Roman" w:cs="Times New Roman"/>
          <w:sz w:val="22"/>
          <w:szCs w:val="22"/>
        </w:rPr>
        <w:t xml:space="preserve">будем </w:t>
      </w:r>
      <w:r w:rsidRPr="00B371DF">
        <w:rPr>
          <w:rFonts w:ascii="Times New Roman" w:hAnsi="Times New Roman" w:cs="Times New Roman"/>
          <w:spacing w:val="-4"/>
          <w:sz w:val="22"/>
          <w:szCs w:val="22"/>
        </w:rPr>
        <w:t>производить в распределитель</w:t>
      </w:r>
      <w:r w:rsidRPr="00B371DF">
        <w:rPr>
          <w:rFonts w:ascii="Times New Roman" w:hAnsi="Times New Roman" w:cs="Times New Roman"/>
          <w:spacing w:val="-4"/>
          <w:sz w:val="22"/>
          <w:szCs w:val="22"/>
        </w:rPr>
        <w:softHyphen/>
        <w:t>ной таблице. Если переменная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772" type="#_x0000_t75" style="width:31.8pt;height:15.9pt">
            <v:imagedata r:id="rId854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>, то это число записываем в клетку (</w:t>
      </w:r>
      <w:r w:rsidR="00B371DF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2A6FEE">
        <w:rPr>
          <w:rFonts w:ascii="Times New Roman" w:hAnsi="Times New Roman" w:cs="Times New Roman"/>
          <w:sz w:val="22"/>
          <w:szCs w:val="22"/>
        </w:rPr>
        <w:t xml:space="preserve">,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k</w:t>
      </w:r>
      <w:r w:rsidRPr="002A6FEE">
        <w:rPr>
          <w:rFonts w:ascii="Times New Roman" w:hAnsi="Times New Roman" w:cs="Times New Roman"/>
          <w:sz w:val="22"/>
          <w:szCs w:val="22"/>
        </w:rPr>
        <w:t>) и считаем ее занятой (б</w:t>
      </w:r>
      <w:r w:rsidRPr="002A6FEE">
        <w:rPr>
          <w:rFonts w:ascii="Times New Roman" w:hAnsi="Times New Roman" w:cs="Times New Roman"/>
          <w:sz w:val="22"/>
          <w:szCs w:val="22"/>
        </w:rPr>
        <w:t>а</w:t>
      </w:r>
      <w:r w:rsidRPr="002A6FEE">
        <w:rPr>
          <w:rFonts w:ascii="Times New Roman" w:hAnsi="Times New Roman" w:cs="Times New Roman"/>
          <w:sz w:val="22"/>
          <w:szCs w:val="22"/>
        </w:rPr>
        <w:t xml:space="preserve">зисной), если же </w:t>
      </w:r>
      <w:r w:rsidR="00C83E51">
        <w:rPr>
          <w:rFonts w:ascii="Times New Roman" w:hAnsi="Times New Roman" w:cs="Times New Roman"/>
          <w:position w:val="-12"/>
          <w:sz w:val="22"/>
          <w:szCs w:val="22"/>
        </w:rPr>
        <w:pict>
          <v:shape id="_x0000_i1773" type="#_x0000_t75" style="width:33.65pt;height:15.9pt">
            <v:imagedata r:id="rId855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>, то клетку (</w:t>
      </w:r>
      <w:r w:rsidR="00B371DF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2A6FEE">
        <w:rPr>
          <w:rFonts w:ascii="Times New Roman" w:hAnsi="Times New Roman" w:cs="Times New Roman"/>
          <w:sz w:val="22"/>
          <w:szCs w:val="22"/>
        </w:rPr>
        <w:t xml:space="preserve">,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k</w:t>
      </w:r>
      <w:r w:rsidRPr="002A6FEE">
        <w:rPr>
          <w:rFonts w:ascii="Times New Roman" w:hAnsi="Times New Roman" w:cs="Times New Roman"/>
          <w:sz w:val="22"/>
          <w:szCs w:val="22"/>
        </w:rPr>
        <w:t>) оставляем свобод</w:t>
      </w:r>
      <w:r w:rsidR="00B371DF">
        <w:rPr>
          <w:rFonts w:ascii="Times New Roman" w:hAnsi="Times New Roman" w:cs="Times New Roman"/>
          <w:sz w:val="22"/>
          <w:szCs w:val="22"/>
        </w:rPr>
        <w:t>ной.</w:t>
      </w:r>
    </w:p>
    <w:p w:rsidR="002A6FEE" w:rsidRPr="00B371DF" w:rsidRDefault="002A6FEE" w:rsidP="00B371DF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Число занятых опорным планом клеток должно быть равно </w:t>
      </w:r>
      <w:r w:rsidR="00B371DF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(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2A6FEE">
        <w:rPr>
          <w:rFonts w:ascii="Times New Roman" w:hAnsi="Times New Roman" w:cs="Times New Roman"/>
          <w:sz w:val="22"/>
          <w:szCs w:val="22"/>
        </w:rPr>
        <w:t xml:space="preserve"> +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 xml:space="preserve"> - 1)</w:t>
      </w:r>
      <w:r w:rsidR="00B371DF">
        <w:rPr>
          <w:rFonts w:ascii="Times New Roman" w:hAnsi="Times New Roman" w:cs="Times New Roman"/>
          <w:sz w:val="22"/>
          <w:szCs w:val="22"/>
        </w:rPr>
        <w:t>.</w:t>
      </w:r>
    </w:p>
    <w:p w:rsidR="002A6FEE" w:rsidRPr="002A6FEE" w:rsidRDefault="00B371DF" w:rsidP="00B371DF">
      <w:pPr>
        <w:widowControl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 xml:space="preserve">1. </w:t>
      </w:r>
      <w:r w:rsidR="002A6FEE" w:rsidRPr="002A6FEE">
        <w:rPr>
          <w:rFonts w:ascii="Times New Roman" w:hAnsi="Times New Roman" w:cs="Times New Roman"/>
          <w:i/>
          <w:sz w:val="22"/>
          <w:szCs w:val="22"/>
        </w:rPr>
        <w:t>Метод северо-западного угла</w:t>
      </w:r>
    </w:p>
    <w:p w:rsidR="002A6FEE" w:rsidRPr="002A6FEE" w:rsidRDefault="002A6FEE" w:rsidP="00B371DF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Сущность его состоит в следующем: в распределительной таблице будем распределять груз, начиная с загрузки левой вер</w:t>
      </w:r>
      <w:r w:rsidRPr="002A6FEE">
        <w:rPr>
          <w:rFonts w:ascii="Times New Roman" w:hAnsi="Times New Roman" w:cs="Times New Roman"/>
          <w:sz w:val="22"/>
          <w:szCs w:val="22"/>
        </w:rPr>
        <w:t>х</w:t>
      </w:r>
      <w:r w:rsidRPr="002A6FEE">
        <w:rPr>
          <w:rFonts w:ascii="Times New Roman" w:hAnsi="Times New Roman" w:cs="Times New Roman"/>
          <w:sz w:val="22"/>
          <w:szCs w:val="22"/>
        </w:rPr>
        <w:t>ней (условно называем северо-западной) клетки (1:1), двигаясь з</w:t>
      </w:r>
      <w:r w:rsidRPr="002A6FEE">
        <w:rPr>
          <w:rFonts w:ascii="Times New Roman" w:hAnsi="Times New Roman" w:cs="Times New Roman"/>
          <w:sz w:val="22"/>
          <w:szCs w:val="22"/>
        </w:rPr>
        <w:t>а</w:t>
      </w:r>
      <w:r w:rsidRPr="002A6FEE">
        <w:rPr>
          <w:rFonts w:ascii="Times New Roman" w:hAnsi="Times New Roman" w:cs="Times New Roman"/>
          <w:sz w:val="22"/>
          <w:szCs w:val="22"/>
        </w:rPr>
        <w:t>тем от нее по строке вправо или по столбцу вниз.</w:t>
      </w:r>
    </w:p>
    <w:p w:rsidR="002A6FEE" w:rsidRPr="002A6FEE" w:rsidRDefault="002A6FEE" w:rsidP="00B371DF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Рассмотрим </w:t>
      </w:r>
      <w:r w:rsidR="00B371DF">
        <w:rPr>
          <w:rFonts w:ascii="Times New Roman" w:hAnsi="Times New Roman" w:cs="Times New Roman"/>
          <w:sz w:val="22"/>
          <w:szCs w:val="22"/>
        </w:rPr>
        <w:t>это правило</w:t>
      </w:r>
      <w:r w:rsidRPr="002A6FEE">
        <w:rPr>
          <w:rFonts w:ascii="Times New Roman" w:hAnsi="Times New Roman" w:cs="Times New Roman"/>
          <w:sz w:val="22"/>
          <w:szCs w:val="22"/>
        </w:rPr>
        <w:t xml:space="preserve"> на примере: составить план перевозок зерна из районов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>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>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2A6FEE">
        <w:rPr>
          <w:rFonts w:ascii="Times New Roman" w:hAnsi="Times New Roman" w:cs="Times New Roman"/>
          <w:sz w:val="22"/>
          <w:szCs w:val="22"/>
        </w:rPr>
        <w:t xml:space="preserve"> республики, в которых запасы с</w:t>
      </w:r>
      <w:r w:rsidRPr="002A6FE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 xml:space="preserve">ставляют 800, 700, </w:t>
      </w:r>
      <w:r w:rsidRPr="002A6FEE">
        <w:rPr>
          <w:rFonts w:ascii="Times New Roman" w:hAnsi="Times New Roman" w:cs="Times New Roman"/>
          <w:spacing w:val="2"/>
          <w:sz w:val="22"/>
          <w:szCs w:val="22"/>
        </w:rPr>
        <w:t>1000, 500 тыс. ц. на три элеватора В</w:t>
      </w:r>
      <w:r w:rsidRPr="002A6FEE">
        <w:rPr>
          <w:rFonts w:ascii="Times New Roman" w:hAnsi="Times New Roman" w:cs="Times New Roman"/>
          <w:spacing w:val="2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pacing w:val="2"/>
          <w:sz w:val="22"/>
          <w:szCs w:val="22"/>
        </w:rPr>
        <w:t>, В</w:t>
      </w:r>
      <w:r w:rsidRPr="002A6FEE">
        <w:rPr>
          <w:rFonts w:ascii="Times New Roman" w:hAnsi="Times New Roman" w:cs="Times New Roman"/>
          <w:spacing w:val="2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pacing w:val="2"/>
          <w:sz w:val="22"/>
          <w:szCs w:val="22"/>
        </w:rPr>
        <w:t>, В</w:t>
      </w:r>
      <w:r w:rsidRPr="002A6FEE">
        <w:rPr>
          <w:rFonts w:ascii="Times New Roman" w:hAnsi="Times New Roman" w:cs="Times New Roman"/>
          <w:spacing w:val="2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pacing w:val="2"/>
          <w:sz w:val="22"/>
          <w:szCs w:val="22"/>
        </w:rPr>
        <w:t xml:space="preserve"> мощностью 1000, 1100 и 900</w:t>
      </w:r>
      <w:r w:rsidRPr="002A6FEE">
        <w:rPr>
          <w:rFonts w:ascii="Times New Roman" w:hAnsi="Times New Roman" w:cs="Times New Roman"/>
          <w:sz w:val="22"/>
          <w:szCs w:val="22"/>
        </w:rPr>
        <w:t xml:space="preserve"> тыс. ц. Затраты на перевозку 1 ц зе</w:t>
      </w:r>
      <w:r w:rsidRPr="002A6FEE">
        <w:rPr>
          <w:rFonts w:ascii="Times New Roman" w:hAnsi="Times New Roman" w:cs="Times New Roman"/>
          <w:sz w:val="22"/>
          <w:szCs w:val="22"/>
        </w:rPr>
        <w:t>р</w:t>
      </w:r>
      <w:r w:rsidRPr="002A6FEE">
        <w:rPr>
          <w:rFonts w:ascii="Times New Roman" w:hAnsi="Times New Roman" w:cs="Times New Roman"/>
          <w:sz w:val="22"/>
          <w:szCs w:val="22"/>
        </w:rPr>
        <w:t>на из районов н</w:t>
      </w:r>
      <w:r w:rsidR="00C8175E">
        <w:rPr>
          <w:rFonts w:ascii="Times New Roman" w:hAnsi="Times New Roman" w:cs="Times New Roman"/>
          <w:sz w:val="22"/>
          <w:szCs w:val="22"/>
        </w:rPr>
        <w:t>а элеваторы приведены в табл. 30</w:t>
      </w:r>
      <w:r w:rsidRPr="002A6FEE">
        <w:rPr>
          <w:rFonts w:ascii="Times New Roman" w:hAnsi="Times New Roman" w:cs="Times New Roman"/>
          <w:sz w:val="22"/>
          <w:szCs w:val="22"/>
        </w:rPr>
        <w:t>:</w:t>
      </w:r>
    </w:p>
    <w:p w:rsidR="00B371DF" w:rsidRDefault="00B371DF" w:rsidP="002A6FEE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i/>
          <w:sz w:val="22"/>
          <w:szCs w:val="22"/>
        </w:rPr>
      </w:pPr>
    </w:p>
    <w:p w:rsidR="002A6FEE" w:rsidRPr="007179F8" w:rsidRDefault="00C8175E" w:rsidP="002A6FEE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Таблица 30</w:t>
      </w:r>
    </w:p>
    <w:tbl>
      <w:tblPr>
        <w:tblW w:w="480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0"/>
        <w:gridCol w:w="1234"/>
        <w:gridCol w:w="1234"/>
        <w:gridCol w:w="1111"/>
        <w:gridCol w:w="1482"/>
      </w:tblGrid>
      <w:tr w:rsidR="002A6FEE" w:rsidRPr="00B371DF">
        <w:trPr>
          <w:cantSplit/>
          <w:trHeight w:val="94"/>
        </w:trPr>
        <w:tc>
          <w:tcPr>
            <w:tcW w:w="990" w:type="pct"/>
            <w:vMerge w:val="restart"/>
            <w:vAlign w:val="center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Районы</w:t>
            </w:r>
          </w:p>
        </w:tc>
        <w:tc>
          <w:tcPr>
            <w:tcW w:w="2836" w:type="pct"/>
            <w:gridSpan w:val="3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40" w:after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Элеваторы</w:t>
            </w:r>
          </w:p>
        </w:tc>
        <w:tc>
          <w:tcPr>
            <w:tcW w:w="1174" w:type="pct"/>
            <w:vMerge w:val="restart"/>
            <w:vAlign w:val="center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Запасы а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, (ц)</w:t>
            </w:r>
          </w:p>
        </w:tc>
      </w:tr>
      <w:tr w:rsidR="002A6FEE" w:rsidRPr="00B371DF">
        <w:trPr>
          <w:cantSplit/>
          <w:trHeight w:val="143"/>
        </w:trPr>
        <w:tc>
          <w:tcPr>
            <w:tcW w:w="990" w:type="pct"/>
            <w:vMerge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8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174" w:type="pct"/>
            <w:vMerge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B371DF">
        <w:trPr>
          <w:cantSplit/>
          <w:trHeight w:val="143"/>
        </w:trPr>
        <w:tc>
          <w:tcPr>
            <w:tcW w:w="990" w:type="pct"/>
            <w:vMerge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836" w:type="pct"/>
            <w:gridSpan w:val="3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40" w:after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Затраты на перевозку 1 ц зерна</w:t>
            </w:r>
          </w:p>
        </w:tc>
        <w:tc>
          <w:tcPr>
            <w:tcW w:w="1174" w:type="pct"/>
            <w:vMerge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B371DF">
        <w:trPr>
          <w:trHeight w:val="114"/>
        </w:trPr>
        <w:tc>
          <w:tcPr>
            <w:tcW w:w="99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88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174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800</w:t>
            </w:r>
          </w:p>
        </w:tc>
      </w:tr>
      <w:tr w:rsidR="002A6FEE" w:rsidRPr="00B371DF">
        <w:trPr>
          <w:trHeight w:val="176"/>
        </w:trPr>
        <w:tc>
          <w:tcPr>
            <w:tcW w:w="99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8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174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700</w:t>
            </w:r>
          </w:p>
        </w:tc>
      </w:tr>
      <w:tr w:rsidR="002A6FEE" w:rsidRPr="00B371DF">
        <w:trPr>
          <w:trHeight w:val="227"/>
        </w:trPr>
        <w:tc>
          <w:tcPr>
            <w:tcW w:w="99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8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174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</w:tr>
      <w:tr w:rsidR="002A6FEE" w:rsidRPr="00B371DF">
        <w:trPr>
          <w:trHeight w:val="117"/>
        </w:trPr>
        <w:tc>
          <w:tcPr>
            <w:tcW w:w="99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978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880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1174" w:type="pct"/>
          </w:tcPr>
          <w:p w:rsidR="002A6FEE" w:rsidRPr="00B371DF" w:rsidRDefault="002A6FEE" w:rsidP="00B371DF">
            <w:pPr>
              <w:widowControl/>
              <w:autoSpaceDE/>
              <w:autoSpaceDN/>
              <w:adjustRightInd/>
              <w:spacing w:before="20" w:after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500</w:t>
            </w:r>
          </w:p>
        </w:tc>
      </w:tr>
      <w:tr w:rsidR="002A6FEE" w:rsidRPr="00B371DF">
        <w:trPr>
          <w:trHeight w:val="278"/>
        </w:trPr>
        <w:tc>
          <w:tcPr>
            <w:tcW w:w="990" w:type="pct"/>
            <w:vAlign w:val="center"/>
          </w:tcPr>
          <w:p w:rsidR="002A6FEE" w:rsidRPr="00B371DF" w:rsidRDefault="002A6FEE" w:rsidP="00C8175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 xml:space="preserve">Мощность 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B371DF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  <w:p w:rsidR="002A6FEE" w:rsidRPr="00B371DF" w:rsidRDefault="002A6FEE" w:rsidP="00C8175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элеватора</w:t>
            </w:r>
          </w:p>
        </w:tc>
        <w:tc>
          <w:tcPr>
            <w:tcW w:w="978" w:type="pct"/>
            <w:vAlign w:val="center"/>
          </w:tcPr>
          <w:p w:rsidR="002A6FEE" w:rsidRPr="00B371DF" w:rsidRDefault="002A6FEE" w:rsidP="00C8175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978" w:type="pct"/>
            <w:vAlign w:val="center"/>
          </w:tcPr>
          <w:p w:rsidR="002A6FEE" w:rsidRPr="00B371DF" w:rsidRDefault="002A6FEE" w:rsidP="00C8175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1100</w:t>
            </w:r>
          </w:p>
        </w:tc>
        <w:tc>
          <w:tcPr>
            <w:tcW w:w="880" w:type="pct"/>
            <w:vAlign w:val="center"/>
          </w:tcPr>
          <w:p w:rsidR="002A6FEE" w:rsidRPr="00B371DF" w:rsidRDefault="002A6FEE" w:rsidP="00C8175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900</w:t>
            </w:r>
          </w:p>
        </w:tc>
        <w:tc>
          <w:tcPr>
            <w:tcW w:w="1174" w:type="pct"/>
            <w:vAlign w:val="center"/>
          </w:tcPr>
          <w:p w:rsidR="002A6FEE" w:rsidRPr="00B371DF" w:rsidRDefault="002A6FEE" w:rsidP="00C8175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371DF">
              <w:rPr>
                <w:rFonts w:ascii="Times New Roman" w:hAnsi="Times New Roman" w:cs="Times New Roman"/>
                <w:sz w:val="18"/>
                <w:szCs w:val="18"/>
              </w:rPr>
              <w:t>3000</w:t>
            </w:r>
          </w:p>
        </w:tc>
      </w:tr>
    </w:tbl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Установим характер задачи. Сравнивая:</w:t>
      </w:r>
    </w:p>
    <w:p w:rsidR="002A6FEE" w:rsidRPr="002A6FEE" w:rsidRDefault="00C83E51" w:rsidP="002A6FEE">
      <w:pPr>
        <w:widowControl/>
        <w:autoSpaceDE/>
        <w:autoSpaceDN/>
        <w:adjustRightInd/>
        <w:ind w:firstLine="397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4"/>
          <w:sz w:val="22"/>
          <w:szCs w:val="22"/>
        </w:rPr>
        <w:pict>
          <v:shape id="_x0000_i1774" type="#_x0000_t75" style="width:155.2pt;height:33.65pt">
            <v:imagedata r:id="rId856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2A6FEE" w:rsidRPr="00B371DF">
        <w:rPr>
          <w:rFonts w:ascii="Times New Roman" w:hAnsi="Times New Roman" w:cs="Times New Roman"/>
          <w:position w:val="-6"/>
          <w:sz w:val="22"/>
          <w:szCs w:val="22"/>
        </w:rPr>
        <w:t xml:space="preserve">и </w:t>
      </w:r>
      <w:r>
        <w:rPr>
          <w:rFonts w:ascii="Times New Roman" w:hAnsi="Times New Roman" w:cs="Times New Roman"/>
          <w:position w:val="-38"/>
          <w:sz w:val="22"/>
          <w:szCs w:val="22"/>
        </w:rPr>
        <w:pict>
          <v:shape id="_x0000_i1775" type="#_x0000_t75" style="width:135.6pt;height:34.6pt">
            <v:imagedata r:id="rId857" o:title=""/>
          </v:shape>
        </w:pict>
      </w:r>
      <w:r w:rsidR="00B371DF" w:rsidRPr="00B371DF">
        <w:rPr>
          <w:rFonts w:ascii="Times New Roman" w:hAnsi="Times New Roman" w:cs="Times New Roman"/>
          <w:position w:val="-6"/>
          <w:sz w:val="22"/>
          <w:szCs w:val="22"/>
        </w:rPr>
        <w:t>,</w:t>
      </w:r>
      <w:r w:rsidR="00B371DF">
        <w:rPr>
          <w:rFonts w:ascii="Times New Roman" w:hAnsi="Times New Roman" w:cs="Times New Roman"/>
          <w:sz w:val="22"/>
          <w:szCs w:val="22"/>
        </w:rPr>
        <w:t xml:space="preserve"> </w:t>
      </w:r>
      <w:r w:rsidR="00B371DF" w:rsidRPr="00B371DF">
        <w:rPr>
          <w:rFonts w:ascii="Times New Roman" w:hAnsi="Times New Roman" w:cs="Times New Roman"/>
          <w:position w:val="-6"/>
          <w:sz w:val="22"/>
          <w:szCs w:val="22"/>
        </w:rPr>
        <w:t>заключаем, что данная транспортная</w:t>
      </w:r>
      <w:r w:rsidR="002A6FEE" w:rsidRPr="00B371DF">
        <w:rPr>
          <w:rFonts w:ascii="Times New Roman" w:hAnsi="Times New Roman" w:cs="Times New Roman"/>
          <w:position w:val="-6"/>
          <w:sz w:val="22"/>
          <w:szCs w:val="22"/>
        </w:rPr>
        <w:t xml:space="preserve"> </w:t>
      </w:r>
    </w:p>
    <w:p w:rsidR="002A6FEE" w:rsidRPr="002A6FEE" w:rsidRDefault="00B371DF" w:rsidP="00B371DF">
      <w:pPr>
        <w:widowControl/>
        <w:autoSpaceDE/>
        <w:autoSpaceDN/>
        <w:adjustRightInd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задача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7179F8">
        <w:rPr>
          <w:rFonts w:ascii="Times New Roman" w:hAnsi="Times New Roman" w:cs="Times New Roman"/>
          <w:sz w:val="22"/>
          <w:szCs w:val="22"/>
        </w:rPr>
        <w:t xml:space="preserve">обладает </w:t>
      </w:r>
      <w:r w:rsidR="002A6FEE" w:rsidRPr="002A6FEE">
        <w:rPr>
          <w:rFonts w:ascii="Times New Roman" w:hAnsi="Times New Roman" w:cs="Times New Roman"/>
          <w:sz w:val="22"/>
          <w:szCs w:val="22"/>
        </w:rPr>
        <w:t>закрыт</w:t>
      </w:r>
      <w:r w:rsidR="007179F8">
        <w:rPr>
          <w:rFonts w:ascii="Times New Roman" w:hAnsi="Times New Roman" w:cs="Times New Roman"/>
          <w:sz w:val="22"/>
          <w:szCs w:val="22"/>
        </w:rPr>
        <w:t>ой моделью</w:t>
      </w:r>
      <w:r w:rsidR="002A6FEE" w:rsidRPr="002A6FEE">
        <w:rPr>
          <w:rFonts w:ascii="Times New Roman" w:hAnsi="Times New Roman" w:cs="Times New Roman"/>
          <w:sz w:val="22"/>
          <w:szCs w:val="22"/>
        </w:rPr>
        <w:t>, поэтому она имеет опорные планы.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Не учитывая стоимости перевозки единицы груза, начинаем удов</w:t>
      </w:r>
      <w:r w:rsidRPr="002A6FEE">
        <w:rPr>
          <w:rFonts w:ascii="Times New Roman" w:hAnsi="Times New Roman" w:cs="Times New Roman"/>
          <w:sz w:val="22"/>
          <w:szCs w:val="22"/>
        </w:rPr>
        <w:softHyphen/>
        <w:t>летворение потребностей первого потребителя (элеватора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 за счет района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), предварительно сос</w:t>
      </w:r>
      <w:r w:rsidR="00C8175E">
        <w:rPr>
          <w:rFonts w:ascii="Times New Roman" w:hAnsi="Times New Roman" w:cs="Times New Roman"/>
          <w:sz w:val="22"/>
          <w:szCs w:val="22"/>
        </w:rPr>
        <w:t>тавив распределительную табл. 31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7179F8" w:rsidRDefault="00C8175E" w:rsidP="002A6FEE">
      <w:pPr>
        <w:keepNext/>
        <w:widowControl/>
        <w:autoSpaceDE/>
        <w:autoSpaceDN/>
        <w:adjustRightInd/>
        <w:ind w:firstLine="397"/>
        <w:jc w:val="right"/>
        <w:outlineLvl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31</w:t>
      </w:r>
    </w:p>
    <w:tbl>
      <w:tblPr>
        <w:tblW w:w="48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7"/>
        <w:gridCol w:w="1306"/>
        <w:gridCol w:w="1551"/>
        <w:gridCol w:w="1551"/>
        <w:gridCol w:w="1039"/>
      </w:tblGrid>
      <w:tr w:rsidR="002A6FEE" w:rsidRPr="007179F8">
        <w:trPr>
          <w:trHeight w:val="100"/>
        </w:trPr>
        <w:tc>
          <w:tcPr>
            <w:tcW w:w="68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4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23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</w:tr>
      <w:tr w:rsidR="002A6FEE" w:rsidRPr="007179F8">
        <w:trPr>
          <w:trHeight w:val="151"/>
        </w:trPr>
        <w:tc>
          <w:tcPr>
            <w:tcW w:w="68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1034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3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800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5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–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6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–</w:t>
            </w:r>
          </w:p>
        </w:tc>
        <w:tc>
          <w:tcPr>
            <w:tcW w:w="823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800</w:t>
            </w:r>
          </w:p>
        </w:tc>
      </w:tr>
      <w:tr w:rsidR="002A6FEE" w:rsidRPr="007179F8">
        <w:trPr>
          <w:trHeight w:val="348"/>
        </w:trPr>
        <w:tc>
          <w:tcPr>
            <w:tcW w:w="68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1034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7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200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2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500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4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–</w:t>
            </w:r>
          </w:p>
        </w:tc>
        <w:tc>
          <w:tcPr>
            <w:tcW w:w="823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700</w:t>
            </w:r>
          </w:p>
        </w:tc>
      </w:tr>
      <w:tr w:rsidR="002A6FEE" w:rsidRPr="007179F8">
        <w:trPr>
          <w:trHeight w:val="412"/>
        </w:trPr>
        <w:tc>
          <w:tcPr>
            <w:tcW w:w="68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034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4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–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3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600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5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400</w:t>
            </w:r>
          </w:p>
        </w:tc>
        <w:tc>
          <w:tcPr>
            <w:tcW w:w="823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1000</w:t>
            </w:r>
          </w:p>
        </w:tc>
      </w:tr>
      <w:tr w:rsidR="002A6FEE" w:rsidRPr="007179F8">
        <w:trPr>
          <w:trHeight w:val="268"/>
        </w:trPr>
        <w:tc>
          <w:tcPr>
            <w:tcW w:w="68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1034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6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–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4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–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7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500</w:t>
            </w:r>
          </w:p>
        </w:tc>
        <w:tc>
          <w:tcPr>
            <w:tcW w:w="823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500</w:t>
            </w:r>
          </w:p>
        </w:tc>
      </w:tr>
      <w:tr w:rsidR="002A6FEE" w:rsidRPr="007179F8">
        <w:trPr>
          <w:trHeight w:val="40"/>
        </w:trPr>
        <w:tc>
          <w:tcPr>
            <w:tcW w:w="68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1034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1100</w:t>
            </w:r>
          </w:p>
        </w:tc>
        <w:tc>
          <w:tcPr>
            <w:tcW w:w="1228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900</w:t>
            </w:r>
          </w:p>
        </w:tc>
        <w:tc>
          <w:tcPr>
            <w:tcW w:w="823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Для этого сравниваем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 и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 (800 &lt; 1</w:t>
      </w:r>
      <w:r w:rsidRPr="007179F8">
        <w:rPr>
          <w:rFonts w:ascii="Times New Roman" w:hAnsi="Times New Roman" w:cs="Times New Roman"/>
          <w:sz w:val="22"/>
          <w:szCs w:val="22"/>
        </w:rPr>
        <w:t>000</w:t>
      </w:r>
      <w:r w:rsidR="007179F8">
        <w:rPr>
          <w:rFonts w:ascii="Times New Roman" w:hAnsi="Times New Roman" w:cs="Times New Roman"/>
          <w:sz w:val="22"/>
          <w:szCs w:val="22"/>
        </w:rPr>
        <w:t xml:space="preserve"> </w:t>
      </w:r>
      <w:r w:rsidR="007179F8" w:rsidRPr="007179F8">
        <w:rPr>
          <w:rFonts w:ascii="Times New Roman" w:hAnsi="Times New Roman" w:cs="Times New Roman"/>
          <w:position w:val="-6"/>
          <w:sz w:val="22"/>
          <w:szCs w:val="22"/>
          <w:vertAlign w:val="superscript"/>
        </w:rPr>
        <w:object w:dxaOrig="300" w:dyaOrig="240">
          <v:shape id="_x0000_i1776" type="#_x0000_t75" style="width:11.2pt;height:9.35pt" o:ole="">
            <v:imagedata r:id="rId858" o:title=""/>
          </v:shape>
          <o:OLEObject Type="Embed" ProgID="Equation.3" ShapeID="_x0000_i1776" DrawAspect="Content" ObjectID="_1698740797" r:id="rId859"/>
        </w:object>
      </w:r>
      <w:r w:rsidR="007179F8">
        <w:rPr>
          <w:rFonts w:ascii="Times New Roman" w:hAnsi="Times New Roman" w:cs="Times New Roman"/>
          <w:position w:val="8"/>
          <w:sz w:val="22"/>
          <w:szCs w:val="22"/>
          <w:vertAlign w:val="superscript"/>
        </w:rPr>
        <w:t xml:space="preserve"> </w:t>
      </w:r>
      <w:r w:rsidRPr="007179F8">
        <w:rPr>
          <w:rFonts w:ascii="Times New Roman" w:hAnsi="Times New Roman" w:cs="Times New Roman"/>
          <w:sz w:val="22"/>
          <w:szCs w:val="22"/>
        </w:rPr>
        <w:t>а</w:t>
      </w:r>
      <w:r w:rsidRPr="007179F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179F8">
        <w:rPr>
          <w:rFonts w:ascii="Times New Roman" w:hAnsi="Times New Roman" w:cs="Times New Roman"/>
          <w:sz w:val="22"/>
          <w:szCs w:val="22"/>
        </w:rPr>
        <w:t xml:space="preserve"> &lt; </w:t>
      </w:r>
      <w:r w:rsidRPr="007179F8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7179F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7179F8">
        <w:rPr>
          <w:rFonts w:ascii="Times New Roman" w:hAnsi="Times New Roman" w:cs="Times New Roman"/>
          <w:sz w:val="22"/>
          <w:szCs w:val="22"/>
        </w:rPr>
        <w:t>)</w:t>
      </w:r>
      <w:r w:rsidRPr="002A6FEE">
        <w:rPr>
          <w:rFonts w:ascii="Times New Roman" w:hAnsi="Times New Roman" w:cs="Times New Roman"/>
          <w:sz w:val="22"/>
          <w:szCs w:val="22"/>
        </w:rPr>
        <w:t xml:space="preserve"> и запис</w:t>
      </w:r>
      <w:r w:rsidRPr="002A6FEE">
        <w:rPr>
          <w:rFonts w:ascii="Times New Roman" w:hAnsi="Times New Roman" w:cs="Times New Roman"/>
          <w:sz w:val="22"/>
          <w:szCs w:val="22"/>
        </w:rPr>
        <w:t>ы</w:t>
      </w:r>
      <w:r w:rsidRPr="002A6FEE">
        <w:rPr>
          <w:rFonts w:ascii="Times New Roman" w:hAnsi="Times New Roman" w:cs="Times New Roman"/>
          <w:sz w:val="22"/>
          <w:szCs w:val="22"/>
        </w:rPr>
        <w:t>ваем в клетку (1; 1) меньшее число 800; запасы района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 исче</w:t>
      </w:r>
      <w:r w:rsidRPr="002A6FEE">
        <w:rPr>
          <w:rFonts w:ascii="Times New Roman" w:hAnsi="Times New Roman" w:cs="Times New Roman"/>
          <w:sz w:val="22"/>
          <w:szCs w:val="22"/>
        </w:rPr>
        <w:t>р</w:t>
      </w:r>
      <w:r w:rsidRPr="002A6FEE">
        <w:rPr>
          <w:rFonts w:ascii="Times New Roman" w:hAnsi="Times New Roman" w:cs="Times New Roman"/>
          <w:sz w:val="22"/>
          <w:szCs w:val="22"/>
        </w:rPr>
        <w:t>паны, поэтому остальные клетки 1-й строки прочеркиваем. П</w:t>
      </w:r>
      <w:r w:rsidRPr="002A6FE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>требности элеватора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 остались неудовлетворенными на 1000 – 800 = 200 тыс. ц. </w:t>
      </w:r>
      <w:r w:rsidR="007179F8">
        <w:rPr>
          <w:rFonts w:ascii="Times New Roman" w:hAnsi="Times New Roman" w:cs="Times New Roman"/>
          <w:sz w:val="22"/>
          <w:szCs w:val="22"/>
        </w:rPr>
        <w:t>С</w:t>
      </w:r>
      <w:r w:rsidRPr="002A6FEE">
        <w:rPr>
          <w:rFonts w:ascii="Times New Roman" w:hAnsi="Times New Roman" w:cs="Times New Roman"/>
          <w:sz w:val="22"/>
          <w:szCs w:val="22"/>
        </w:rPr>
        <w:t xml:space="preserve">равниваем </w:t>
      </w:r>
      <w:r w:rsidRPr="002A6FEE">
        <w:rPr>
          <w:rFonts w:ascii="Times New Roman" w:hAnsi="Times New Roman" w:cs="Times New Roman"/>
          <w:spacing w:val="-6"/>
          <w:sz w:val="22"/>
          <w:szCs w:val="22"/>
        </w:rPr>
        <w:t>этот остаток с запасами района А</w:t>
      </w:r>
      <w:r w:rsidRPr="002A6FEE">
        <w:rPr>
          <w:rFonts w:ascii="Times New Roman" w:hAnsi="Times New Roman" w:cs="Times New Roman"/>
          <w:spacing w:val="-6"/>
          <w:sz w:val="22"/>
          <w:szCs w:val="22"/>
          <w:vertAlign w:val="subscript"/>
        </w:rPr>
        <w:t>2</w:t>
      </w:r>
      <w:r w:rsidR="007179F8">
        <w:rPr>
          <w:rFonts w:ascii="Times New Roman" w:hAnsi="Times New Roman" w:cs="Times New Roman"/>
          <w:spacing w:val="-6"/>
          <w:sz w:val="22"/>
          <w:szCs w:val="22"/>
        </w:rPr>
        <w:t>:</w:t>
      </w:r>
      <w:r w:rsidRPr="002A6FEE">
        <w:rPr>
          <w:rFonts w:ascii="Times New Roman" w:hAnsi="Times New Roman" w:cs="Times New Roman"/>
          <w:spacing w:val="-6"/>
          <w:sz w:val="22"/>
          <w:szCs w:val="22"/>
        </w:rPr>
        <w:t xml:space="preserve"> так как 200 &lt; 700, то помещаем 200</w:t>
      </w:r>
      <w:r w:rsidRPr="002A6FEE">
        <w:rPr>
          <w:rFonts w:ascii="Times New Roman" w:hAnsi="Times New Roman" w:cs="Times New Roman"/>
          <w:sz w:val="22"/>
          <w:szCs w:val="22"/>
        </w:rPr>
        <w:t xml:space="preserve"> тыс. ц в клетку (2; 1), чем полностью </w:t>
      </w:r>
      <w:r w:rsidRPr="002A6FEE">
        <w:rPr>
          <w:rFonts w:ascii="Times New Roman" w:hAnsi="Times New Roman" w:cs="Times New Roman"/>
          <w:sz w:val="22"/>
          <w:szCs w:val="22"/>
        </w:rPr>
        <w:lastRenderedPageBreak/>
        <w:t>удовлетворяем потребности элеватора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, а оставшиеся клетки в первом столбце прочеркиваем.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sz w:val="22"/>
          <w:szCs w:val="22"/>
        </w:rPr>
        <w:t>В районе А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осталось 700 </w:t>
      </w:r>
      <w:r w:rsidR="007179F8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200 = 500 тыс. ц, удовлетворяем элеватор В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за счет района А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2,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для этого сравниваем этот остаток с потребностями элеватора В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: 500 &lt; 1100, записываем 500 тыс. ц. в клетку (2; 2), так как запасы района израсходованы полностью, то далее в строке ставим прочерки.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Потребности </w:t>
      </w:r>
      <w:r w:rsidR="007179F8">
        <w:rPr>
          <w:rFonts w:ascii="Times New Roman" w:hAnsi="Times New Roman" w:cs="Times New Roman"/>
          <w:sz w:val="22"/>
          <w:szCs w:val="22"/>
        </w:rPr>
        <w:t xml:space="preserve">элеватора </w:t>
      </w:r>
      <w:r w:rsidRPr="002A6FEE">
        <w:rPr>
          <w:rFonts w:ascii="Times New Roman" w:hAnsi="Times New Roman" w:cs="Times New Roman"/>
          <w:sz w:val="22"/>
          <w:szCs w:val="22"/>
        </w:rPr>
        <w:t>остались неудовлетворенными, уд</w:t>
      </w:r>
      <w:r w:rsidRPr="002A6FE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>влетворяем их за счет района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 xml:space="preserve">: 1100 </w:t>
      </w:r>
      <w:r w:rsidR="007179F8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500 = 600 – помещаем в клетку (3; 2), а далее в столбце прочерк.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pacing w:val="4"/>
          <w:sz w:val="22"/>
          <w:szCs w:val="22"/>
        </w:rPr>
        <w:t>В районе А</w:t>
      </w:r>
      <w:r w:rsidRPr="002A6FEE">
        <w:rPr>
          <w:rFonts w:ascii="Times New Roman" w:hAnsi="Times New Roman" w:cs="Times New Roman"/>
          <w:spacing w:val="4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pacing w:val="4"/>
          <w:sz w:val="22"/>
          <w:szCs w:val="22"/>
        </w:rPr>
        <w:t xml:space="preserve"> осталось 1000 </w:t>
      </w:r>
      <w:r w:rsidR="007179F8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pacing w:val="4"/>
          <w:sz w:val="22"/>
          <w:szCs w:val="22"/>
        </w:rPr>
        <w:t xml:space="preserve"> 600 = 400 тыс. ц. зерна, его о</w:t>
      </w:r>
      <w:r w:rsidRPr="002A6FEE">
        <w:rPr>
          <w:rFonts w:ascii="Times New Roman" w:hAnsi="Times New Roman" w:cs="Times New Roman"/>
          <w:spacing w:val="4"/>
          <w:sz w:val="22"/>
          <w:szCs w:val="22"/>
        </w:rPr>
        <w:t>т</w:t>
      </w:r>
      <w:r w:rsidRPr="002A6FEE">
        <w:rPr>
          <w:rFonts w:ascii="Times New Roman" w:hAnsi="Times New Roman" w:cs="Times New Roman"/>
          <w:spacing w:val="4"/>
          <w:sz w:val="22"/>
          <w:szCs w:val="22"/>
        </w:rPr>
        <w:t>правляем на элеватор В</w:t>
      </w:r>
      <w:r w:rsidRPr="002A6FEE">
        <w:rPr>
          <w:rFonts w:ascii="Times New Roman" w:hAnsi="Times New Roman" w:cs="Times New Roman"/>
          <w:spacing w:val="4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pacing w:val="4"/>
          <w:sz w:val="22"/>
          <w:szCs w:val="22"/>
        </w:rPr>
        <w:t>, помещаем в клетку (3;</w:t>
      </w:r>
      <w:r w:rsidR="007179F8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pacing w:val="4"/>
          <w:sz w:val="22"/>
          <w:szCs w:val="22"/>
        </w:rPr>
        <w:t>3). Мощность элеватора В</w:t>
      </w:r>
      <w:r w:rsidRPr="002A6FEE">
        <w:rPr>
          <w:rFonts w:ascii="Times New Roman" w:hAnsi="Times New Roman" w:cs="Times New Roman"/>
          <w:spacing w:val="4"/>
          <w:sz w:val="22"/>
          <w:szCs w:val="22"/>
          <w:vertAlign w:val="subscript"/>
        </w:rPr>
        <w:t xml:space="preserve">3 </w:t>
      </w:r>
      <w:r w:rsidRPr="002A6FEE">
        <w:rPr>
          <w:rFonts w:ascii="Times New Roman" w:hAnsi="Times New Roman" w:cs="Times New Roman"/>
          <w:spacing w:val="4"/>
          <w:sz w:val="22"/>
          <w:szCs w:val="22"/>
        </w:rPr>
        <w:t xml:space="preserve">(900 </w:t>
      </w:r>
      <w:r w:rsidR="007179F8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400 = 500 тыс. ц. зерна) догружаем за счет района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2A6FEE">
        <w:rPr>
          <w:rFonts w:ascii="Times New Roman" w:hAnsi="Times New Roman" w:cs="Times New Roman"/>
          <w:sz w:val="22"/>
          <w:szCs w:val="22"/>
        </w:rPr>
        <w:t>, в котором имеется 500 тыс. ц. зерна, помещаем это чи</w:t>
      </w:r>
      <w:r w:rsidRPr="002A6FEE">
        <w:rPr>
          <w:rFonts w:ascii="Times New Roman" w:hAnsi="Times New Roman" w:cs="Times New Roman"/>
          <w:sz w:val="22"/>
          <w:szCs w:val="22"/>
        </w:rPr>
        <w:t>с</w:t>
      </w:r>
      <w:r w:rsidRPr="002A6FEE">
        <w:rPr>
          <w:rFonts w:ascii="Times New Roman" w:hAnsi="Times New Roman" w:cs="Times New Roman"/>
          <w:sz w:val="22"/>
          <w:szCs w:val="22"/>
        </w:rPr>
        <w:t>ло в клетку (4; 3).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Получили план перевозок Х</w:t>
      </w:r>
      <w:r w:rsidR="007179F8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Pr="002A6FEE">
        <w:rPr>
          <w:rFonts w:ascii="Times New Roman" w:hAnsi="Times New Roman" w:cs="Times New Roman"/>
          <w:sz w:val="22"/>
          <w:szCs w:val="22"/>
        </w:rPr>
        <w:t>, по которому на элеватор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 сл</w:t>
      </w:r>
      <w:r w:rsidRPr="002A6FEE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>дует поставить 800 тыс. ц зерна из района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 и 200 тыс. ц зерна из района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На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 xml:space="preserve"> – 500 тыс. ц из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 xml:space="preserve"> и 600 тыс. ц из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На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 xml:space="preserve"> – 400 тыс. ц из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 xml:space="preserve"> и 500 тыс. ц из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2A6FEE" w:rsidRDefault="002A6FEE" w:rsidP="007179F8">
      <w:pPr>
        <w:keepNext/>
        <w:widowControl/>
        <w:autoSpaceDE/>
        <w:autoSpaceDN/>
        <w:adjustRightInd/>
        <w:spacing w:line="233" w:lineRule="auto"/>
        <w:ind w:firstLine="397"/>
        <w:jc w:val="both"/>
        <w:outlineLvl w:val="1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Суммарные расходы на перевозку зерна составляют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2A6FEE">
        <w:rPr>
          <w:rFonts w:ascii="Times New Roman" w:hAnsi="Times New Roman" w:cs="Times New Roman"/>
          <w:sz w:val="22"/>
          <w:szCs w:val="22"/>
        </w:rPr>
        <w:t>(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7179F8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Pr="002A6FEE">
        <w:rPr>
          <w:rFonts w:ascii="Times New Roman" w:hAnsi="Times New Roman" w:cs="Times New Roman"/>
          <w:sz w:val="22"/>
          <w:szCs w:val="22"/>
        </w:rPr>
        <w:t xml:space="preserve">) = </w:t>
      </w:r>
      <w:r w:rsidR="00C83E51">
        <w:rPr>
          <w:rFonts w:ascii="Times New Roman" w:hAnsi="Times New Roman" w:cs="Times New Roman"/>
          <w:position w:val="-6"/>
          <w:sz w:val="22"/>
          <w:szCs w:val="22"/>
        </w:rPr>
        <w:pict>
          <v:shape id="_x0000_i1777" type="#_x0000_t75" style="width:238.45pt;height:12.15pt">
            <v:imagedata r:id="rId860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 xml:space="preserve"> тыс. руб.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2A6FEE">
        <w:rPr>
          <w:rFonts w:ascii="Times New Roman" w:hAnsi="Times New Roman" w:cs="Times New Roman"/>
          <w:i/>
          <w:sz w:val="22"/>
          <w:szCs w:val="22"/>
        </w:rPr>
        <w:t>2. Метод «минимального элемента»</w:t>
      </w:r>
    </w:p>
    <w:p w:rsidR="002A6FEE" w:rsidRPr="002A6FEE" w:rsidRDefault="002A6FEE" w:rsidP="007179F8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Сущность этого метода состоит в том, что просматривая тар</w:t>
      </w:r>
      <w:r w:rsidRPr="002A6FEE">
        <w:rPr>
          <w:rFonts w:ascii="Times New Roman" w:hAnsi="Times New Roman" w:cs="Times New Roman"/>
          <w:sz w:val="22"/>
          <w:szCs w:val="22"/>
        </w:rPr>
        <w:t>и</w:t>
      </w:r>
      <w:r w:rsidRPr="002A6FEE">
        <w:rPr>
          <w:rFonts w:ascii="Times New Roman" w:hAnsi="Times New Roman" w:cs="Times New Roman"/>
          <w:sz w:val="22"/>
          <w:szCs w:val="22"/>
        </w:rPr>
        <w:t>фы в таблице, в 1-ю очередь заполня</w:t>
      </w:r>
      <w:r w:rsidR="007179F8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>т</w:t>
      </w:r>
      <w:r w:rsidR="007179F8">
        <w:rPr>
          <w:rFonts w:ascii="Times New Roman" w:hAnsi="Times New Roman" w:cs="Times New Roman"/>
          <w:sz w:val="22"/>
          <w:szCs w:val="22"/>
        </w:rPr>
        <w:t>ся</w:t>
      </w:r>
      <w:r w:rsidRPr="002A6FEE">
        <w:rPr>
          <w:rFonts w:ascii="Times New Roman" w:hAnsi="Times New Roman" w:cs="Times New Roman"/>
          <w:sz w:val="22"/>
          <w:szCs w:val="22"/>
        </w:rPr>
        <w:t xml:space="preserve"> клетк</w:t>
      </w:r>
      <w:r w:rsidR="007179F8">
        <w:rPr>
          <w:rFonts w:ascii="Times New Roman" w:hAnsi="Times New Roman" w:cs="Times New Roman"/>
          <w:sz w:val="22"/>
          <w:szCs w:val="22"/>
        </w:rPr>
        <w:t>а</w:t>
      </w:r>
      <w:r w:rsidRPr="002A6FEE">
        <w:rPr>
          <w:rFonts w:ascii="Times New Roman" w:hAnsi="Times New Roman" w:cs="Times New Roman"/>
          <w:sz w:val="22"/>
          <w:szCs w:val="22"/>
        </w:rPr>
        <w:t xml:space="preserve"> с минимальным </w:t>
      </w:r>
      <w:r w:rsidR="007179F8">
        <w:rPr>
          <w:rFonts w:ascii="Times New Roman" w:hAnsi="Times New Roman" w:cs="Times New Roman"/>
          <w:sz w:val="22"/>
          <w:szCs w:val="22"/>
        </w:rPr>
        <w:t xml:space="preserve">значением </w:t>
      </w:r>
      <w:r w:rsidRPr="002A6FEE">
        <w:rPr>
          <w:rFonts w:ascii="Times New Roman" w:hAnsi="Times New Roman" w:cs="Times New Roman"/>
          <w:sz w:val="22"/>
          <w:szCs w:val="22"/>
        </w:rPr>
        <w:t>тариф</w:t>
      </w:r>
      <w:r w:rsidR="007179F8">
        <w:rPr>
          <w:rFonts w:ascii="Times New Roman" w:hAnsi="Times New Roman" w:cs="Times New Roman"/>
          <w:sz w:val="22"/>
          <w:szCs w:val="22"/>
        </w:rPr>
        <w:t>а</w:t>
      </w:r>
      <w:r w:rsidRPr="002A6FEE">
        <w:rPr>
          <w:rFonts w:ascii="Times New Roman" w:hAnsi="Times New Roman" w:cs="Times New Roman"/>
          <w:sz w:val="22"/>
          <w:szCs w:val="22"/>
        </w:rPr>
        <w:t>. При этом в клетку записывают максимально возможное значение поставки.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Рассмотрим </w:t>
      </w:r>
      <w:r w:rsidR="007179F8">
        <w:rPr>
          <w:rFonts w:ascii="Times New Roman" w:hAnsi="Times New Roman" w:cs="Times New Roman"/>
          <w:sz w:val="22"/>
          <w:szCs w:val="22"/>
        </w:rPr>
        <w:t xml:space="preserve">тот же </w:t>
      </w:r>
      <w:r w:rsidR="00B85E84">
        <w:rPr>
          <w:rFonts w:ascii="Times New Roman" w:hAnsi="Times New Roman" w:cs="Times New Roman"/>
          <w:sz w:val="22"/>
          <w:szCs w:val="22"/>
        </w:rPr>
        <w:t xml:space="preserve">пример (табл. </w:t>
      </w:r>
      <w:r w:rsidR="00C8175E">
        <w:rPr>
          <w:rFonts w:ascii="Times New Roman" w:hAnsi="Times New Roman" w:cs="Times New Roman"/>
          <w:sz w:val="22"/>
          <w:szCs w:val="22"/>
        </w:rPr>
        <w:t>32</w:t>
      </w:r>
      <w:r w:rsidRPr="002A6FEE">
        <w:rPr>
          <w:rFonts w:ascii="Times New Roman" w:hAnsi="Times New Roman" w:cs="Times New Roman"/>
          <w:sz w:val="22"/>
          <w:szCs w:val="22"/>
        </w:rPr>
        <w:t>).</w:t>
      </w:r>
    </w:p>
    <w:p w:rsidR="002A6FEE" w:rsidRPr="007179F8" w:rsidRDefault="00C8175E" w:rsidP="002A6FEE">
      <w:pPr>
        <w:keepNext/>
        <w:widowControl/>
        <w:autoSpaceDE/>
        <w:autoSpaceDN/>
        <w:adjustRightInd/>
        <w:ind w:firstLine="397"/>
        <w:jc w:val="right"/>
        <w:outlineLvl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32</w:t>
      </w:r>
    </w:p>
    <w:tbl>
      <w:tblPr>
        <w:tblW w:w="480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3"/>
        <w:gridCol w:w="1485"/>
        <w:gridCol w:w="1485"/>
        <w:gridCol w:w="1485"/>
        <w:gridCol w:w="1082"/>
      </w:tblGrid>
      <w:tr w:rsidR="002A6FEE" w:rsidRPr="007179F8">
        <w:trPr>
          <w:trHeight w:val="100"/>
        </w:trPr>
        <w:tc>
          <w:tcPr>
            <w:tcW w:w="612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5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</w:tr>
      <w:tr w:rsidR="002A6FEE" w:rsidRPr="007179F8">
        <w:trPr>
          <w:trHeight w:val="371"/>
        </w:trPr>
        <w:tc>
          <w:tcPr>
            <w:tcW w:w="612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3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800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5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</w:t>
            </w:r>
            <w:r w:rsidRPr="007179F8">
              <w:rPr>
                <w:rFonts w:ascii="Times" w:hAnsi="Times" w:cs="Times New Roman"/>
                <w:sz w:val="18"/>
                <w:szCs w:val="18"/>
              </w:rPr>
              <w:t>–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6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</w:t>
            </w:r>
            <w:r w:rsidRPr="007179F8">
              <w:rPr>
                <w:rFonts w:ascii="Times" w:hAnsi="Times" w:cs="Times New Roman"/>
                <w:sz w:val="18"/>
                <w:szCs w:val="18"/>
              </w:rPr>
              <w:t>–</w:t>
            </w:r>
          </w:p>
        </w:tc>
        <w:tc>
          <w:tcPr>
            <w:tcW w:w="85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800</w:t>
            </w:r>
          </w:p>
        </w:tc>
      </w:tr>
      <w:tr w:rsidR="002A6FEE" w:rsidRPr="007179F8">
        <w:trPr>
          <w:trHeight w:val="188"/>
        </w:trPr>
        <w:tc>
          <w:tcPr>
            <w:tcW w:w="612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7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</w:t>
            </w:r>
            <w:r w:rsidRPr="007179F8">
              <w:rPr>
                <w:rFonts w:ascii="Times" w:hAnsi="Times" w:cs="Times New Roman"/>
                <w:sz w:val="18"/>
                <w:szCs w:val="18"/>
              </w:rPr>
              <w:t>–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2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700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4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</w:t>
            </w:r>
            <w:r w:rsidRPr="007179F8">
              <w:rPr>
                <w:rFonts w:ascii="Times" w:hAnsi="Times" w:cs="Times New Roman"/>
                <w:sz w:val="18"/>
                <w:szCs w:val="18"/>
              </w:rPr>
              <w:t>–</w:t>
            </w:r>
          </w:p>
        </w:tc>
        <w:tc>
          <w:tcPr>
            <w:tcW w:w="85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700</w:t>
            </w:r>
          </w:p>
        </w:tc>
      </w:tr>
      <w:tr w:rsidR="002A6FEE" w:rsidRPr="007179F8">
        <w:trPr>
          <w:trHeight w:val="373"/>
        </w:trPr>
        <w:tc>
          <w:tcPr>
            <w:tcW w:w="612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4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200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3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400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5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400</w:t>
            </w:r>
          </w:p>
        </w:tc>
        <w:tc>
          <w:tcPr>
            <w:tcW w:w="85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1000</w:t>
            </w:r>
          </w:p>
        </w:tc>
      </w:tr>
      <w:tr w:rsidR="002A6FEE" w:rsidRPr="007179F8">
        <w:trPr>
          <w:trHeight w:val="260"/>
        </w:trPr>
        <w:tc>
          <w:tcPr>
            <w:tcW w:w="612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6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</w:t>
            </w:r>
            <w:r w:rsidRPr="007179F8">
              <w:rPr>
                <w:rFonts w:ascii="Times" w:hAnsi="Times" w:cs="Times New Roman"/>
                <w:sz w:val="18"/>
                <w:szCs w:val="18"/>
              </w:rPr>
              <w:t>–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4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</w:t>
            </w:r>
            <w:r w:rsidRPr="007179F8">
              <w:rPr>
                <w:rFonts w:ascii="Times" w:hAnsi="Times" w:cs="Times New Roman"/>
                <w:sz w:val="18"/>
                <w:szCs w:val="18"/>
              </w:rPr>
              <w:t>–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     7</w:t>
            </w:r>
          </w:p>
          <w:p w:rsidR="002A6FEE" w:rsidRPr="007179F8" w:rsidRDefault="002A6FEE" w:rsidP="007179F8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 xml:space="preserve">        500</w:t>
            </w:r>
          </w:p>
        </w:tc>
        <w:tc>
          <w:tcPr>
            <w:tcW w:w="85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500</w:t>
            </w:r>
          </w:p>
        </w:tc>
      </w:tr>
      <w:tr w:rsidR="002A6FEE" w:rsidRPr="007179F8">
        <w:trPr>
          <w:trHeight w:val="125"/>
        </w:trPr>
        <w:tc>
          <w:tcPr>
            <w:tcW w:w="612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7179F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1100</w:t>
            </w:r>
          </w:p>
        </w:tc>
        <w:tc>
          <w:tcPr>
            <w:tcW w:w="117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179F8">
              <w:rPr>
                <w:rFonts w:ascii="Times New Roman" w:hAnsi="Times New Roman" w:cs="Times New Roman"/>
                <w:sz w:val="18"/>
                <w:szCs w:val="18"/>
              </w:rPr>
              <w:t>900</w:t>
            </w:r>
          </w:p>
        </w:tc>
        <w:tc>
          <w:tcPr>
            <w:tcW w:w="857" w:type="pct"/>
          </w:tcPr>
          <w:p w:rsidR="002A6FEE" w:rsidRPr="007179F8" w:rsidRDefault="002A6FEE" w:rsidP="007179F8">
            <w:pPr>
              <w:widowControl/>
              <w:autoSpaceDE/>
              <w:autoSpaceDN/>
              <w:adjustRightInd/>
              <w:spacing w:before="2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2A6FEE" w:rsidRPr="002A6FEE" w:rsidRDefault="007179F8" w:rsidP="00D53C6A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Просматриваем тарифы: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тариф в клетке (2; 2), поэтому в эту клетку помещаем х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22 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=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(700; 1100) = 700; во 2-й строке ст</w:t>
      </w:r>
      <w:r w:rsidR="002A6FEE" w:rsidRPr="002A6FEE">
        <w:rPr>
          <w:rFonts w:ascii="Times New Roman" w:hAnsi="Times New Roman" w:cs="Times New Roman"/>
          <w:sz w:val="22"/>
          <w:szCs w:val="22"/>
        </w:rPr>
        <w:t>а</w:t>
      </w:r>
      <w:r w:rsidR="002A6FEE" w:rsidRPr="002A6FEE">
        <w:rPr>
          <w:rFonts w:ascii="Times New Roman" w:hAnsi="Times New Roman" w:cs="Times New Roman"/>
          <w:sz w:val="22"/>
          <w:szCs w:val="22"/>
        </w:rPr>
        <w:t>вим про</w:t>
      </w:r>
      <w:r w:rsidR="002A6FEE" w:rsidRPr="002A6FEE">
        <w:rPr>
          <w:rFonts w:ascii="Times New Roman" w:hAnsi="Times New Roman" w:cs="Times New Roman"/>
          <w:sz w:val="22"/>
          <w:szCs w:val="22"/>
        </w:rPr>
        <w:softHyphen/>
        <w:t>черки, так как запас зерна в районе А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израсходован. Пр</w:t>
      </w:r>
      <w:r w:rsidR="002A6FEE" w:rsidRPr="002A6FEE">
        <w:rPr>
          <w:rFonts w:ascii="Times New Roman" w:hAnsi="Times New Roman" w:cs="Times New Roman"/>
          <w:sz w:val="22"/>
          <w:szCs w:val="22"/>
        </w:rPr>
        <w:t>о</w:t>
      </w:r>
      <w:r w:rsidR="002A6FEE" w:rsidRPr="002A6FEE">
        <w:rPr>
          <w:rFonts w:ascii="Times New Roman" w:hAnsi="Times New Roman" w:cs="Times New Roman"/>
          <w:sz w:val="22"/>
          <w:szCs w:val="22"/>
        </w:rPr>
        <w:t>сматриваем ос</w:t>
      </w:r>
      <w:r w:rsidR="002A6FEE" w:rsidRPr="002A6FEE">
        <w:rPr>
          <w:rFonts w:ascii="Times New Roman" w:hAnsi="Times New Roman" w:cs="Times New Roman"/>
          <w:sz w:val="22"/>
          <w:szCs w:val="22"/>
        </w:rPr>
        <w:softHyphen/>
        <w:t>тавшиеся клетки в таблице. Наименьшие тарифы имеют клетки (1; 1) и (3; 2) с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11 </w:t>
      </w:r>
      <w:r w:rsidR="002A6FEE" w:rsidRPr="002A6FEE">
        <w:rPr>
          <w:rFonts w:ascii="Times New Roman" w:hAnsi="Times New Roman" w:cs="Times New Roman"/>
          <w:sz w:val="22"/>
          <w:szCs w:val="22"/>
        </w:rPr>
        <w:t>= с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>32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= 3. В клетку (1; 1) помещаем х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>11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=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(800; 1000) = 800, а в клетку (3; 2) – х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>32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=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(1000; 1100 </w:t>
      </w:r>
      <w:r w:rsidRPr="002A6FEE">
        <w:rPr>
          <w:rFonts w:ascii="Times New Roman" w:hAnsi="Times New Roman" w:cs="Times New Roman"/>
          <w:sz w:val="22"/>
          <w:szCs w:val="22"/>
        </w:rPr>
        <w:t>–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700) = 400.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A6FEE" w:rsidRPr="002A6FEE">
        <w:rPr>
          <w:rFonts w:ascii="Times New Roman" w:hAnsi="Times New Roman" w:cs="Times New Roman"/>
          <w:sz w:val="22"/>
          <w:szCs w:val="22"/>
        </w:rPr>
        <w:t>В первой строке и во 2-м столбце ставим прочерки.</w:t>
      </w:r>
    </w:p>
    <w:p w:rsidR="002A6FEE" w:rsidRPr="002A6FEE" w:rsidRDefault="002A6FEE" w:rsidP="00D53C6A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Просматриваем тарифы в оставшихся клетках: наименьший тариф </w:t>
      </w:r>
      <w:r w:rsidRPr="00A0472E">
        <w:rPr>
          <w:rFonts w:ascii="Times New Roman" w:hAnsi="Times New Roman" w:cs="Times New Roman"/>
          <w:spacing w:val="-2"/>
          <w:sz w:val="22"/>
          <w:szCs w:val="22"/>
        </w:rPr>
        <w:t>в клетке (3;</w:t>
      </w:r>
      <w:r w:rsidR="007179F8" w:rsidRPr="00A0472E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472E">
        <w:rPr>
          <w:rFonts w:ascii="Times New Roman" w:hAnsi="Times New Roman" w:cs="Times New Roman"/>
          <w:spacing w:val="-2"/>
          <w:sz w:val="22"/>
          <w:szCs w:val="22"/>
        </w:rPr>
        <w:t>1). Загружаем ее х</w:t>
      </w:r>
      <w:r w:rsidRPr="00A0472E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31</w:t>
      </w:r>
      <w:r w:rsidRPr="00A0472E">
        <w:rPr>
          <w:rFonts w:ascii="Times New Roman" w:hAnsi="Times New Roman" w:cs="Times New Roman"/>
          <w:spacing w:val="-2"/>
          <w:sz w:val="22"/>
          <w:szCs w:val="22"/>
        </w:rPr>
        <w:t xml:space="preserve">= </w:t>
      </w:r>
      <w:r w:rsidRPr="00A0472E">
        <w:rPr>
          <w:rFonts w:ascii="Times New Roman" w:hAnsi="Times New Roman" w:cs="Times New Roman"/>
          <w:spacing w:val="-2"/>
          <w:sz w:val="22"/>
          <w:szCs w:val="22"/>
          <w:lang w:val="en-US"/>
        </w:rPr>
        <w:t>min</w:t>
      </w:r>
      <w:r w:rsidRPr="00A0472E">
        <w:rPr>
          <w:rFonts w:ascii="Times New Roman" w:hAnsi="Times New Roman" w:cs="Times New Roman"/>
          <w:spacing w:val="-2"/>
          <w:sz w:val="22"/>
          <w:szCs w:val="22"/>
        </w:rPr>
        <w:t xml:space="preserve"> (1000 </w:t>
      </w:r>
      <w:r w:rsidR="007179F8" w:rsidRPr="00A0472E">
        <w:rPr>
          <w:rFonts w:ascii="Times New Roman" w:hAnsi="Times New Roman" w:cs="Times New Roman"/>
          <w:spacing w:val="-2"/>
          <w:sz w:val="22"/>
          <w:szCs w:val="22"/>
        </w:rPr>
        <w:t>–</w:t>
      </w:r>
      <w:r w:rsidRPr="00A0472E">
        <w:rPr>
          <w:rFonts w:ascii="Times New Roman" w:hAnsi="Times New Roman" w:cs="Times New Roman"/>
          <w:spacing w:val="-2"/>
          <w:sz w:val="22"/>
          <w:szCs w:val="22"/>
        </w:rPr>
        <w:t xml:space="preserve"> 800;</w:t>
      </w:r>
      <w:r w:rsidR="007179F8" w:rsidRPr="00A0472E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472E">
        <w:rPr>
          <w:rFonts w:ascii="Times New Roman" w:hAnsi="Times New Roman" w:cs="Times New Roman"/>
          <w:spacing w:val="-2"/>
          <w:sz w:val="22"/>
          <w:szCs w:val="22"/>
        </w:rPr>
        <w:t xml:space="preserve">1000 </w:t>
      </w:r>
      <w:r w:rsidR="007179F8" w:rsidRPr="00A0472E">
        <w:rPr>
          <w:rFonts w:ascii="Times New Roman" w:hAnsi="Times New Roman" w:cs="Times New Roman"/>
          <w:spacing w:val="-2"/>
          <w:sz w:val="22"/>
          <w:szCs w:val="22"/>
        </w:rPr>
        <w:t>–</w:t>
      </w:r>
      <w:r w:rsidRPr="00A0472E">
        <w:rPr>
          <w:rFonts w:ascii="Times New Roman" w:hAnsi="Times New Roman" w:cs="Times New Roman"/>
          <w:spacing w:val="-2"/>
          <w:sz w:val="22"/>
          <w:szCs w:val="22"/>
        </w:rPr>
        <w:t xml:space="preserve"> 400) = 200</w:t>
      </w:r>
      <w:r w:rsidRPr="002A6FEE">
        <w:rPr>
          <w:rFonts w:ascii="Times New Roman" w:hAnsi="Times New Roman" w:cs="Times New Roman"/>
          <w:sz w:val="22"/>
          <w:szCs w:val="22"/>
        </w:rPr>
        <w:t xml:space="preserve">. В первом столбце </w:t>
      </w:r>
      <w:r w:rsidR="00E7022E">
        <w:rPr>
          <w:rFonts w:ascii="Times New Roman" w:hAnsi="Times New Roman" w:cs="Times New Roman"/>
          <w:sz w:val="22"/>
          <w:szCs w:val="22"/>
        </w:rPr>
        <w:t xml:space="preserve">ставим </w:t>
      </w:r>
      <w:r w:rsidRPr="002A6FEE">
        <w:rPr>
          <w:rFonts w:ascii="Times New Roman" w:hAnsi="Times New Roman" w:cs="Times New Roman"/>
          <w:sz w:val="22"/>
          <w:szCs w:val="22"/>
        </w:rPr>
        <w:t>прочерки, т. к. его мощность</w:t>
      </w:r>
      <w:r w:rsidR="00E7022E">
        <w:rPr>
          <w:rFonts w:ascii="Times New Roman" w:hAnsi="Times New Roman" w:cs="Times New Roman"/>
          <w:sz w:val="22"/>
          <w:szCs w:val="22"/>
        </w:rPr>
        <w:t xml:space="preserve"> В</w:t>
      </w:r>
      <w:r w:rsidR="00E7022E">
        <w:rPr>
          <w:rFonts w:ascii="Times New Roman" w:hAnsi="Times New Roman" w:cs="Times New Roman"/>
          <w:sz w:val="22"/>
          <w:szCs w:val="22"/>
          <w:vertAlign w:val="subscript"/>
        </w:rPr>
        <w:t xml:space="preserve">1 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Pr="007179F8">
        <w:rPr>
          <w:rFonts w:ascii="Times New Roman" w:hAnsi="Times New Roman" w:cs="Times New Roman"/>
          <w:spacing w:val="-2"/>
          <w:sz w:val="22"/>
          <w:szCs w:val="22"/>
        </w:rPr>
        <w:t>использована полностью. Смотрим тарифы</w:t>
      </w:r>
      <w:r w:rsidR="007179F8" w:rsidRPr="007179F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E7022E">
        <w:rPr>
          <w:rFonts w:ascii="Times New Roman" w:hAnsi="Times New Roman" w:cs="Times New Roman"/>
          <w:spacing w:val="-2"/>
          <w:sz w:val="22"/>
          <w:szCs w:val="22"/>
        </w:rPr>
        <w:t>далее.</w:t>
      </w:r>
      <w:r w:rsidRPr="007179F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E7022E">
        <w:rPr>
          <w:rFonts w:ascii="Times New Roman" w:hAnsi="Times New Roman" w:cs="Times New Roman"/>
          <w:spacing w:val="-2"/>
          <w:sz w:val="22"/>
          <w:szCs w:val="22"/>
        </w:rPr>
        <w:t>Н</w:t>
      </w:r>
      <w:r w:rsidRPr="007179F8">
        <w:rPr>
          <w:rFonts w:ascii="Times New Roman" w:hAnsi="Times New Roman" w:cs="Times New Roman"/>
          <w:spacing w:val="-2"/>
          <w:sz w:val="22"/>
          <w:szCs w:val="22"/>
        </w:rPr>
        <w:t>аименьший в клетке (3;</w:t>
      </w:r>
      <w:r w:rsidR="007179F8" w:rsidRPr="007179F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7179F8">
        <w:rPr>
          <w:rFonts w:ascii="Times New Roman" w:hAnsi="Times New Roman" w:cs="Times New Roman"/>
          <w:spacing w:val="-2"/>
          <w:sz w:val="22"/>
          <w:szCs w:val="22"/>
        </w:rPr>
        <w:t>3). З</w:t>
      </w:r>
      <w:r w:rsidRPr="002A6FEE">
        <w:rPr>
          <w:rFonts w:ascii="Times New Roman" w:hAnsi="Times New Roman" w:cs="Times New Roman"/>
          <w:sz w:val="22"/>
          <w:szCs w:val="22"/>
        </w:rPr>
        <w:t xml:space="preserve">агружаем ее: </w:t>
      </w:r>
    </w:p>
    <w:p w:rsidR="002A6FEE" w:rsidRPr="002A6FEE" w:rsidRDefault="00E7022E" w:rsidP="00D53C6A">
      <w:pPr>
        <w:widowControl/>
        <w:autoSpaceDE/>
        <w:autoSpaceDN/>
        <w:adjustRightInd/>
        <w:spacing w:line="230" w:lineRule="auto"/>
        <w:ind w:firstLine="397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х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33 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=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(1000 </w:t>
      </w:r>
      <w:r w:rsidR="008568BC" w:rsidRPr="002A6FEE">
        <w:rPr>
          <w:rFonts w:ascii="Times New Roman" w:hAnsi="Times New Roman" w:cs="Times New Roman"/>
          <w:sz w:val="22"/>
          <w:szCs w:val="22"/>
        </w:rPr>
        <w:t>–</w:t>
      </w:r>
      <w:r w:rsidR="008568BC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200 </w:t>
      </w:r>
      <w:r w:rsidR="008568BC" w:rsidRPr="002A6FEE">
        <w:rPr>
          <w:rFonts w:ascii="Times New Roman" w:hAnsi="Times New Roman" w:cs="Times New Roman"/>
          <w:sz w:val="22"/>
          <w:szCs w:val="22"/>
        </w:rPr>
        <w:t>–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400; 900) = 400.</w:t>
      </w:r>
    </w:p>
    <w:p w:rsidR="00E7022E" w:rsidRDefault="002A6FEE" w:rsidP="00D53C6A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Загружаем клетку (4; 3)</w:t>
      </w:r>
      <w:r w:rsidR="00E7022E">
        <w:rPr>
          <w:rFonts w:ascii="Times New Roman" w:hAnsi="Times New Roman" w:cs="Times New Roman"/>
          <w:sz w:val="22"/>
          <w:szCs w:val="22"/>
        </w:rPr>
        <w:t>:</w:t>
      </w:r>
      <w:r w:rsidRPr="002A6FEE">
        <w:rPr>
          <w:rFonts w:ascii="Times New Roman" w:hAnsi="Times New Roman" w:cs="Times New Roman"/>
          <w:sz w:val="22"/>
          <w:szCs w:val="22"/>
        </w:rPr>
        <w:t xml:space="preserve"> х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43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2A6FEE">
        <w:rPr>
          <w:rFonts w:ascii="Times New Roman" w:hAnsi="Times New Roman" w:cs="Times New Roman"/>
          <w:sz w:val="22"/>
          <w:szCs w:val="22"/>
        </w:rPr>
        <w:t xml:space="preserve">(900 </w:t>
      </w:r>
      <w:r w:rsidR="005354C8" w:rsidRPr="005354C8">
        <w:rPr>
          <w:rFonts w:ascii="Times New Roman" w:hAnsi="Times New Roman" w:cs="Times New Roman"/>
          <w:sz w:val="18"/>
          <w:szCs w:val="18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400; 500) = 500. Пол</w:t>
      </w:r>
      <w:r w:rsidRPr="002A6FEE">
        <w:rPr>
          <w:rFonts w:ascii="Times New Roman" w:hAnsi="Times New Roman" w:cs="Times New Roman"/>
          <w:sz w:val="22"/>
          <w:szCs w:val="22"/>
        </w:rPr>
        <w:t>у</w:t>
      </w:r>
      <w:r w:rsidRPr="002A6FEE">
        <w:rPr>
          <w:rFonts w:ascii="Times New Roman" w:hAnsi="Times New Roman" w:cs="Times New Roman"/>
          <w:sz w:val="22"/>
          <w:szCs w:val="22"/>
        </w:rPr>
        <w:t xml:space="preserve">чили план </w:t>
      </w:r>
      <w:r w:rsidR="00E7022E">
        <w:rPr>
          <w:rFonts w:ascii="Times New Roman" w:hAnsi="Times New Roman" w:cs="Times New Roman"/>
          <w:sz w:val="22"/>
          <w:szCs w:val="22"/>
        </w:rPr>
        <w:t>Х</w:t>
      </w:r>
      <w:r w:rsidR="00E7022E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="00E7022E">
        <w:rPr>
          <w:rFonts w:ascii="Times New Roman" w:hAnsi="Times New Roman" w:cs="Times New Roman"/>
          <w:sz w:val="22"/>
          <w:szCs w:val="22"/>
        </w:rPr>
        <w:t>, для которого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E7022E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2A6FEE">
        <w:rPr>
          <w:rFonts w:ascii="Times New Roman" w:hAnsi="Times New Roman" w:cs="Times New Roman"/>
          <w:sz w:val="22"/>
          <w:szCs w:val="22"/>
        </w:rPr>
        <w:t>(</w:t>
      </w:r>
      <w:r w:rsidR="00E7022E">
        <w:rPr>
          <w:rFonts w:ascii="Times New Roman" w:hAnsi="Times New Roman" w:cs="Times New Roman"/>
          <w:sz w:val="22"/>
          <w:szCs w:val="22"/>
        </w:rPr>
        <w:t>Х</w:t>
      </w:r>
      <w:r w:rsidR="00E7022E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Pr="002A6FEE">
        <w:rPr>
          <w:rFonts w:ascii="Times New Roman" w:hAnsi="Times New Roman" w:cs="Times New Roman"/>
          <w:sz w:val="22"/>
          <w:szCs w:val="22"/>
        </w:rPr>
        <w:t>) = 3 · 800 + 2 · 700 + 4 · 200 + 3 · 400</w:t>
      </w:r>
      <w:r w:rsidR="00E7022E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+</w:t>
      </w:r>
      <w:r w:rsidR="00E7022E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5 · 400 +</w:t>
      </w:r>
      <w:r w:rsidR="00E7022E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 xml:space="preserve">7 · 500 = 11300 тыс. руб. </w:t>
      </w:r>
    </w:p>
    <w:p w:rsidR="002A6FEE" w:rsidRPr="00E7022E" w:rsidRDefault="002076D9" w:rsidP="002076D9">
      <w:pPr>
        <w:widowControl/>
        <w:autoSpaceDE/>
        <w:autoSpaceDN/>
        <w:adjustRightInd/>
        <w:spacing w:before="120" w:after="120" w:line="23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6</w:t>
      </w:r>
      <w:r w:rsidR="002A6FEE" w:rsidRPr="00E7022E">
        <w:rPr>
          <w:rFonts w:ascii="Times New Roman" w:hAnsi="Times New Roman" w:cs="Times New Roman"/>
          <w:b/>
          <w:sz w:val="22"/>
          <w:szCs w:val="22"/>
        </w:rPr>
        <w:t>.4. Метод потенциалов</w:t>
      </w:r>
      <w:r w:rsidR="00E7022E">
        <w:rPr>
          <w:rFonts w:ascii="Times New Roman" w:hAnsi="Times New Roman" w:cs="Times New Roman"/>
          <w:b/>
          <w:sz w:val="22"/>
          <w:szCs w:val="22"/>
        </w:rPr>
        <w:t xml:space="preserve"> решения транспортной задачи, </w:t>
      </w:r>
      <w:r>
        <w:rPr>
          <w:rFonts w:ascii="Times New Roman" w:hAnsi="Times New Roman" w:cs="Times New Roman"/>
          <w:b/>
          <w:sz w:val="22"/>
          <w:szCs w:val="22"/>
        </w:rPr>
        <w:t xml:space="preserve">       </w:t>
      </w:r>
      <w:r w:rsidR="00E7022E">
        <w:rPr>
          <w:rFonts w:ascii="Times New Roman" w:hAnsi="Times New Roman" w:cs="Times New Roman"/>
          <w:b/>
          <w:sz w:val="22"/>
          <w:szCs w:val="22"/>
        </w:rPr>
        <w:t>признак оптимальности опорных планов</w:t>
      </w:r>
    </w:p>
    <w:p w:rsidR="002A6FEE" w:rsidRPr="002A6FEE" w:rsidRDefault="00D53C6A" w:rsidP="00D53C6A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1. </w:t>
      </w:r>
      <w:r w:rsidR="002A6FEE" w:rsidRPr="002A6FEE">
        <w:rPr>
          <w:rFonts w:ascii="Times New Roman" w:hAnsi="Times New Roman" w:cs="Times New Roman"/>
          <w:sz w:val="22"/>
          <w:szCs w:val="22"/>
        </w:rPr>
        <w:t>Теорема о потенциалах: Если план Х</w:t>
      </w:r>
      <w:r w:rsidR="002A6FEE" w:rsidRPr="002A6FEE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="002A6FEE" w:rsidRPr="002A6FEE">
        <w:rPr>
          <w:rFonts w:ascii="Times New Roman" w:hAnsi="Times New Roman" w:cs="Times New Roman"/>
          <w:sz w:val="22"/>
          <w:szCs w:val="22"/>
        </w:rPr>
        <w:t>=</w:t>
      </w:r>
      <w:r w:rsidR="00C83E51">
        <w:rPr>
          <w:rFonts w:ascii="Times New Roman" w:hAnsi="Times New Roman" w:cs="Times New Roman"/>
          <w:position w:val="-18"/>
          <w:sz w:val="22"/>
          <w:szCs w:val="22"/>
        </w:rPr>
        <w:pict>
          <v:shape id="_x0000_i1778" type="#_x0000_t75" style="width:35.55pt;height:22.45pt">
            <v:imagedata r:id="rId861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транспор</w:t>
      </w:r>
      <w:r w:rsidR="002A6FEE" w:rsidRPr="002A6FEE">
        <w:rPr>
          <w:rFonts w:ascii="Times New Roman" w:hAnsi="Times New Roman" w:cs="Times New Roman"/>
          <w:sz w:val="22"/>
          <w:szCs w:val="22"/>
        </w:rPr>
        <w:t>т</w:t>
      </w:r>
      <w:r w:rsidR="002A6FEE" w:rsidRPr="002A6FEE">
        <w:rPr>
          <w:rFonts w:ascii="Times New Roman" w:hAnsi="Times New Roman" w:cs="Times New Roman"/>
          <w:sz w:val="22"/>
          <w:szCs w:val="22"/>
        </w:rPr>
        <w:t>ной задачи является оптимальным, то ему соответствует система из (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m</w:t>
      </w:r>
      <w:r w:rsidR="002A6FEE" w:rsidRPr="002A6FEE">
        <w:rPr>
          <w:rFonts w:ascii="Times New Roman" w:hAnsi="Times New Roman" w:cs="Times New Roman"/>
          <w:sz w:val="22"/>
          <w:szCs w:val="22"/>
        </w:rPr>
        <w:t>+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n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) чисел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779" type="#_x0000_t75" style="width:27.1pt;height:16.85pt">
            <v:imagedata r:id="rId862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, удовлетворяющих условиям </w:t>
      </w:r>
      <w:r w:rsidR="00C83E51">
        <w:rPr>
          <w:rFonts w:ascii="Times New Roman" w:hAnsi="Times New Roman" w:cs="Times New Roman"/>
          <w:position w:val="-16"/>
          <w:sz w:val="22"/>
          <w:szCs w:val="22"/>
        </w:rPr>
        <w:pict>
          <v:shape id="_x0000_i1780" type="#_x0000_t75" style="width:51.45pt;height:19.65pt">
            <v:imagedata r:id="rId863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для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781" type="#_x0000_t75" style="width:26.2pt;height:19.65pt">
            <v:imagedata r:id="rId864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и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782" type="#_x0000_t75" style="width:51.45pt;height:17.75pt">
            <v:imagedata r:id="rId865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для </w:t>
      </w:r>
      <w:r w:rsidR="00C83E51">
        <w:rPr>
          <w:rFonts w:ascii="Times New Roman" w:hAnsi="Times New Roman" w:cs="Times New Roman"/>
          <w:position w:val="-16"/>
          <w:sz w:val="22"/>
          <w:szCs w:val="22"/>
        </w:rPr>
        <w:pict>
          <v:shape id="_x0000_i1783" type="#_x0000_t75" style="width:27.1pt;height:20.55pt">
            <v:imagedata r:id="rId866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0"/>
          <w:sz w:val="22"/>
          <w:szCs w:val="22"/>
          <w:lang w:val="en-US"/>
        </w:rPr>
        <w:pict>
          <v:shape id="_x0000_i1784" type="#_x0000_t75" style="width:67.3pt;height:18.7pt">
            <v:imagedata r:id="rId867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. Числа </w:t>
      </w:r>
      <w:r w:rsidR="00C83E51">
        <w:rPr>
          <w:rFonts w:ascii="Times New Roman" w:hAnsi="Times New Roman" w:cs="Times New Roman"/>
          <w:position w:val="-16"/>
          <w:sz w:val="22"/>
          <w:szCs w:val="22"/>
        </w:rPr>
        <w:pict>
          <v:shape id="_x0000_i1785" type="#_x0000_t75" style="width:37.4pt;height:20.55pt">
            <v:imagedata r:id="rId868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наз</w:t>
      </w:r>
      <w:r w:rsidR="002A6FEE" w:rsidRPr="002A6FEE">
        <w:rPr>
          <w:rFonts w:ascii="Times New Roman" w:hAnsi="Times New Roman" w:cs="Times New Roman"/>
          <w:sz w:val="22"/>
          <w:szCs w:val="22"/>
        </w:rPr>
        <w:t>ы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ваются потенциалами соответственно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i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-го поставщика и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j</w:t>
      </w:r>
      <w:r w:rsidR="002A6FEE" w:rsidRPr="002A6FEE">
        <w:rPr>
          <w:rFonts w:ascii="Times New Roman" w:hAnsi="Times New Roman" w:cs="Times New Roman"/>
          <w:sz w:val="22"/>
          <w:szCs w:val="22"/>
        </w:rPr>
        <w:t>-го п</w:t>
      </w:r>
      <w:r w:rsidR="002A6FEE" w:rsidRPr="002A6FEE">
        <w:rPr>
          <w:rFonts w:ascii="Times New Roman" w:hAnsi="Times New Roman" w:cs="Times New Roman"/>
          <w:sz w:val="22"/>
          <w:szCs w:val="22"/>
        </w:rPr>
        <w:t>о</w:t>
      </w:r>
      <w:r w:rsidR="002A6FEE" w:rsidRPr="002A6FEE">
        <w:rPr>
          <w:rFonts w:ascii="Times New Roman" w:hAnsi="Times New Roman" w:cs="Times New Roman"/>
          <w:sz w:val="22"/>
          <w:szCs w:val="22"/>
        </w:rPr>
        <w:t>требителя.</w:t>
      </w:r>
    </w:p>
    <w:p w:rsidR="002A6FEE" w:rsidRPr="00C8175E" w:rsidRDefault="002A6FEE" w:rsidP="00D53C6A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C8175E">
        <w:rPr>
          <w:rFonts w:ascii="Times New Roman" w:hAnsi="Times New Roman" w:cs="Times New Roman"/>
          <w:spacing w:val="-4"/>
          <w:sz w:val="22"/>
          <w:szCs w:val="22"/>
        </w:rPr>
        <w:t xml:space="preserve">Из теоремы вытекает, что для </w:t>
      </w:r>
      <w:r w:rsidR="00E7022E" w:rsidRPr="00C8175E">
        <w:rPr>
          <w:rFonts w:ascii="Times New Roman" w:hAnsi="Times New Roman" w:cs="Times New Roman"/>
          <w:spacing w:val="-4"/>
          <w:sz w:val="22"/>
          <w:szCs w:val="22"/>
        </w:rPr>
        <w:t xml:space="preserve">получения </w:t>
      </w:r>
      <w:r w:rsidRPr="00C8175E">
        <w:rPr>
          <w:rFonts w:ascii="Times New Roman" w:hAnsi="Times New Roman" w:cs="Times New Roman"/>
          <w:spacing w:val="-4"/>
          <w:sz w:val="22"/>
          <w:szCs w:val="22"/>
        </w:rPr>
        <w:t xml:space="preserve">оптимального плана </w:t>
      </w:r>
      <w:r w:rsidR="00E7022E" w:rsidRPr="00C8175E">
        <w:rPr>
          <w:rFonts w:ascii="Times New Roman" w:hAnsi="Times New Roman" w:cs="Times New Roman"/>
          <w:spacing w:val="-4"/>
          <w:sz w:val="22"/>
          <w:szCs w:val="22"/>
        </w:rPr>
        <w:t>транспортной задачи необходимо выполнение следующих условий:</w:t>
      </w:r>
    </w:p>
    <w:p w:rsidR="00E7022E" w:rsidRDefault="002A6FEE" w:rsidP="00D53C6A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1) каждой занятой клетке </w:t>
      </w:r>
      <w:r w:rsidR="00E7022E">
        <w:rPr>
          <w:rFonts w:ascii="Times New Roman" w:hAnsi="Times New Roman" w:cs="Times New Roman"/>
          <w:spacing w:val="-2"/>
          <w:sz w:val="22"/>
          <w:szCs w:val="22"/>
        </w:rPr>
        <w:t>распределительной таблицы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соотве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т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ствует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E7022E">
        <w:rPr>
          <w:rFonts w:ascii="Times New Roman" w:hAnsi="Times New Roman" w:cs="Times New Roman"/>
          <w:sz w:val="22"/>
          <w:szCs w:val="22"/>
        </w:rPr>
        <w:t>сумма потенциалов, равная тарифу этой клетки, то есть</w:t>
      </w:r>
    </w:p>
    <w:p w:rsidR="002A6FEE" w:rsidRPr="002A6FEE" w:rsidRDefault="00E7022E" w:rsidP="00D53C6A">
      <w:pPr>
        <w:widowControl/>
        <w:autoSpaceDE/>
        <w:autoSpaceDN/>
        <w:adjustRightInd/>
        <w:spacing w:line="230" w:lineRule="auto"/>
        <w:ind w:firstLine="397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8"/>
          <w:sz w:val="22"/>
          <w:szCs w:val="22"/>
        </w:rPr>
        <w:pict>
          <v:shape id="_x0000_i1786" type="#_x0000_t75" style="width:62.65pt;height:22.45pt">
            <v:imagedata r:id="rId869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>;</w:t>
      </w:r>
    </w:p>
    <w:p w:rsidR="002A6FEE" w:rsidRPr="002A6FEE" w:rsidRDefault="002A6FEE" w:rsidP="00D53C6A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2) каждой свободной клетке соответствует </w:t>
      </w:r>
      <w:r w:rsidR="00C83E51">
        <w:rPr>
          <w:rFonts w:ascii="Times New Roman" w:hAnsi="Times New Roman" w:cs="Times New Roman"/>
          <w:position w:val="-18"/>
          <w:sz w:val="22"/>
          <w:szCs w:val="22"/>
        </w:rPr>
        <w:pict>
          <v:shape id="_x0000_i1787" type="#_x0000_t75" style="width:62.65pt;height:22.45pt">
            <v:imagedata r:id="rId870" o:title=""/>
          </v:shape>
        </w:pict>
      </w:r>
      <w:r w:rsidR="00E7022E">
        <w:rPr>
          <w:rFonts w:ascii="Times New Roman" w:hAnsi="Times New Roman" w:cs="Times New Roman"/>
          <w:sz w:val="22"/>
          <w:szCs w:val="22"/>
        </w:rPr>
        <w:t>, то есть сумма потенциалов не превышающая тариф этой клетки.</w:t>
      </w:r>
    </w:p>
    <w:p w:rsidR="00E7022E" w:rsidRDefault="002A6FEE" w:rsidP="00D53C6A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Так как всех занятых клеток должно быть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m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+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n</w:t>
      </w:r>
      <w:r w:rsidR="00E7022E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E7022E" w:rsidRPr="002A6FEE">
        <w:rPr>
          <w:rFonts w:ascii="Times New Roman" w:hAnsi="Times New Roman" w:cs="Times New Roman"/>
          <w:sz w:val="22"/>
          <w:szCs w:val="22"/>
        </w:rPr>
        <w:t>–</w:t>
      </w:r>
      <w:r w:rsidR="00E7022E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1; то </w:t>
      </w:r>
      <w:r w:rsidR="00E7022E">
        <w:rPr>
          <w:rFonts w:ascii="Times New Roman" w:hAnsi="Times New Roman" w:cs="Times New Roman"/>
          <w:spacing w:val="-2"/>
          <w:sz w:val="22"/>
          <w:szCs w:val="22"/>
        </w:rPr>
        <w:t>следует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решить </w:t>
      </w:r>
      <w:r w:rsidR="00E7022E">
        <w:rPr>
          <w:rFonts w:ascii="Times New Roman" w:hAnsi="Times New Roman" w:cs="Times New Roman"/>
          <w:spacing w:val="-2"/>
          <w:sz w:val="22"/>
          <w:szCs w:val="22"/>
        </w:rPr>
        <w:t xml:space="preserve">систему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m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+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n</w:t>
      </w:r>
      <w:r w:rsidR="00E7022E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E7022E" w:rsidRPr="002A6FEE">
        <w:rPr>
          <w:rFonts w:ascii="Times New Roman" w:hAnsi="Times New Roman" w:cs="Times New Roman"/>
          <w:sz w:val="22"/>
          <w:szCs w:val="22"/>
        </w:rPr>
        <w:t>–</w:t>
      </w:r>
      <w:r w:rsidR="00E7022E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 xml:space="preserve">1 уравнений </w:t>
      </w:r>
      <w:r w:rsidR="00C83E51">
        <w:rPr>
          <w:rFonts w:ascii="Times New Roman" w:hAnsi="Times New Roman" w:cs="Times New Roman"/>
          <w:position w:val="-18"/>
          <w:sz w:val="22"/>
          <w:szCs w:val="22"/>
        </w:rPr>
        <w:pict>
          <v:shape id="_x0000_i1788" type="#_x0000_t75" style="width:57.05pt;height:19.65pt">
            <v:imagedata r:id="rId869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 xml:space="preserve"> с (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2A6FEE">
        <w:rPr>
          <w:rFonts w:ascii="Times New Roman" w:hAnsi="Times New Roman" w:cs="Times New Roman"/>
          <w:sz w:val="22"/>
          <w:szCs w:val="22"/>
        </w:rPr>
        <w:t>+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>) неизвес</w:t>
      </w:r>
      <w:r w:rsidRPr="002A6FEE">
        <w:rPr>
          <w:rFonts w:ascii="Times New Roman" w:hAnsi="Times New Roman" w:cs="Times New Roman"/>
          <w:sz w:val="22"/>
          <w:szCs w:val="22"/>
        </w:rPr>
        <w:t>т</w:t>
      </w:r>
      <w:r w:rsidRPr="002A6FEE">
        <w:rPr>
          <w:rFonts w:ascii="Times New Roman" w:hAnsi="Times New Roman" w:cs="Times New Roman"/>
          <w:sz w:val="22"/>
          <w:szCs w:val="22"/>
        </w:rPr>
        <w:t xml:space="preserve">ными. Система неопределенная и, чтобы найти частные решения, </w:t>
      </w:r>
      <w:r w:rsidRPr="002A6FEE">
        <w:rPr>
          <w:rFonts w:ascii="Times New Roman" w:hAnsi="Times New Roman" w:cs="Times New Roman"/>
          <w:sz w:val="22"/>
          <w:szCs w:val="22"/>
        </w:rPr>
        <w:lastRenderedPageBreak/>
        <w:t xml:space="preserve">одному из потенциалов придаем </w:t>
      </w:r>
      <w:r w:rsidR="00E7022E">
        <w:rPr>
          <w:rFonts w:ascii="Times New Roman" w:hAnsi="Times New Roman" w:cs="Times New Roman"/>
          <w:sz w:val="22"/>
          <w:szCs w:val="22"/>
        </w:rPr>
        <w:t xml:space="preserve">определенной </w:t>
      </w:r>
      <w:r w:rsidRPr="002A6FEE">
        <w:rPr>
          <w:rFonts w:ascii="Times New Roman" w:hAnsi="Times New Roman" w:cs="Times New Roman"/>
          <w:sz w:val="22"/>
          <w:szCs w:val="22"/>
        </w:rPr>
        <w:t xml:space="preserve">значение </w:t>
      </w:r>
      <w:r w:rsidR="00E7022E">
        <w:rPr>
          <w:rFonts w:ascii="Times New Roman" w:hAnsi="Times New Roman" w:cs="Times New Roman"/>
          <w:sz w:val="22"/>
          <w:szCs w:val="22"/>
        </w:rPr>
        <w:t xml:space="preserve">обычно </w:t>
      </w:r>
      <w:r w:rsidRPr="002A6FEE">
        <w:rPr>
          <w:rFonts w:ascii="Times New Roman" w:hAnsi="Times New Roman" w:cs="Times New Roman"/>
          <w:sz w:val="22"/>
          <w:szCs w:val="22"/>
        </w:rPr>
        <w:t xml:space="preserve">равное 0. </w:t>
      </w:r>
    </w:p>
    <w:p w:rsidR="00E7022E" w:rsidRDefault="002A6FEE" w:rsidP="00D53C6A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Для исследования плана на оптимальность для каждой св</w:t>
      </w:r>
      <w:r w:rsidRPr="002A6FE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 xml:space="preserve">бодной клетки проверяется условие </w:t>
      </w:r>
      <w:r w:rsidR="00C83E51">
        <w:rPr>
          <w:rFonts w:ascii="Times New Roman" w:hAnsi="Times New Roman" w:cs="Times New Roman"/>
          <w:position w:val="-18"/>
          <w:sz w:val="22"/>
          <w:szCs w:val="22"/>
        </w:rPr>
        <w:pict>
          <v:shape id="_x0000_i1789" type="#_x0000_t75" style="width:58.9pt;height:20.55pt">
            <v:imagedata r:id="rId870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2A6FEE" w:rsidRPr="002A6FEE" w:rsidRDefault="002A6FEE" w:rsidP="00D53C6A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Если хотя бы одна свободная клетка не удовлетворяет данн</w:t>
      </w:r>
      <w:r w:rsidRPr="002A6FE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>му условию, то опорный план не является оптимальным, его мо</w:t>
      </w:r>
      <w:r w:rsidRPr="002A6FEE">
        <w:rPr>
          <w:rFonts w:ascii="Times New Roman" w:hAnsi="Times New Roman" w:cs="Times New Roman"/>
          <w:sz w:val="22"/>
          <w:szCs w:val="22"/>
        </w:rPr>
        <w:t>ж</w:t>
      </w:r>
      <w:r w:rsidRPr="002A6FEE">
        <w:rPr>
          <w:rFonts w:ascii="Times New Roman" w:hAnsi="Times New Roman" w:cs="Times New Roman"/>
          <w:sz w:val="22"/>
          <w:szCs w:val="22"/>
        </w:rPr>
        <w:t>но улучшить за счет загрузки этой клетки. Если таких клеток н</w:t>
      </w:r>
      <w:r w:rsidRPr="002A6FEE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>сколько, то наиболее перспективной для за</w:t>
      </w:r>
      <w:r w:rsidRPr="002A6FEE">
        <w:rPr>
          <w:rFonts w:ascii="Times New Roman" w:hAnsi="Times New Roman" w:cs="Times New Roman"/>
          <w:sz w:val="22"/>
          <w:szCs w:val="22"/>
        </w:rPr>
        <w:softHyphen/>
        <w:t xml:space="preserve">грузки является клетка, для которой разность (оценка) между тарифом клетки и суммой </w:t>
      </w:r>
      <w:r w:rsidR="00E7022E">
        <w:rPr>
          <w:rFonts w:ascii="Times New Roman" w:hAnsi="Times New Roman" w:cs="Times New Roman"/>
          <w:sz w:val="22"/>
          <w:szCs w:val="22"/>
        </w:rPr>
        <w:t xml:space="preserve">её </w:t>
      </w:r>
      <w:r w:rsidRPr="002A6FEE">
        <w:rPr>
          <w:rFonts w:ascii="Times New Roman" w:hAnsi="Times New Roman" w:cs="Times New Roman"/>
          <w:sz w:val="22"/>
          <w:szCs w:val="22"/>
        </w:rPr>
        <w:t>потенциалов наименьшая, т</w:t>
      </w:r>
      <w:r w:rsidR="00E7022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 xml:space="preserve"> е</w:t>
      </w:r>
      <w:r w:rsidR="00E7022E">
        <w:rPr>
          <w:rFonts w:ascii="Times New Roman" w:hAnsi="Times New Roman" w:cs="Times New Roman"/>
          <w:sz w:val="22"/>
          <w:szCs w:val="22"/>
        </w:rPr>
        <w:t>сть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C83E51">
        <w:rPr>
          <w:rFonts w:ascii="Times New Roman" w:hAnsi="Times New Roman" w:cs="Times New Roman"/>
          <w:position w:val="-14"/>
          <w:sz w:val="22"/>
          <w:szCs w:val="22"/>
        </w:rPr>
        <w:pict>
          <v:shape id="_x0000_i1790" type="#_x0000_t75" style="width:87.9pt;height:16.85pt">
            <v:imagedata r:id="rId871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2A6FEE" w:rsidRDefault="00E7022E" w:rsidP="00C8175E">
      <w:pPr>
        <w:keepNext/>
        <w:widowControl/>
        <w:autoSpaceDE/>
        <w:autoSpaceDN/>
        <w:adjustRightInd/>
        <w:spacing w:line="228" w:lineRule="auto"/>
        <w:ind w:firstLine="397"/>
        <w:jc w:val="both"/>
        <w:outlineLvl w:val="2"/>
        <w:rPr>
          <w:rFonts w:ascii="Times New Roman" w:hAnsi="Times New Roman" w:cs="Times New Roman"/>
          <w:sz w:val="22"/>
          <w:szCs w:val="22"/>
        </w:rPr>
      </w:pPr>
      <w:r w:rsidRPr="00C8175E">
        <w:rPr>
          <w:rFonts w:ascii="Times New Roman" w:hAnsi="Times New Roman" w:cs="Times New Roman"/>
          <w:i/>
          <w:sz w:val="22"/>
          <w:szCs w:val="22"/>
        </w:rPr>
        <w:t>П</w:t>
      </w:r>
      <w:r w:rsidR="002A6FEE" w:rsidRPr="00C8175E">
        <w:rPr>
          <w:rFonts w:ascii="Times New Roman" w:hAnsi="Times New Roman" w:cs="Times New Roman"/>
          <w:i/>
          <w:sz w:val="22"/>
          <w:szCs w:val="22"/>
        </w:rPr>
        <w:t>ример</w:t>
      </w:r>
      <w:r w:rsidR="00C8175E">
        <w:rPr>
          <w:rFonts w:ascii="Times New Roman" w:hAnsi="Times New Roman" w:cs="Times New Roman"/>
          <w:i/>
          <w:sz w:val="22"/>
          <w:szCs w:val="22"/>
        </w:rPr>
        <w:t xml:space="preserve"> 25</w:t>
      </w:r>
      <w:r>
        <w:rPr>
          <w:rFonts w:ascii="Times New Roman" w:hAnsi="Times New Roman" w:cs="Times New Roman"/>
          <w:sz w:val="22"/>
          <w:szCs w:val="22"/>
        </w:rPr>
        <w:t xml:space="preserve">. Пусть 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для клеток (</w:t>
      </w:r>
      <w:r w:rsidR="00D53C6A">
        <w:rPr>
          <w:rFonts w:ascii="Times New Roman" w:hAnsi="Times New Roman" w:cs="Times New Roman"/>
          <w:sz w:val="22"/>
          <w:szCs w:val="22"/>
          <w:lang w:val="en-US"/>
        </w:rPr>
        <w:t>i</w:t>
      </w:r>
      <w:r w:rsidR="002A6FEE" w:rsidRPr="002A6FEE">
        <w:rPr>
          <w:rFonts w:ascii="Times New Roman" w:hAnsi="Times New Roman" w:cs="Times New Roman"/>
          <w:sz w:val="22"/>
          <w:szCs w:val="22"/>
        </w:rPr>
        <w:t>; к) и (</w:t>
      </w:r>
      <w:r w:rsidR="00D53C6A">
        <w:rPr>
          <w:rFonts w:ascii="Times New Roman" w:hAnsi="Times New Roman" w:cs="Times New Roman"/>
          <w:sz w:val="22"/>
          <w:szCs w:val="22"/>
          <w:lang w:val="en-US"/>
        </w:rPr>
        <w:t>i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; </w:t>
      </w:r>
      <w:r w:rsidR="00D53C6A">
        <w:rPr>
          <w:rFonts w:ascii="Times New Roman" w:hAnsi="Times New Roman" w:cs="Times New Roman"/>
          <w:sz w:val="22"/>
          <w:szCs w:val="22"/>
          <w:lang w:val="en-US"/>
        </w:rPr>
        <w:t>t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) имеем оценки,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ik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= </w:t>
      </w:r>
      <w:r w:rsidR="00C8175E">
        <w:rPr>
          <w:rFonts w:ascii="Times New Roman" w:hAnsi="Times New Roman" w:cs="Times New Roman"/>
          <w:sz w:val="22"/>
          <w:szCs w:val="22"/>
        </w:rPr>
        <w:t xml:space="preserve"> = </w:t>
      </w:r>
      <w:r w:rsidR="00D53C6A" w:rsidRPr="002A6FEE">
        <w:rPr>
          <w:rFonts w:ascii="Times New Roman" w:hAnsi="Times New Roman" w:cs="Times New Roman"/>
          <w:sz w:val="22"/>
          <w:szCs w:val="22"/>
        </w:rPr>
        <w:t>–</w:t>
      </w:r>
      <w:r w:rsidR="00D53C6A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5;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it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= </w:t>
      </w:r>
      <w:r w:rsidR="00D53C6A" w:rsidRPr="002A6FEE">
        <w:rPr>
          <w:rFonts w:ascii="Times New Roman" w:hAnsi="Times New Roman" w:cs="Times New Roman"/>
          <w:sz w:val="22"/>
          <w:szCs w:val="22"/>
        </w:rPr>
        <w:t>–</w:t>
      </w:r>
      <w:r w:rsidR="00D53C6A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2A6FEE" w:rsidRPr="002A6FEE">
        <w:rPr>
          <w:rFonts w:ascii="Times New Roman" w:hAnsi="Times New Roman" w:cs="Times New Roman"/>
          <w:sz w:val="22"/>
          <w:szCs w:val="22"/>
        </w:rPr>
        <w:t>10.</w:t>
      </w:r>
    </w:p>
    <w:p w:rsidR="00D53C6A" w:rsidRPr="007C7B24" w:rsidRDefault="002A6FEE" w:rsidP="00D53C6A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Наиболее потенциальной является клетка (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2A6FEE">
        <w:rPr>
          <w:rFonts w:ascii="Times New Roman" w:hAnsi="Times New Roman" w:cs="Times New Roman"/>
          <w:sz w:val="22"/>
          <w:szCs w:val="22"/>
        </w:rPr>
        <w:t xml:space="preserve">,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t</w:t>
      </w:r>
      <w:r w:rsidRPr="002A6FEE">
        <w:rPr>
          <w:rFonts w:ascii="Times New Roman" w:hAnsi="Times New Roman" w:cs="Times New Roman"/>
          <w:sz w:val="22"/>
          <w:szCs w:val="22"/>
        </w:rPr>
        <w:t xml:space="preserve">). </w:t>
      </w:r>
    </w:p>
    <w:p w:rsidR="00D53C6A" w:rsidRPr="007C7B24" w:rsidRDefault="002A6FEE" w:rsidP="00D53C6A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Если для всех свободных клеток оценки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it</w:t>
      </w:r>
      <w:r w:rsidRPr="002A6FEE">
        <w:rPr>
          <w:rFonts w:ascii="Times New Roman" w:hAnsi="Times New Roman" w:cs="Times New Roman"/>
          <w:sz w:val="22"/>
          <w:szCs w:val="22"/>
        </w:rPr>
        <w:t xml:space="preserve"> ≥ 0, то опорный план перевозок оптимален. </w:t>
      </w:r>
    </w:p>
    <w:p w:rsidR="002A6FEE" w:rsidRPr="002A6FEE" w:rsidRDefault="00D53C6A" w:rsidP="00D53C6A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7C7B24">
        <w:rPr>
          <w:rFonts w:ascii="Times New Roman" w:hAnsi="Times New Roman" w:cs="Times New Roman"/>
          <w:sz w:val="22"/>
          <w:szCs w:val="22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. </w:t>
      </w:r>
      <w:r w:rsidR="002A6FEE" w:rsidRPr="002A6FEE">
        <w:rPr>
          <w:rFonts w:ascii="Times New Roman" w:hAnsi="Times New Roman" w:cs="Times New Roman"/>
          <w:sz w:val="22"/>
          <w:szCs w:val="22"/>
        </w:rPr>
        <w:t>Если для опорного плана перевозок указанное условие о</w:t>
      </w:r>
      <w:r w:rsidR="002A6FEE" w:rsidRPr="002A6FEE">
        <w:rPr>
          <w:rFonts w:ascii="Times New Roman" w:hAnsi="Times New Roman" w:cs="Times New Roman"/>
          <w:sz w:val="22"/>
          <w:szCs w:val="22"/>
        </w:rPr>
        <w:t>п</w:t>
      </w:r>
      <w:r w:rsidR="002A6FEE" w:rsidRPr="002A6FEE">
        <w:rPr>
          <w:rFonts w:ascii="Times New Roman" w:hAnsi="Times New Roman" w:cs="Times New Roman"/>
          <w:sz w:val="22"/>
          <w:szCs w:val="22"/>
        </w:rPr>
        <w:t>тимальности не выполняется, то за счет загрузки</w:t>
      </w:r>
      <w:r>
        <w:rPr>
          <w:rFonts w:ascii="Times New Roman" w:hAnsi="Times New Roman" w:cs="Times New Roman"/>
          <w:sz w:val="22"/>
          <w:szCs w:val="22"/>
        </w:rPr>
        <w:t xml:space="preserve"> перспективной 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свободной клетки строится замкнутый цикл с вершинами в загр</w:t>
      </w:r>
      <w:r w:rsidR="002A6FEE" w:rsidRPr="002A6FEE">
        <w:rPr>
          <w:rFonts w:ascii="Times New Roman" w:hAnsi="Times New Roman" w:cs="Times New Roman"/>
          <w:sz w:val="22"/>
          <w:szCs w:val="22"/>
        </w:rPr>
        <w:t>у</w:t>
      </w:r>
      <w:r w:rsidR="002A6FEE" w:rsidRPr="002A6FEE">
        <w:rPr>
          <w:rFonts w:ascii="Times New Roman" w:hAnsi="Times New Roman" w:cs="Times New Roman"/>
          <w:sz w:val="22"/>
          <w:szCs w:val="22"/>
        </w:rPr>
        <w:t>женных клетках. Вершинам этого цикла условно приписываются знаки: свободной клетке «+», а следующей по часовой или против часовой стрелки «</w:t>
      </w:r>
      <w:r w:rsidRPr="002A6FEE">
        <w:rPr>
          <w:rFonts w:ascii="Times New Roman" w:hAnsi="Times New Roman" w:cs="Times New Roman"/>
          <w:sz w:val="22"/>
          <w:szCs w:val="22"/>
        </w:rPr>
        <w:t>–</w:t>
      </w:r>
      <w:r w:rsidR="002A6FEE" w:rsidRPr="002A6FEE">
        <w:rPr>
          <w:rFonts w:ascii="Times New Roman" w:hAnsi="Times New Roman" w:cs="Times New Roman"/>
          <w:sz w:val="22"/>
          <w:szCs w:val="22"/>
        </w:rPr>
        <w:t>», следующей «+» и так далее.</w:t>
      </w:r>
    </w:p>
    <w:p w:rsidR="002A6FEE" w:rsidRPr="002A6FEE" w:rsidRDefault="002A6FEE" w:rsidP="00D53C6A">
      <w:pPr>
        <w:widowControl/>
        <w:autoSpaceDE/>
        <w:autoSpaceDN/>
        <w:adjustRightInd/>
        <w:spacing w:line="228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В клетках цикла с «отрицательными» вершинами выбирается наи</w:t>
      </w:r>
      <w:r w:rsidRPr="002A6FEE">
        <w:rPr>
          <w:rFonts w:ascii="Times New Roman" w:hAnsi="Times New Roman" w:cs="Times New Roman"/>
          <w:sz w:val="22"/>
          <w:szCs w:val="22"/>
        </w:rPr>
        <w:softHyphen/>
        <w:t>меньшее значение</w:t>
      </w:r>
      <w:r w:rsidR="00D53C6A">
        <w:rPr>
          <w:rFonts w:ascii="Times New Roman" w:hAnsi="Times New Roman" w:cs="Times New Roman"/>
          <w:sz w:val="22"/>
          <w:szCs w:val="22"/>
        </w:rPr>
        <w:t xml:space="preserve"> количество груза λ</w:t>
      </w:r>
      <w:r w:rsidRPr="002A6FEE">
        <w:rPr>
          <w:rFonts w:ascii="Times New Roman" w:hAnsi="Times New Roman" w:cs="Times New Roman"/>
          <w:sz w:val="22"/>
          <w:szCs w:val="22"/>
        </w:rPr>
        <w:t>, которое и перемещается по клеткам этого цикла: прибавляется к поставкам в положител</w:t>
      </w:r>
      <w:r w:rsidRPr="002A6FEE">
        <w:rPr>
          <w:rFonts w:ascii="Times New Roman" w:hAnsi="Times New Roman" w:cs="Times New Roman"/>
          <w:sz w:val="22"/>
          <w:szCs w:val="22"/>
        </w:rPr>
        <w:t>ь</w:t>
      </w:r>
      <w:r w:rsidRPr="002A6FEE">
        <w:rPr>
          <w:rFonts w:ascii="Times New Roman" w:hAnsi="Times New Roman" w:cs="Times New Roman"/>
          <w:sz w:val="22"/>
          <w:szCs w:val="22"/>
        </w:rPr>
        <w:t>ных вершинах и вычитается из поставок в отрицательных верш</w:t>
      </w:r>
      <w:r w:rsidRPr="002A6FEE">
        <w:rPr>
          <w:rFonts w:ascii="Times New Roman" w:hAnsi="Times New Roman" w:cs="Times New Roman"/>
          <w:sz w:val="22"/>
          <w:szCs w:val="22"/>
        </w:rPr>
        <w:t>и</w:t>
      </w:r>
      <w:r w:rsidRPr="002A6FEE">
        <w:rPr>
          <w:rFonts w:ascii="Times New Roman" w:hAnsi="Times New Roman" w:cs="Times New Roman"/>
          <w:sz w:val="22"/>
          <w:szCs w:val="22"/>
        </w:rPr>
        <w:t xml:space="preserve">нах </w:t>
      </w:r>
      <w:r w:rsidR="00D53C6A">
        <w:rPr>
          <w:rFonts w:ascii="Times New Roman" w:hAnsi="Times New Roman" w:cs="Times New Roman"/>
          <w:sz w:val="22"/>
          <w:szCs w:val="22"/>
        </w:rPr>
        <w:t>(</w:t>
      </w:r>
      <w:r w:rsidRPr="002A6FEE">
        <w:rPr>
          <w:rFonts w:ascii="Times New Roman" w:hAnsi="Times New Roman" w:cs="Times New Roman"/>
          <w:sz w:val="22"/>
          <w:szCs w:val="22"/>
        </w:rPr>
        <w:t>в результате чего баланс цикла не нарушится</w:t>
      </w:r>
      <w:r w:rsidR="00D53C6A">
        <w:rPr>
          <w:rFonts w:ascii="Times New Roman" w:hAnsi="Times New Roman" w:cs="Times New Roman"/>
          <w:sz w:val="22"/>
          <w:szCs w:val="22"/>
        </w:rPr>
        <w:t>)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Default="002A6FEE" w:rsidP="00D53C6A">
      <w:pPr>
        <w:widowControl/>
        <w:autoSpaceDE/>
        <w:autoSpaceDN/>
        <w:adjustRightInd/>
        <w:spacing w:line="228" w:lineRule="auto"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i/>
          <w:sz w:val="22"/>
          <w:szCs w:val="22"/>
        </w:rPr>
        <w:t>Пример</w:t>
      </w:r>
      <w:r w:rsidR="00B85E84">
        <w:rPr>
          <w:rFonts w:ascii="Times New Roman" w:hAnsi="Times New Roman" w:cs="Times New Roman"/>
          <w:i/>
          <w:sz w:val="22"/>
          <w:szCs w:val="22"/>
        </w:rPr>
        <w:t xml:space="preserve"> 2</w:t>
      </w:r>
      <w:r w:rsidR="00C8175E">
        <w:rPr>
          <w:rFonts w:ascii="Times New Roman" w:hAnsi="Times New Roman" w:cs="Times New Roman"/>
          <w:i/>
          <w:sz w:val="22"/>
          <w:szCs w:val="22"/>
        </w:rPr>
        <w:t>6</w:t>
      </w:r>
      <w:r w:rsidR="00B85E84">
        <w:rPr>
          <w:rFonts w:ascii="Times New Roman" w:hAnsi="Times New Roman" w:cs="Times New Roman"/>
          <w:sz w:val="22"/>
          <w:szCs w:val="22"/>
        </w:rPr>
        <w:t xml:space="preserve"> (рис. 1</w:t>
      </w:r>
      <w:r w:rsidR="00C8175E">
        <w:rPr>
          <w:rFonts w:ascii="Times New Roman" w:hAnsi="Times New Roman" w:cs="Times New Roman"/>
          <w:sz w:val="22"/>
          <w:szCs w:val="22"/>
        </w:rPr>
        <w:t>7</w:t>
      </w:r>
      <w:r w:rsidRPr="002A6FEE">
        <w:rPr>
          <w:rFonts w:ascii="Times New Roman" w:hAnsi="Times New Roman" w:cs="Times New Roman"/>
          <w:sz w:val="22"/>
          <w:szCs w:val="22"/>
        </w:rPr>
        <w:t>).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2630"/>
      </w:tblGrid>
      <w:tr w:rsidR="00D53C6A" w:rsidRPr="00651460">
        <w:tc>
          <w:tcPr>
            <w:tcW w:w="3936" w:type="dxa"/>
          </w:tcPr>
          <w:p w:rsidR="00D53C6A" w:rsidRPr="00651460" w:rsidRDefault="00C83E51" w:rsidP="00651460">
            <w:pPr>
              <w:widowControl/>
              <w:autoSpaceDE/>
              <w:autoSpaceDN/>
              <w:adjustRightInd/>
              <w:spacing w:line="228" w:lineRule="auto"/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pict>
                <v:rect id="_x0000_s1272" style="position:absolute;margin-left:125.95pt;margin-top:40.55pt;width:7.15pt;height:7.15pt;z-index:251679232;mso-position-vertical-relative:page" o:allowoverlap="f" strokecolor="white">
                  <w10:wrap anchory="page"/>
                </v:rect>
              </w:pict>
            </w: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pict>
                <v:rect id="_x0000_s1271" style="position:absolute;margin-left:125.95pt;margin-top:15.1pt;width:7.15pt;height:7.15pt;z-index:251678208;mso-position-vertical-relative:page" o:allowoverlap="f" strokecolor="white">
                  <w10:wrap anchory="page"/>
                </v:rect>
              </w:pict>
            </w: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pict>
                <v:rect id="_x0000_s1270" style="position:absolute;margin-left:21pt;margin-top:43.75pt;width:7.15pt;height:7.15pt;z-index:251677184;mso-position-vertical-relative:page" o:allowoverlap="f" strokecolor="white">
                  <w10:wrap anchory="page"/>
                </v:rect>
              </w:pict>
            </w: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pict>
                <v:rect id="_x0000_s1269" style="position:absolute;margin-left:28.15pt;margin-top:13.55pt;width:9pt;height:7.5pt;z-index:251676160;mso-position-vertical-relative:page" o:allowoverlap="f" strokecolor="white">
                  <w10:wrap anchory="page"/>
                </v:rect>
              </w:pict>
            </w:r>
            <w:bookmarkStart w:id="1" w:name="_MON_1083217131"/>
            <w:bookmarkStart w:id="2" w:name="_MON_1086684060"/>
            <w:bookmarkStart w:id="3" w:name="_MON_1156938873"/>
            <w:bookmarkStart w:id="4" w:name="_MON_1163828033"/>
            <w:bookmarkEnd w:id="1"/>
            <w:bookmarkEnd w:id="2"/>
            <w:bookmarkEnd w:id="3"/>
            <w:bookmarkEnd w:id="4"/>
            <w:r>
              <w:rPr>
                <w:rFonts w:ascii="Times New Roman" w:hAnsi="Times New Roman" w:cs="Times New Roman"/>
                <w:sz w:val="22"/>
                <w:szCs w:val="22"/>
              </w:rPr>
              <w:pict>
                <v:shape id="_x0000_i1791" type="#_x0000_t75" style="width:176.75pt;height:121.55pt">
                  <v:imagedata r:id="rId872" o:title=""/>
                </v:shape>
              </w:pict>
            </w:r>
          </w:p>
        </w:tc>
        <w:tc>
          <w:tcPr>
            <w:tcW w:w="2630" w:type="dxa"/>
            <w:tcMar>
              <w:left w:w="0" w:type="dxa"/>
              <w:right w:w="0" w:type="dxa"/>
            </w:tcMar>
          </w:tcPr>
          <w:p w:rsidR="00D53C6A" w:rsidRPr="00651460" w:rsidRDefault="00D53C6A" w:rsidP="00651460">
            <w:pPr>
              <w:widowControl/>
              <w:autoSpaceDE/>
              <w:autoSpaceDN/>
              <w:adjustRightInd/>
              <w:spacing w:line="228" w:lineRule="auto"/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  <w:p w:rsidR="00D53C6A" w:rsidRPr="00651460" w:rsidRDefault="00D53C6A" w:rsidP="00651460">
            <w:pPr>
              <w:widowControl/>
              <w:autoSpaceDE/>
              <w:autoSpaceDN/>
              <w:adjustRightInd/>
              <w:spacing w:line="228" w:lineRule="auto"/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  <w:p w:rsidR="00D53C6A" w:rsidRPr="00651460" w:rsidRDefault="00D53C6A" w:rsidP="00651460">
            <w:pPr>
              <w:widowControl/>
              <w:autoSpaceDE/>
              <w:autoSpaceDN/>
              <w:adjustRightInd/>
              <w:spacing w:line="228" w:lineRule="auto"/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  <w:p w:rsidR="00D53C6A" w:rsidRPr="00651460" w:rsidRDefault="00D53C6A" w:rsidP="00651460">
            <w:pPr>
              <w:widowControl/>
              <w:autoSpaceDE/>
              <w:autoSpaceDN/>
              <w:adjustRightInd/>
              <w:spacing w:line="228" w:lineRule="auto"/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</w:pPr>
          </w:p>
          <w:p w:rsidR="00D53C6A" w:rsidRPr="00651460" w:rsidRDefault="00D53C6A" w:rsidP="00651460">
            <w:pPr>
              <w:widowControl/>
              <w:autoSpaceDE/>
              <w:autoSpaceDN/>
              <w:adjustRightInd/>
              <w:spacing w:line="228" w:lineRule="auto"/>
              <w:rPr>
                <w:rFonts w:ascii="Times New Roman" w:hAnsi="Times New Roman" w:cs="Times New Roman"/>
                <w:i/>
                <w:sz w:val="22"/>
                <w:szCs w:val="22"/>
                <w:lang w:val="en-US"/>
              </w:rPr>
            </w:pPr>
          </w:p>
          <w:p w:rsidR="00D53C6A" w:rsidRPr="00651460" w:rsidRDefault="00D53C6A" w:rsidP="00651460">
            <w:pPr>
              <w:widowControl/>
              <w:autoSpaceDE/>
              <w:autoSpaceDN/>
              <w:adjustRightInd/>
              <w:spacing w:line="228" w:lineRule="auto"/>
              <w:rPr>
                <w:rFonts w:ascii="Times New Roman" w:hAnsi="Times New Roman" w:cs="Times New Roman"/>
                <w:i/>
                <w:spacing w:val="-4"/>
                <w:sz w:val="22"/>
                <w:szCs w:val="22"/>
              </w:rPr>
            </w:pP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  <w:lang w:val="en-US"/>
              </w:rPr>
              <w:t>λ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 xml:space="preserve"> = 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  <w:lang w:val="en-US"/>
              </w:rPr>
              <w:t>min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 xml:space="preserve"> 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  <w:lang w:val="en-US"/>
              </w:rPr>
              <w:t>x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  <w:vertAlign w:val="subscript"/>
                <w:lang w:val="en-US"/>
              </w:rPr>
              <w:t>ij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 xml:space="preserve"> = 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  <w:lang w:val="en-US"/>
              </w:rPr>
              <w:t>min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 xml:space="preserve"> (20, 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  <w:lang w:val="en-US"/>
              </w:rPr>
              <w:t>6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>0)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  <w:lang w:val="en-US"/>
              </w:rPr>
              <w:t xml:space="preserve"> =</w:t>
            </w:r>
            <w:r w:rsidRPr="00651460">
              <w:rPr>
                <w:rFonts w:ascii="Times New Roman" w:hAnsi="Times New Roman" w:cs="Times New Roman"/>
                <w:spacing w:val="-4"/>
                <w:sz w:val="22"/>
                <w:szCs w:val="22"/>
              </w:rPr>
              <w:t xml:space="preserve"> 20</w:t>
            </w:r>
          </w:p>
        </w:tc>
      </w:tr>
    </w:tbl>
    <w:p w:rsidR="002A6FEE" w:rsidRPr="00D53C6A" w:rsidRDefault="00C8175E" w:rsidP="00C8175E">
      <w:pPr>
        <w:widowControl/>
        <w:autoSpaceDE/>
        <w:autoSpaceDN/>
        <w:adjustRightInd/>
        <w:spacing w:before="40"/>
        <w:ind w:firstLine="397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 xml:space="preserve">                  </w:t>
      </w:r>
      <w:r w:rsidR="00B85E84">
        <w:rPr>
          <w:rFonts w:ascii="Times New Roman" w:hAnsi="Times New Roman" w:cs="Times New Roman"/>
          <w:i/>
          <w:sz w:val="18"/>
          <w:szCs w:val="18"/>
        </w:rPr>
        <w:t xml:space="preserve">Рис. </w:t>
      </w:r>
      <w:r w:rsidR="002A6FEE" w:rsidRPr="00D53C6A">
        <w:rPr>
          <w:rFonts w:ascii="Times New Roman" w:hAnsi="Times New Roman" w:cs="Times New Roman"/>
          <w:i/>
          <w:sz w:val="18"/>
          <w:szCs w:val="18"/>
        </w:rPr>
        <w:t>1</w:t>
      </w:r>
      <w:r>
        <w:rPr>
          <w:rFonts w:ascii="Times New Roman" w:hAnsi="Times New Roman" w:cs="Times New Roman"/>
          <w:i/>
          <w:sz w:val="18"/>
          <w:szCs w:val="18"/>
        </w:rPr>
        <w:t>7</w:t>
      </w:r>
    </w:p>
    <w:p w:rsidR="00D53C6A" w:rsidRDefault="00D53C6A" w:rsidP="00B22331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lastRenderedPageBreak/>
        <w:t>В общем случае цикл представляет собой замкнутую ломаную ли</w:t>
      </w:r>
      <w:r w:rsidRPr="002A6FEE">
        <w:rPr>
          <w:rFonts w:ascii="Times New Roman" w:hAnsi="Times New Roman" w:cs="Times New Roman"/>
          <w:sz w:val="22"/>
          <w:szCs w:val="22"/>
        </w:rPr>
        <w:softHyphen/>
        <w:t>нию, состоящую из звеньев</w:t>
      </w:r>
      <w:r w:rsidR="008568BC" w:rsidRPr="007C7B24">
        <w:rPr>
          <w:rFonts w:ascii="Times New Roman" w:hAnsi="Times New Roman" w:cs="Times New Roman"/>
          <w:sz w:val="22"/>
          <w:szCs w:val="22"/>
        </w:rPr>
        <w:t xml:space="preserve"> (</w:t>
      </w:r>
      <w:r w:rsidR="008568BC">
        <w:rPr>
          <w:rFonts w:ascii="Times New Roman" w:hAnsi="Times New Roman" w:cs="Times New Roman"/>
          <w:sz w:val="22"/>
          <w:szCs w:val="22"/>
        </w:rPr>
        <w:t>отрезков</w:t>
      </w:r>
      <w:r w:rsidR="008568BC" w:rsidRPr="007C7B24">
        <w:rPr>
          <w:rFonts w:ascii="Times New Roman" w:hAnsi="Times New Roman" w:cs="Times New Roman"/>
          <w:sz w:val="22"/>
          <w:szCs w:val="22"/>
        </w:rPr>
        <w:t>)</w:t>
      </w:r>
      <w:r w:rsidRPr="002A6FEE">
        <w:rPr>
          <w:rFonts w:ascii="Times New Roman" w:hAnsi="Times New Roman" w:cs="Times New Roman"/>
          <w:sz w:val="22"/>
          <w:szCs w:val="22"/>
        </w:rPr>
        <w:t>, пересекающихся под прямым углом. Каждое звено соединяет две клетки строки (стол</w:t>
      </w:r>
      <w:r w:rsidRPr="002A6FEE">
        <w:rPr>
          <w:rFonts w:ascii="Times New Roman" w:hAnsi="Times New Roman" w:cs="Times New Roman"/>
          <w:sz w:val="22"/>
          <w:szCs w:val="22"/>
        </w:rPr>
        <w:t>б</w:t>
      </w:r>
      <w:r w:rsidRPr="002A6FEE">
        <w:rPr>
          <w:rFonts w:ascii="Times New Roman" w:hAnsi="Times New Roman" w:cs="Times New Roman"/>
          <w:sz w:val="22"/>
          <w:szCs w:val="22"/>
        </w:rPr>
        <w:t>ца)</w:t>
      </w:r>
      <w:r w:rsidR="008568BC">
        <w:rPr>
          <w:rFonts w:ascii="Times New Roman" w:hAnsi="Times New Roman" w:cs="Times New Roman"/>
          <w:sz w:val="22"/>
          <w:szCs w:val="22"/>
        </w:rPr>
        <w:t>.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8568BC">
        <w:rPr>
          <w:rFonts w:ascii="Times New Roman" w:hAnsi="Times New Roman" w:cs="Times New Roman"/>
          <w:sz w:val="22"/>
          <w:szCs w:val="22"/>
        </w:rPr>
        <w:t>Ц</w:t>
      </w:r>
      <w:r w:rsidRPr="002A6FEE">
        <w:rPr>
          <w:rFonts w:ascii="Times New Roman" w:hAnsi="Times New Roman" w:cs="Times New Roman"/>
          <w:sz w:val="22"/>
          <w:szCs w:val="22"/>
        </w:rPr>
        <w:t>икл включает одну сво</w:t>
      </w:r>
      <w:r w:rsidRPr="002A6FEE">
        <w:rPr>
          <w:rFonts w:ascii="Times New Roman" w:hAnsi="Times New Roman" w:cs="Times New Roman"/>
          <w:sz w:val="22"/>
          <w:szCs w:val="22"/>
        </w:rPr>
        <w:softHyphen/>
        <w:t>бодную клетку</w:t>
      </w:r>
      <w:r w:rsidR="008568BC">
        <w:rPr>
          <w:rFonts w:ascii="Times New Roman" w:hAnsi="Times New Roman" w:cs="Times New Roman"/>
          <w:sz w:val="22"/>
          <w:szCs w:val="22"/>
        </w:rPr>
        <w:t>, остальные клетки цикла заняты</w:t>
      </w:r>
      <w:r w:rsidRPr="002A6FEE">
        <w:rPr>
          <w:rFonts w:ascii="Times New Roman" w:hAnsi="Times New Roman" w:cs="Times New Roman"/>
          <w:sz w:val="22"/>
          <w:szCs w:val="22"/>
        </w:rPr>
        <w:t>. В цикле</w:t>
      </w:r>
      <w:r w:rsidR="008568BC">
        <w:rPr>
          <w:rFonts w:ascii="Times New Roman" w:hAnsi="Times New Roman" w:cs="Times New Roman"/>
          <w:sz w:val="22"/>
          <w:szCs w:val="22"/>
        </w:rPr>
        <w:t xml:space="preserve"> всегда</w:t>
      </w:r>
      <w:r w:rsidRPr="002A6FEE">
        <w:rPr>
          <w:rFonts w:ascii="Times New Roman" w:hAnsi="Times New Roman" w:cs="Times New Roman"/>
          <w:sz w:val="22"/>
          <w:szCs w:val="22"/>
        </w:rPr>
        <w:t xml:space="preserve"> четное число клеток. Если из зан</w:t>
      </w:r>
      <w:r w:rsidRPr="002A6FEE">
        <w:rPr>
          <w:rFonts w:ascii="Times New Roman" w:hAnsi="Times New Roman" w:cs="Times New Roman"/>
          <w:sz w:val="22"/>
          <w:szCs w:val="22"/>
        </w:rPr>
        <w:t>я</w:t>
      </w:r>
      <w:r w:rsidRPr="002A6FEE">
        <w:rPr>
          <w:rFonts w:ascii="Times New Roman" w:hAnsi="Times New Roman" w:cs="Times New Roman"/>
          <w:sz w:val="22"/>
          <w:szCs w:val="22"/>
        </w:rPr>
        <w:t>тых клеток об</w:t>
      </w:r>
      <w:r w:rsidRPr="002A6FEE">
        <w:rPr>
          <w:rFonts w:ascii="Times New Roman" w:hAnsi="Times New Roman" w:cs="Times New Roman"/>
          <w:sz w:val="22"/>
          <w:szCs w:val="22"/>
        </w:rPr>
        <w:softHyphen/>
        <w:t>разуется цикл, то план перевозок не является опо</w:t>
      </w:r>
      <w:r w:rsidRPr="002A6FEE">
        <w:rPr>
          <w:rFonts w:ascii="Times New Roman" w:hAnsi="Times New Roman" w:cs="Times New Roman"/>
          <w:sz w:val="22"/>
          <w:szCs w:val="22"/>
        </w:rPr>
        <w:t>р</w:t>
      </w:r>
      <w:r w:rsidRPr="002A6FEE">
        <w:rPr>
          <w:rFonts w:ascii="Times New Roman" w:hAnsi="Times New Roman" w:cs="Times New Roman"/>
          <w:sz w:val="22"/>
          <w:szCs w:val="22"/>
        </w:rPr>
        <w:t>ным. Цикл строится только для свободной клетки.</w:t>
      </w:r>
    </w:p>
    <w:p w:rsidR="002A6FEE" w:rsidRPr="008568BC" w:rsidRDefault="008568BC" w:rsidP="00B22331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Итак сформируем </w:t>
      </w:r>
      <w:r w:rsidRPr="008568BC">
        <w:rPr>
          <w:rFonts w:ascii="Times New Roman" w:hAnsi="Times New Roman" w:cs="Times New Roman"/>
          <w:b/>
          <w:sz w:val="22"/>
          <w:szCs w:val="22"/>
        </w:rPr>
        <w:t>а</w:t>
      </w:r>
      <w:r w:rsidR="002A6FEE" w:rsidRPr="008568BC">
        <w:rPr>
          <w:rFonts w:ascii="Times New Roman" w:hAnsi="Times New Roman" w:cs="Times New Roman"/>
          <w:b/>
          <w:sz w:val="22"/>
          <w:szCs w:val="22"/>
        </w:rPr>
        <w:t xml:space="preserve">лгоритм решения </w:t>
      </w:r>
      <w:r w:rsidRPr="008568BC">
        <w:rPr>
          <w:rFonts w:ascii="Times New Roman" w:hAnsi="Times New Roman" w:cs="Times New Roman"/>
          <w:b/>
          <w:sz w:val="22"/>
          <w:szCs w:val="22"/>
        </w:rPr>
        <w:t>транспортной задачи</w:t>
      </w:r>
      <w:r w:rsidR="002A6FEE" w:rsidRPr="008568BC">
        <w:rPr>
          <w:rFonts w:ascii="Times New Roman" w:hAnsi="Times New Roman" w:cs="Times New Roman"/>
          <w:b/>
          <w:sz w:val="22"/>
          <w:szCs w:val="22"/>
        </w:rPr>
        <w:t xml:space="preserve"> методом потенциалов</w:t>
      </w:r>
      <w:r w:rsidRPr="008568BC">
        <w:rPr>
          <w:rFonts w:ascii="Times New Roman" w:hAnsi="Times New Roman" w:cs="Times New Roman"/>
          <w:sz w:val="22"/>
          <w:szCs w:val="22"/>
        </w:rPr>
        <w:t>:</w:t>
      </w:r>
    </w:p>
    <w:p w:rsidR="002A6FEE" w:rsidRPr="002A6FEE" w:rsidRDefault="002A6FEE" w:rsidP="0003329D">
      <w:pPr>
        <w:widowControl/>
        <w:numPr>
          <w:ilvl w:val="0"/>
          <w:numId w:val="4"/>
        </w:numPr>
        <w:tabs>
          <w:tab w:val="left" w:pos="540"/>
        </w:tabs>
        <w:autoSpaceDE/>
        <w:autoSpaceDN/>
        <w:adjustRightInd/>
        <w:spacing w:line="230" w:lineRule="auto"/>
        <w:ind w:left="0"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 Построить опорный план по одному из правил: метод с</w:t>
      </w:r>
      <w:r w:rsidRPr="002A6FEE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>веро-западного угла, метод мини</w:t>
      </w:r>
      <w:r w:rsidR="008568BC">
        <w:rPr>
          <w:rFonts w:ascii="Times New Roman" w:hAnsi="Times New Roman" w:cs="Times New Roman"/>
          <w:sz w:val="22"/>
          <w:szCs w:val="22"/>
        </w:rPr>
        <w:t>мального элемента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2A6FEE" w:rsidRDefault="002A6FEE" w:rsidP="00B22331">
      <w:pPr>
        <w:widowControl/>
        <w:tabs>
          <w:tab w:val="left" w:pos="540"/>
        </w:tabs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2. Вычислить потенциалы поставщиков и потребителей </w:t>
      </w:r>
      <w:r w:rsidR="00C83E51">
        <w:rPr>
          <w:rFonts w:ascii="Times New Roman" w:hAnsi="Times New Roman" w:cs="Times New Roman"/>
          <w:position w:val="-18"/>
          <w:sz w:val="22"/>
          <w:szCs w:val="22"/>
        </w:rPr>
        <w:pict>
          <v:shape id="_x0000_i1792" type="#_x0000_t75" style="width:41.15pt;height:22.45pt">
            <v:imagedata r:id="rId873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 xml:space="preserve">, решив систему уравнений вида </w:t>
      </w:r>
      <w:r w:rsidR="00C83E51">
        <w:rPr>
          <w:rFonts w:ascii="Times New Roman" w:hAnsi="Times New Roman" w:cs="Times New Roman"/>
          <w:position w:val="-18"/>
          <w:sz w:val="22"/>
          <w:szCs w:val="22"/>
        </w:rPr>
        <w:pict>
          <v:shape id="_x0000_i1793" type="#_x0000_t75" style="width:58.9pt;height:20.55pt">
            <v:imagedata r:id="rId869" o:title=""/>
          </v:shape>
        </w:pict>
      </w:r>
      <w:r w:rsidR="008568BC">
        <w:rPr>
          <w:rFonts w:ascii="Times New Roman" w:hAnsi="Times New Roman" w:cs="Times New Roman"/>
          <w:sz w:val="22"/>
          <w:szCs w:val="22"/>
        </w:rPr>
        <w:t xml:space="preserve"> для занятых клеток.</w:t>
      </w:r>
    </w:p>
    <w:p w:rsidR="002A6FEE" w:rsidRPr="008568BC" w:rsidRDefault="002A6FEE" w:rsidP="00B22331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4"/>
          <w:sz w:val="22"/>
          <w:szCs w:val="22"/>
        </w:rPr>
      </w:pPr>
      <w:r w:rsidRPr="008568BC">
        <w:rPr>
          <w:rFonts w:ascii="Times New Roman" w:hAnsi="Times New Roman" w:cs="Times New Roman"/>
          <w:spacing w:val="-4"/>
          <w:sz w:val="22"/>
          <w:szCs w:val="22"/>
        </w:rPr>
        <w:t xml:space="preserve">3. Вычислить оценки </w:t>
      </w:r>
      <w:r w:rsidRPr="008568BC">
        <w:rPr>
          <w:rFonts w:ascii="Times New Roman" w:hAnsi="Times New Roman" w:cs="Times New Roman"/>
          <w:spacing w:val="-4"/>
          <w:sz w:val="22"/>
          <w:szCs w:val="22"/>
          <w:lang w:val="en-US"/>
        </w:rPr>
        <w:t>Sij</w:t>
      </w:r>
      <w:r w:rsidRPr="008568BC">
        <w:rPr>
          <w:rFonts w:ascii="Times New Roman" w:hAnsi="Times New Roman" w:cs="Times New Roman"/>
          <w:spacing w:val="-4"/>
          <w:sz w:val="22"/>
          <w:szCs w:val="22"/>
        </w:rPr>
        <w:t xml:space="preserve"> для всех свободных клеток по формуле:</w:t>
      </w:r>
    </w:p>
    <w:p w:rsidR="002A6FEE" w:rsidRPr="002A6FEE" w:rsidRDefault="00C83E51" w:rsidP="00B22331">
      <w:pPr>
        <w:widowControl/>
        <w:autoSpaceDE/>
        <w:autoSpaceDN/>
        <w:adjustRightInd/>
        <w:spacing w:line="230" w:lineRule="auto"/>
        <w:ind w:firstLine="397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16"/>
          <w:sz w:val="22"/>
          <w:szCs w:val="22"/>
        </w:rPr>
        <w:pict>
          <v:shape id="_x0000_i1794" type="#_x0000_t75" style="width:94.45pt;height:17.75pt">
            <v:imagedata r:id="rId874" o:title=""/>
          </v:shape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2A6FEE" w:rsidRDefault="002A6FEE" w:rsidP="00B22331">
      <w:pPr>
        <w:keepNext/>
        <w:widowControl/>
        <w:autoSpaceDE/>
        <w:autoSpaceDN/>
        <w:adjustRightInd/>
        <w:spacing w:line="230" w:lineRule="auto"/>
        <w:ind w:firstLine="397"/>
        <w:jc w:val="both"/>
        <w:outlineLvl w:val="2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Если </w:t>
      </w:r>
      <w:r w:rsidR="008568BC">
        <w:rPr>
          <w:rFonts w:ascii="Times New Roman" w:hAnsi="Times New Roman" w:cs="Times New Roman"/>
          <w:spacing w:val="-2"/>
          <w:sz w:val="22"/>
          <w:szCs w:val="22"/>
        </w:rPr>
        <w:t xml:space="preserve">все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ij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≥ 0, то полученный план </w:t>
      </w:r>
      <w:r w:rsidRPr="002A6FEE">
        <w:rPr>
          <w:rFonts w:ascii="Times" w:hAnsi="Times" w:cs="Times New Roman"/>
          <w:spacing w:val="-2"/>
          <w:sz w:val="22"/>
          <w:szCs w:val="22"/>
        </w:rPr>
        <w:t>–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оптимальный, при этом если все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ij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&gt;</w:t>
      </w:r>
      <w:r w:rsidRPr="002A6FEE">
        <w:rPr>
          <w:rFonts w:ascii="Times New Roman" w:hAnsi="Times New Roman" w:cs="Times New Roman"/>
          <w:sz w:val="22"/>
          <w:szCs w:val="22"/>
        </w:rPr>
        <w:t xml:space="preserve"> 0, то этот план единственный.</w:t>
      </w:r>
    </w:p>
    <w:p w:rsidR="002A6FEE" w:rsidRDefault="002A6FEE" w:rsidP="00B22331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Если хотя бы одна оценка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ij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0, имеем бесчисленное множ</w:t>
      </w:r>
      <w:r w:rsidRPr="002A6FEE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>ство оп</w:t>
      </w:r>
      <w:r w:rsidRPr="002A6FEE">
        <w:rPr>
          <w:rFonts w:ascii="Times New Roman" w:hAnsi="Times New Roman" w:cs="Times New Roman"/>
          <w:sz w:val="22"/>
          <w:szCs w:val="22"/>
        </w:rPr>
        <w:softHyphen/>
        <w:t>тимальных планов с одним и тем же значением целевой функции.</w:t>
      </w:r>
    </w:p>
    <w:p w:rsidR="008568BC" w:rsidRPr="00B22331" w:rsidRDefault="008568BC" w:rsidP="00B22331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4. Если хотя бы одна оценка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  <w:lang w:val="en-US"/>
        </w:rPr>
        <w:t>ij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&lt;</w:t>
      </w:r>
      <w:r w:rsidRPr="002A6FEE">
        <w:rPr>
          <w:rFonts w:ascii="Times New Roman" w:hAnsi="Times New Roman" w:cs="Times New Roman"/>
          <w:sz w:val="22"/>
          <w:szCs w:val="22"/>
        </w:rPr>
        <w:t xml:space="preserve"> 0</w:t>
      </w:r>
      <w:r>
        <w:rPr>
          <w:rFonts w:ascii="Times New Roman" w:hAnsi="Times New Roman" w:cs="Times New Roman"/>
          <w:sz w:val="22"/>
          <w:szCs w:val="22"/>
        </w:rPr>
        <w:t xml:space="preserve">, то план неоптимальный. Переходим к другому плану. Для этого выбираем </w:t>
      </w:r>
      <w:r w:rsidR="00B22331" w:rsidRPr="008568BC">
        <w:rPr>
          <w:rFonts w:ascii="Times New Roman" w:hAnsi="Times New Roman" w:cs="Times New Roman"/>
          <w:position w:val="-14"/>
          <w:sz w:val="22"/>
          <w:szCs w:val="22"/>
        </w:rPr>
        <w:object w:dxaOrig="1200" w:dyaOrig="380">
          <v:shape id="_x0000_i1795" type="#_x0000_t75" style="width:56.1pt;height:17.75pt" o:ole="">
            <v:imagedata r:id="rId875" o:title=""/>
          </v:shape>
          <o:OLEObject Type="Embed" ProgID="Equation.3" ShapeID="_x0000_i1795" DrawAspect="Content" ObjectID="_1698740798" r:id="rId876"/>
        </w:object>
      </w:r>
      <w:r w:rsidR="00B22331">
        <w:rPr>
          <w:rFonts w:ascii="Times New Roman" w:hAnsi="Times New Roman" w:cs="Times New Roman"/>
          <w:position w:val="-52"/>
          <w:sz w:val="22"/>
          <w:szCs w:val="22"/>
        </w:rPr>
        <w:t xml:space="preserve"> </w:t>
      </w:r>
      <w:r w:rsidR="00B22331">
        <w:rPr>
          <w:rFonts w:ascii="Times New Roman" w:hAnsi="Times New Roman" w:cs="Times New Roman"/>
          <w:sz w:val="22"/>
          <w:szCs w:val="22"/>
        </w:rPr>
        <w:t>и эта соответствующая клетка будет перспективной. Строим для нее цикл. Получаем новый план. Для нового плана находим потенци</w:t>
      </w:r>
      <w:r w:rsidR="00B22331">
        <w:rPr>
          <w:rFonts w:ascii="Times New Roman" w:hAnsi="Times New Roman" w:cs="Times New Roman"/>
          <w:sz w:val="22"/>
          <w:szCs w:val="22"/>
        </w:rPr>
        <w:t>а</w:t>
      </w:r>
      <w:r w:rsidR="00B22331">
        <w:rPr>
          <w:rFonts w:ascii="Times New Roman" w:hAnsi="Times New Roman" w:cs="Times New Roman"/>
          <w:sz w:val="22"/>
          <w:szCs w:val="22"/>
        </w:rPr>
        <w:t xml:space="preserve">лы и т. д.  </w:t>
      </w:r>
    </w:p>
    <w:p w:rsidR="002A6FEE" w:rsidRPr="002A6FEE" w:rsidRDefault="002A6FEE" w:rsidP="00B22331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1360C8">
        <w:rPr>
          <w:rFonts w:ascii="Times New Roman" w:hAnsi="Times New Roman" w:cs="Times New Roman"/>
          <w:i/>
          <w:sz w:val="22"/>
          <w:szCs w:val="22"/>
        </w:rPr>
        <w:t>Пример</w:t>
      </w:r>
      <w:r w:rsidR="00B85E84">
        <w:rPr>
          <w:rFonts w:ascii="Times New Roman" w:hAnsi="Times New Roman" w:cs="Times New Roman"/>
          <w:i/>
          <w:sz w:val="22"/>
          <w:szCs w:val="22"/>
        </w:rPr>
        <w:t xml:space="preserve"> 2</w:t>
      </w:r>
      <w:r w:rsidR="00C8175E">
        <w:rPr>
          <w:rFonts w:ascii="Times New Roman" w:hAnsi="Times New Roman" w:cs="Times New Roman"/>
          <w:i/>
          <w:sz w:val="22"/>
          <w:szCs w:val="22"/>
        </w:rPr>
        <w:t>7</w:t>
      </w:r>
      <w:r w:rsidR="00B22331">
        <w:rPr>
          <w:rFonts w:ascii="Times New Roman" w:hAnsi="Times New Roman" w:cs="Times New Roman"/>
          <w:sz w:val="22"/>
          <w:szCs w:val="22"/>
        </w:rPr>
        <w:t>.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B22331">
        <w:rPr>
          <w:rFonts w:ascii="Times New Roman" w:hAnsi="Times New Roman" w:cs="Times New Roman"/>
          <w:sz w:val="22"/>
          <w:szCs w:val="22"/>
        </w:rPr>
        <w:t>С</w:t>
      </w:r>
      <w:r w:rsidRPr="002A6FEE">
        <w:rPr>
          <w:rFonts w:ascii="Times New Roman" w:hAnsi="Times New Roman" w:cs="Times New Roman"/>
          <w:sz w:val="22"/>
          <w:szCs w:val="22"/>
        </w:rPr>
        <w:t xml:space="preserve"> трех складов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>,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>, необходимо доставить овощи в пять торговых точек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,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>,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>,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2A6FEE">
        <w:rPr>
          <w:rFonts w:ascii="Times New Roman" w:hAnsi="Times New Roman" w:cs="Times New Roman"/>
          <w:sz w:val="22"/>
          <w:szCs w:val="22"/>
        </w:rPr>
        <w:t>,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5.</w:t>
      </w:r>
      <w:r w:rsidRPr="002A6FEE">
        <w:rPr>
          <w:rFonts w:ascii="Times New Roman" w:hAnsi="Times New Roman" w:cs="Times New Roman"/>
          <w:sz w:val="22"/>
          <w:szCs w:val="22"/>
        </w:rPr>
        <w:t xml:space="preserve"> Требуется закр</w:t>
      </w:r>
      <w:r w:rsidRPr="002A6FEE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 xml:space="preserve">пить склады за торговыми точками так, чтобы общая сумма затрат на перевозку была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  <w:r w:rsidR="00B22331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Чис</w:t>
      </w:r>
      <w:r w:rsidR="00C8175E">
        <w:rPr>
          <w:rFonts w:ascii="Times New Roman" w:hAnsi="Times New Roman" w:cs="Times New Roman"/>
          <w:sz w:val="22"/>
          <w:szCs w:val="22"/>
        </w:rPr>
        <w:t>ловые данные занесены в табл. 33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B22331" w:rsidRDefault="00C8175E" w:rsidP="00B22331">
      <w:pPr>
        <w:keepNext/>
        <w:widowControl/>
        <w:autoSpaceDE/>
        <w:autoSpaceDN/>
        <w:adjustRightInd/>
        <w:spacing w:line="230" w:lineRule="auto"/>
        <w:ind w:firstLine="397"/>
        <w:jc w:val="right"/>
        <w:outlineLvl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33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09"/>
        <w:gridCol w:w="709"/>
        <w:gridCol w:w="709"/>
        <w:gridCol w:w="850"/>
        <w:gridCol w:w="716"/>
        <w:gridCol w:w="918"/>
      </w:tblGrid>
      <w:tr w:rsidR="002A6FEE" w:rsidRPr="00B22331">
        <w:trPr>
          <w:cantSplit/>
          <w:trHeight w:val="119"/>
        </w:trPr>
        <w:tc>
          <w:tcPr>
            <w:tcW w:w="1701" w:type="dxa"/>
            <w:vMerge w:val="restart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Склады</w:t>
            </w:r>
          </w:p>
        </w:tc>
        <w:tc>
          <w:tcPr>
            <w:tcW w:w="3693" w:type="dxa"/>
            <w:gridSpan w:val="5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Торговые точки</w:t>
            </w:r>
          </w:p>
        </w:tc>
        <w:tc>
          <w:tcPr>
            <w:tcW w:w="918" w:type="dxa"/>
            <w:vMerge w:val="restart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Объем вывоза, т</w:t>
            </w:r>
          </w:p>
        </w:tc>
      </w:tr>
      <w:tr w:rsidR="002A6FEE" w:rsidRPr="00B22331">
        <w:trPr>
          <w:cantSplit/>
          <w:trHeight w:val="141"/>
        </w:trPr>
        <w:tc>
          <w:tcPr>
            <w:tcW w:w="1701" w:type="dxa"/>
            <w:vMerge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B22331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B22331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B22331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50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B22331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716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B22331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918" w:type="dxa"/>
            <w:vMerge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B22331">
        <w:trPr>
          <w:cantSplit/>
          <w:trHeight w:val="141"/>
        </w:trPr>
        <w:tc>
          <w:tcPr>
            <w:tcW w:w="1701" w:type="dxa"/>
            <w:vMerge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693" w:type="dxa"/>
            <w:gridSpan w:val="5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Ст</w:t>
            </w:r>
            <w:r w:rsidR="00B22331">
              <w:rPr>
                <w:rFonts w:ascii="Times New Roman" w:hAnsi="Times New Roman" w:cs="Times New Roman"/>
                <w:sz w:val="18"/>
                <w:szCs w:val="18"/>
              </w:rPr>
              <w:t>оимость перевозки 1 т груза в тыс. руб.</w:t>
            </w:r>
          </w:p>
        </w:tc>
        <w:tc>
          <w:tcPr>
            <w:tcW w:w="918" w:type="dxa"/>
            <w:vMerge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B22331">
        <w:trPr>
          <w:trHeight w:val="80"/>
        </w:trPr>
        <w:tc>
          <w:tcPr>
            <w:tcW w:w="1701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22331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850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716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918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</w:tr>
      <w:tr w:rsidR="002A6FEE" w:rsidRPr="00B22331">
        <w:trPr>
          <w:trHeight w:val="197"/>
        </w:trPr>
        <w:tc>
          <w:tcPr>
            <w:tcW w:w="1701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22331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50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16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918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150</w:t>
            </w:r>
          </w:p>
        </w:tc>
      </w:tr>
      <w:tr w:rsidR="002A6FEE" w:rsidRPr="00B22331">
        <w:trPr>
          <w:trHeight w:val="143"/>
        </w:trPr>
        <w:tc>
          <w:tcPr>
            <w:tcW w:w="1701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22331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50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716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918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</w:tr>
      <w:tr w:rsidR="002A6FEE" w:rsidRPr="00B22331">
        <w:trPr>
          <w:trHeight w:val="431"/>
        </w:trPr>
        <w:tc>
          <w:tcPr>
            <w:tcW w:w="1701" w:type="dxa"/>
          </w:tcPr>
          <w:p w:rsid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 xml:space="preserve">Объем </w:t>
            </w:r>
          </w:p>
          <w:p w:rsidR="002A6FEE" w:rsidRPr="00B22331" w:rsidRDefault="00B22331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потребности</w:t>
            </w:r>
            <w:r w:rsidR="002A6FEE" w:rsidRPr="00B22331">
              <w:rPr>
                <w:rFonts w:ascii="Times New Roman" w:hAnsi="Times New Roman" w:cs="Times New Roman"/>
                <w:sz w:val="18"/>
                <w:szCs w:val="18"/>
              </w:rPr>
              <w:t>, т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80</w:t>
            </w:r>
          </w:p>
        </w:tc>
        <w:tc>
          <w:tcPr>
            <w:tcW w:w="709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  <w:tc>
          <w:tcPr>
            <w:tcW w:w="850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716" w:type="dxa"/>
          </w:tcPr>
          <w:p w:rsidR="002A6FEE" w:rsidRP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918" w:type="dxa"/>
            <w:tcBorders>
              <w:tr2bl w:val="single" w:sz="4" w:space="0" w:color="auto"/>
            </w:tcBorders>
          </w:tcPr>
          <w:p w:rsidR="00B22331" w:rsidRDefault="002A6FEE" w:rsidP="00B22331">
            <w:pPr>
              <w:widowControl/>
              <w:autoSpaceDE/>
              <w:autoSpaceDN/>
              <w:adjustRightInd/>
              <w:spacing w:line="23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B22331">
              <w:rPr>
                <w:rFonts w:ascii="Times New Roman" w:hAnsi="Times New Roman" w:cs="Times New Roman"/>
                <w:sz w:val="18"/>
                <w:szCs w:val="18"/>
              </w:rPr>
              <w:t>290</w:t>
            </w:r>
          </w:p>
          <w:p w:rsidR="002A6FEE" w:rsidRPr="00B22331" w:rsidRDefault="00B22331" w:rsidP="00B22331">
            <w:pPr>
              <w:tabs>
                <w:tab w:val="left" w:pos="610"/>
              </w:tabs>
              <w:spacing w:line="23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290</w:t>
            </w:r>
          </w:p>
        </w:tc>
      </w:tr>
    </w:tbl>
    <w:p w:rsidR="002A6FEE" w:rsidRPr="00B22331" w:rsidRDefault="002A6FEE" w:rsidP="00C377D7">
      <w:pPr>
        <w:widowControl/>
        <w:autoSpaceDE/>
        <w:autoSpaceDN/>
        <w:adjustRightInd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B22331">
        <w:rPr>
          <w:rFonts w:ascii="Times New Roman" w:hAnsi="Times New Roman" w:cs="Times New Roman"/>
          <w:i/>
          <w:sz w:val="22"/>
          <w:szCs w:val="22"/>
        </w:rPr>
        <w:lastRenderedPageBreak/>
        <w:t>Решение: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Исходное опорное решение получим, например, по методу «</w:t>
      </w:r>
      <w:r w:rsidR="00C8175E">
        <w:rPr>
          <w:rFonts w:ascii="Times New Roman" w:hAnsi="Times New Roman" w:cs="Times New Roman"/>
          <w:sz w:val="22"/>
          <w:szCs w:val="22"/>
        </w:rPr>
        <w:t>минимального элемента» (табл. 34</w:t>
      </w:r>
      <w:r w:rsidRPr="002A6FEE">
        <w:rPr>
          <w:rFonts w:ascii="Times New Roman" w:hAnsi="Times New Roman" w:cs="Times New Roman"/>
          <w:sz w:val="22"/>
          <w:szCs w:val="22"/>
        </w:rPr>
        <w:t>)</w:t>
      </w:r>
      <w:r w:rsidR="00B22331">
        <w:rPr>
          <w:rFonts w:ascii="Times New Roman" w:hAnsi="Times New Roman" w:cs="Times New Roman"/>
          <w:sz w:val="22"/>
          <w:szCs w:val="22"/>
        </w:rPr>
        <w:t>.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B22331">
        <w:rPr>
          <w:rFonts w:ascii="Times New Roman" w:hAnsi="Times New Roman" w:cs="Times New Roman"/>
          <w:sz w:val="22"/>
          <w:szCs w:val="22"/>
        </w:rPr>
        <w:t>П</w:t>
      </w:r>
      <w:r w:rsidRPr="002A6FEE">
        <w:rPr>
          <w:rFonts w:ascii="Times New Roman" w:hAnsi="Times New Roman" w:cs="Times New Roman"/>
          <w:sz w:val="22"/>
          <w:szCs w:val="22"/>
        </w:rPr>
        <w:t>олучен опорный выро</w:t>
      </w:r>
      <w:r w:rsidRPr="002A6FEE">
        <w:rPr>
          <w:rFonts w:ascii="Times New Roman" w:hAnsi="Times New Roman" w:cs="Times New Roman"/>
          <w:sz w:val="22"/>
          <w:szCs w:val="22"/>
        </w:rPr>
        <w:t>ж</w:t>
      </w:r>
      <w:r w:rsidRPr="002A6FEE">
        <w:rPr>
          <w:rFonts w:ascii="Times New Roman" w:hAnsi="Times New Roman" w:cs="Times New Roman"/>
          <w:sz w:val="22"/>
          <w:szCs w:val="22"/>
        </w:rPr>
        <w:t>денный план, т</w:t>
      </w:r>
      <w:r w:rsidR="00B22331">
        <w:rPr>
          <w:rFonts w:ascii="Times New Roman" w:hAnsi="Times New Roman" w:cs="Times New Roman"/>
          <w:sz w:val="22"/>
          <w:szCs w:val="22"/>
        </w:rPr>
        <w:t>ак</w:t>
      </w:r>
      <w:r w:rsidRPr="002A6FEE">
        <w:rPr>
          <w:rFonts w:ascii="Times New Roman" w:hAnsi="Times New Roman" w:cs="Times New Roman"/>
          <w:sz w:val="22"/>
          <w:szCs w:val="22"/>
        </w:rPr>
        <w:t xml:space="preserve"> к</w:t>
      </w:r>
      <w:r w:rsidR="00B22331">
        <w:rPr>
          <w:rFonts w:ascii="Times New Roman" w:hAnsi="Times New Roman" w:cs="Times New Roman"/>
          <w:sz w:val="22"/>
          <w:szCs w:val="22"/>
        </w:rPr>
        <w:t>ак</w:t>
      </w:r>
      <w:r w:rsidRPr="002A6FEE">
        <w:rPr>
          <w:rFonts w:ascii="Times New Roman" w:hAnsi="Times New Roman" w:cs="Times New Roman"/>
          <w:sz w:val="22"/>
          <w:szCs w:val="22"/>
        </w:rPr>
        <w:t xml:space="preserve"> число занятых клеток должно быть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2A6FEE">
        <w:rPr>
          <w:rFonts w:ascii="Times New Roman" w:hAnsi="Times New Roman" w:cs="Times New Roman"/>
          <w:sz w:val="22"/>
          <w:szCs w:val="22"/>
        </w:rPr>
        <w:t xml:space="preserve"> +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B22331" w:rsidRPr="002A6FEE">
        <w:rPr>
          <w:rFonts w:ascii="Times New Roman" w:hAnsi="Times New Roman" w:cs="Times New Roman"/>
          <w:sz w:val="22"/>
          <w:szCs w:val="22"/>
        </w:rPr>
        <w:t>–</w:t>
      </w:r>
      <w:r w:rsidR="00B22331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 xml:space="preserve">1 = 3 + 5 </w:t>
      </w:r>
      <w:r w:rsidR="00B22331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1 = 7, а у нас </w:t>
      </w:r>
      <w:r w:rsidR="00B22331">
        <w:rPr>
          <w:rFonts w:ascii="Times New Roman" w:hAnsi="Times New Roman" w:cs="Times New Roman"/>
          <w:sz w:val="22"/>
          <w:szCs w:val="22"/>
        </w:rPr>
        <w:t xml:space="preserve">это число </w:t>
      </w:r>
      <w:r w:rsidRPr="002A6FEE">
        <w:rPr>
          <w:rFonts w:ascii="Times New Roman" w:hAnsi="Times New Roman" w:cs="Times New Roman"/>
          <w:sz w:val="22"/>
          <w:szCs w:val="22"/>
        </w:rPr>
        <w:t>равно 6. В одну из свободных кл</w:t>
      </w:r>
      <w:r w:rsidRPr="002A6FEE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>ток помещаем 0, и считаем ее занятой. Поместим число 0, напр</w:t>
      </w:r>
      <w:r w:rsidRPr="002A6FEE">
        <w:rPr>
          <w:rFonts w:ascii="Times New Roman" w:hAnsi="Times New Roman" w:cs="Times New Roman"/>
          <w:sz w:val="22"/>
          <w:szCs w:val="22"/>
        </w:rPr>
        <w:t>и</w:t>
      </w:r>
      <w:r w:rsidRPr="002A6FEE">
        <w:rPr>
          <w:rFonts w:ascii="Times New Roman" w:hAnsi="Times New Roman" w:cs="Times New Roman"/>
          <w:sz w:val="22"/>
          <w:szCs w:val="22"/>
        </w:rPr>
        <w:t>мер, в клетку (1; 2) с наименьшим тарифом. План будет опорным, так как из занятых клеток не образуется циклов.</w:t>
      </w:r>
    </w:p>
    <w:p w:rsidR="002A6FEE" w:rsidRDefault="00C8175E" w:rsidP="002A6FEE">
      <w:pPr>
        <w:keepNext/>
        <w:widowControl/>
        <w:autoSpaceDE/>
        <w:autoSpaceDN/>
        <w:adjustRightInd/>
        <w:ind w:firstLine="397"/>
        <w:jc w:val="right"/>
        <w:outlineLvl w:val="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34</w:t>
      </w:r>
    </w:p>
    <w:tbl>
      <w:tblPr>
        <w:tblW w:w="5670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"/>
        <w:gridCol w:w="851"/>
        <w:gridCol w:w="793"/>
        <w:gridCol w:w="821"/>
        <w:gridCol w:w="821"/>
        <w:gridCol w:w="821"/>
        <w:gridCol w:w="571"/>
        <w:gridCol w:w="567"/>
      </w:tblGrid>
      <w:tr w:rsidR="00D43A23" w:rsidRPr="00651460">
        <w:tc>
          <w:tcPr>
            <w:tcW w:w="425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93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57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i/>
                <w:sz w:val="18"/>
                <w:szCs w:val="18"/>
              </w:rPr>
              <w:t>а</w:t>
            </w:r>
            <w:r w:rsidRPr="00651460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i</w:t>
            </w:r>
          </w:p>
        </w:tc>
        <w:tc>
          <w:tcPr>
            <w:tcW w:w="567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U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</w:tr>
      <w:tr w:rsidR="00D43A23" w:rsidRPr="00651460">
        <w:tc>
          <w:tcPr>
            <w:tcW w:w="425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28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51" w:type="dxa"/>
          </w:tcPr>
          <w:p w:rsidR="00634AFA" w:rsidRPr="00634AFA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   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7</w:t>
            </w:r>
          </w:p>
          <w:p w:rsidR="00D43A23" w:rsidRPr="00651460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793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jc w:val="right"/>
              <w:outlineLvl w:val="3"/>
              <w:rPr>
                <w:rFonts w:ascii="Times New Roman" w:hAnsi="Times New Roman" w:cs="Times New Roman"/>
                <w:sz w:val="16"/>
                <w:szCs w:val="16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21" w:type="dxa"/>
          </w:tcPr>
          <w:p w:rsidR="00D43A23" w:rsidRPr="00651460" w:rsidRDefault="00C83E51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796" type="#_x0000_t75" style="width:24.3pt;height:29.9pt">
                  <v:imagedata r:id="rId877" o:title=""/>
                </v:shape>
              </w:pict>
            </w:r>
          </w:p>
        </w:tc>
        <w:tc>
          <w:tcPr>
            <w:tcW w:w="821" w:type="dxa"/>
          </w:tcPr>
          <w:p w:rsidR="00D43A23" w:rsidRPr="00651460" w:rsidRDefault="00C83E51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797" type="#_x0000_t75" style="width:25.25pt;height:29.9pt">
                  <v:imagedata r:id="rId878" o:title=""/>
                </v:shape>
              </w:pict>
            </w:r>
          </w:p>
        </w:tc>
        <w:tc>
          <w:tcPr>
            <w:tcW w:w="821" w:type="dxa"/>
          </w:tcPr>
          <w:p w:rsidR="00D43A23" w:rsidRPr="00651460" w:rsidRDefault="00C83E51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798" type="#_x0000_t75" style="width:27.1pt;height:29.9pt">
                  <v:imagedata r:id="rId879" o:title=""/>
                </v:shape>
              </w:pict>
            </w:r>
          </w:p>
        </w:tc>
        <w:tc>
          <w:tcPr>
            <w:tcW w:w="57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40</w:t>
            </w:r>
          </w:p>
        </w:tc>
        <w:tc>
          <w:tcPr>
            <w:tcW w:w="567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</w:tr>
      <w:tr w:rsidR="00D43A23" w:rsidRPr="00651460">
        <w:tc>
          <w:tcPr>
            <w:tcW w:w="425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28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51" w:type="dxa"/>
          </w:tcPr>
          <w:p w:rsidR="00634AFA" w:rsidRPr="00634AFA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   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</w:p>
          <w:p w:rsidR="00634AFA" w:rsidRPr="00651460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4"/>
                <w:szCs w:val="4"/>
              </w:rPr>
            </w:pPr>
          </w:p>
          <w:p w:rsidR="00634AFA" w:rsidRPr="00651460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</w:t>
            </w: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  <w:p w:rsidR="00634AFA" w:rsidRPr="00634AFA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8"/>
                <w:szCs w:val="8"/>
                <w:lang w:val="en-US"/>
              </w:rPr>
            </w:pPr>
          </w:p>
          <w:p w:rsidR="00D43A23" w:rsidRPr="00651460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  <w:r w:rsidR="00C83E51">
              <w:rPr>
                <w:rFonts w:ascii="Times New Roman" w:hAnsi="Times New Roman" w:cs="Times New Roman"/>
                <w:noProof/>
                <w:sz w:val="18"/>
                <w:szCs w:val="18"/>
              </w:rPr>
              <w:pict>
                <v:rect id="_x0000_s1274" style="position:absolute;margin-left:15.6pt;margin-top:11.15pt;width:86pt;height:47pt;z-index:-251625984;mso-position-horizontal-relative:text;mso-position-vertical-relative:page" o:allowoverlap="f">
                  <v:stroke dashstyle="dash"/>
                  <w10:wrap anchory="page"/>
                </v:rect>
              </w:pict>
            </w:r>
          </w:p>
        </w:tc>
        <w:tc>
          <w:tcPr>
            <w:tcW w:w="793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   2</w:t>
            </w:r>
          </w:p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D43A23" w:rsidRPr="00634AFA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4"/>
                <w:szCs w:val="14"/>
              </w:rPr>
            </w:pPr>
          </w:p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>80</w:t>
            </w:r>
          </w:p>
        </w:tc>
        <w:tc>
          <w:tcPr>
            <w:tcW w:w="821" w:type="dxa"/>
          </w:tcPr>
          <w:p w:rsidR="00D43A23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   3</w:t>
            </w:r>
          </w:p>
          <w:p w:rsidR="00634AFA" w:rsidRPr="00634AFA" w:rsidRDefault="00634AFA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6"/>
                <w:szCs w:val="6"/>
                <w:lang w:val="en-US"/>
              </w:rPr>
            </w:pPr>
          </w:p>
          <w:p w:rsidR="00D43A23" w:rsidRPr="00634AFA" w:rsidRDefault="00634AFA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      +</w:t>
            </w:r>
          </w:p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821" w:type="dxa"/>
          </w:tcPr>
          <w:p w:rsidR="00D43A23" w:rsidRPr="00651460" w:rsidRDefault="00C83E51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799" type="#_x0000_t75" style="width:32.75pt;height:34.6pt">
                  <v:imagedata r:id="rId880" o:title=""/>
                </v:shape>
              </w:pict>
            </w:r>
          </w:p>
        </w:tc>
        <w:tc>
          <w:tcPr>
            <w:tcW w:w="821" w:type="dxa"/>
          </w:tcPr>
          <w:p w:rsidR="00D43A23" w:rsidRPr="00651460" w:rsidRDefault="00C83E51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00" type="#_x0000_t75" style="width:29.9pt;height:34.6pt">
                  <v:imagedata r:id="rId881" o:title=""/>
                </v:shape>
              </w:pict>
            </w:r>
          </w:p>
        </w:tc>
        <w:tc>
          <w:tcPr>
            <w:tcW w:w="57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150</w:t>
            </w:r>
          </w:p>
        </w:tc>
        <w:tc>
          <w:tcPr>
            <w:tcW w:w="567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 xml:space="preserve">– 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</w:tr>
      <w:tr w:rsidR="00D43A23" w:rsidRPr="00651460">
        <w:tc>
          <w:tcPr>
            <w:tcW w:w="425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28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5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   3</w:t>
            </w:r>
          </w:p>
          <w:p w:rsidR="00DD2148" w:rsidRPr="00651460" w:rsidRDefault="00DD2148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4"/>
                <w:szCs w:val="4"/>
              </w:rPr>
            </w:pPr>
          </w:p>
          <w:p w:rsidR="00D43A23" w:rsidRPr="00651460" w:rsidRDefault="00DD2148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</w:t>
            </w:r>
            <w:r w:rsidRPr="00651460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t>+</w:t>
            </w:r>
          </w:p>
          <w:p w:rsidR="00D43A23" w:rsidRPr="00634AFA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6"/>
                <w:szCs w:val="6"/>
              </w:rPr>
            </w:pPr>
          </w:p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793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   5</w:t>
            </w:r>
          </w:p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821" w:type="dxa"/>
          </w:tcPr>
          <w:p w:rsidR="00634AFA" w:rsidRPr="00651460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          3</w:t>
            </w:r>
          </w:p>
          <w:p w:rsidR="00634AFA" w:rsidRPr="00634AFA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 </w:t>
            </w: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</w:t>
            </w: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 xml:space="preserve">   </w:t>
            </w:r>
          </w:p>
          <w:p w:rsidR="00634AFA" w:rsidRPr="00651460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D43A23" w:rsidRPr="00651460" w:rsidRDefault="00634AFA" w:rsidP="00634AFA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821" w:type="dxa"/>
          </w:tcPr>
          <w:p w:rsidR="00D43A23" w:rsidRPr="00651460" w:rsidRDefault="00C83E51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01" type="#_x0000_t75" style="width:29.9pt;height:34.6pt">
                  <v:imagedata r:id="rId882" o:title=""/>
                </v:shape>
              </w:pict>
            </w:r>
          </w:p>
        </w:tc>
        <w:tc>
          <w:tcPr>
            <w:tcW w:w="821" w:type="dxa"/>
          </w:tcPr>
          <w:p w:rsidR="00D43A23" w:rsidRPr="00651460" w:rsidRDefault="00C83E51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02" type="#_x0000_t75" style="width:29.9pt;height:34.6pt">
                  <v:imagedata r:id="rId883" o:title=""/>
                </v:shape>
              </w:pict>
            </w:r>
          </w:p>
        </w:tc>
        <w:tc>
          <w:tcPr>
            <w:tcW w:w="57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567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– 4</w:t>
            </w:r>
          </w:p>
        </w:tc>
      </w:tr>
      <w:tr w:rsidR="00D43A23" w:rsidRPr="00651460">
        <w:tc>
          <w:tcPr>
            <w:tcW w:w="425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288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  <w:tc>
          <w:tcPr>
            <w:tcW w:w="85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793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jc w:val="right"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571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jc w:val="right"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67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jc w:val="right"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D43A23" w:rsidRPr="00651460">
        <w:tc>
          <w:tcPr>
            <w:tcW w:w="425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288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V</w:t>
            </w:r>
            <w:r w:rsidRPr="00651460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85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793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jc w:val="right"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21" w:type="dxa"/>
          </w:tcPr>
          <w:p w:rsidR="00D43A23" w:rsidRPr="00651460" w:rsidRDefault="00D43A23" w:rsidP="00651460">
            <w:pPr>
              <w:widowControl/>
              <w:autoSpaceDE/>
              <w:autoSpaceDN/>
              <w:adjustRightInd/>
              <w:ind w:righ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651460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571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jc w:val="right"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67" w:type="dxa"/>
          </w:tcPr>
          <w:p w:rsidR="00D43A23" w:rsidRPr="00651460" w:rsidRDefault="00D43A23" w:rsidP="00651460">
            <w:pPr>
              <w:keepNext/>
              <w:widowControl/>
              <w:autoSpaceDE/>
              <w:autoSpaceDN/>
              <w:adjustRightInd/>
              <w:jc w:val="right"/>
              <w:outlineLvl w:val="3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2A6FEE" w:rsidRPr="002A6FEE" w:rsidRDefault="00D43A23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2. </w:t>
      </w:r>
      <w:r w:rsidR="002A6FEE" w:rsidRPr="002A6FEE">
        <w:rPr>
          <w:rFonts w:ascii="Times New Roman" w:hAnsi="Times New Roman" w:cs="Times New Roman"/>
          <w:sz w:val="22"/>
          <w:szCs w:val="22"/>
        </w:rPr>
        <w:t>Для определения потенциалов составляем уравнение из з</w:t>
      </w:r>
      <w:r w:rsidR="002A6FEE" w:rsidRPr="002A6FEE">
        <w:rPr>
          <w:rFonts w:ascii="Times New Roman" w:hAnsi="Times New Roman" w:cs="Times New Roman"/>
          <w:sz w:val="22"/>
          <w:szCs w:val="22"/>
        </w:rPr>
        <w:t>а</w:t>
      </w:r>
      <w:r w:rsidR="002A6FEE" w:rsidRPr="002A6FEE">
        <w:rPr>
          <w:rFonts w:ascii="Times New Roman" w:hAnsi="Times New Roman" w:cs="Times New Roman"/>
          <w:sz w:val="22"/>
          <w:szCs w:val="22"/>
        </w:rPr>
        <w:t>полненных клеток:</w:t>
      </w:r>
    </w:p>
    <w:p w:rsidR="002A6FEE" w:rsidRPr="002A6FEE" w:rsidRDefault="00D43A23" w:rsidP="002A6FEE">
      <w:pPr>
        <w:widowControl/>
        <w:autoSpaceDE/>
        <w:autoSpaceDN/>
        <w:adjustRightInd/>
        <w:ind w:firstLine="397"/>
        <w:jc w:val="center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position w:val="-122"/>
          <w:sz w:val="22"/>
          <w:szCs w:val="22"/>
        </w:rPr>
        <w:object w:dxaOrig="6759" w:dyaOrig="2560">
          <v:shape id="_x0000_i1803" type="#_x0000_t75" style="width:291.75pt;height:110.35pt" o:ole="">
            <v:imagedata r:id="rId884" o:title=""/>
          </v:shape>
          <o:OLEObject Type="Embed" ProgID="Equation.3" ShapeID="_x0000_i1803" DrawAspect="Content" ObjectID="_1698740799" r:id="rId885"/>
        </w:object>
      </w:r>
    </w:p>
    <w:p w:rsidR="002A6FEE" w:rsidRPr="002A6FEE" w:rsidRDefault="00634AFA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634AFA">
        <w:rPr>
          <w:rFonts w:ascii="Times New Roman" w:hAnsi="Times New Roman" w:cs="Times New Roman"/>
          <w:b/>
          <w:i/>
          <w:sz w:val="22"/>
          <w:szCs w:val="22"/>
        </w:rPr>
        <w:t>Замечание.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A6FEE" w:rsidRPr="002A6FEE">
        <w:rPr>
          <w:rFonts w:ascii="Times New Roman" w:hAnsi="Times New Roman" w:cs="Times New Roman"/>
          <w:sz w:val="22"/>
          <w:szCs w:val="22"/>
        </w:rPr>
        <w:t>Потенциалы можно счита</w:t>
      </w:r>
      <w:r w:rsidR="00B85E84">
        <w:rPr>
          <w:rFonts w:ascii="Times New Roman" w:hAnsi="Times New Roman" w:cs="Times New Roman"/>
          <w:sz w:val="22"/>
          <w:szCs w:val="22"/>
        </w:rPr>
        <w:t>ть и непоср</w:t>
      </w:r>
      <w:r w:rsidR="00C8175E">
        <w:rPr>
          <w:rFonts w:ascii="Times New Roman" w:hAnsi="Times New Roman" w:cs="Times New Roman"/>
          <w:sz w:val="22"/>
          <w:szCs w:val="22"/>
        </w:rPr>
        <w:t>едственно по табл. 33</w:t>
      </w:r>
      <w:r w:rsidR="002A6FEE" w:rsidRPr="002A6FEE">
        <w:rPr>
          <w:rFonts w:ascii="Times New Roman" w:hAnsi="Times New Roman" w:cs="Times New Roman"/>
          <w:sz w:val="22"/>
          <w:szCs w:val="22"/>
        </w:rPr>
        <w:t>, используя только заполненные клетки. Определим оце</w:t>
      </w:r>
      <w:r w:rsidR="002A6FEE" w:rsidRPr="002A6FEE">
        <w:rPr>
          <w:rFonts w:ascii="Times New Roman" w:hAnsi="Times New Roman" w:cs="Times New Roman"/>
          <w:sz w:val="22"/>
          <w:szCs w:val="22"/>
        </w:rPr>
        <w:t>н</w:t>
      </w:r>
      <w:r w:rsidR="002A6FEE" w:rsidRPr="002A6FEE">
        <w:rPr>
          <w:rFonts w:ascii="Times New Roman" w:hAnsi="Times New Roman" w:cs="Times New Roman"/>
          <w:sz w:val="22"/>
          <w:szCs w:val="22"/>
        </w:rPr>
        <w:t>ки свободных клеток: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11 </w:t>
      </w:r>
      <w:r w:rsidRPr="002A6FEE">
        <w:rPr>
          <w:rFonts w:ascii="Times New Roman" w:hAnsi="Times New Roman" w:cs="Times New Roman"/>
          <w:sz w:val="22"/>
          <w:szCs w:val="22"/>
        </w:rPr>
        <w:t>= 7</w:t>
      </w:r>
      <w:r w:rsidR="00634AFA">
        <w:rPr>
          <w:rFonts w:ascii="Times New Roman" w:hAnsi="Times New Roman" w:cs="Times New Roman"/>
          <w:sz w:val="22"/>
          <w:szCs w:val="22"/>
        </w:rPr>
        <w:t xml:space="preserve">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(0 + 7) = 0,</w:t>
      </w:r>
      <w:r w:rsidRPr="002A6FEE">
        <w:rPr>
          <w:rFonts w:ascii="Times New Roman" w:hAnsi="Times New Roman" w:cs="Times New Roman"/>
          <w:sz w:val="22"/>
          <w:szCs w:val="22"/>
        </w:rPr>
        <w:tab/>
        <w:t xml:space="preserve">         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13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5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(0 + 6) =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>1 &lt; 0,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14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4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(0 + 2) = 2 &gt; 0,</w:t>
      </w:r>
      <w:r w:rsidRPr="002A6FEE">
        <w:rPr>
          <w:rFonts w:ascii="Times New Roman" w:hAnsi="Times New Roman" w:cs="Times New Roman"/>
          <w:sz w:val="22"/>
          <w:szCs w:val="22"/>
        </w:rPr>
        <w:tab/>
        <w:t xml:space="preserve">         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23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3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="00634AFA">
        <w:rPr>
          <w:rFonts w:ascii="Times New Roman" w:hAnsi="Times New Roman" w:cs="Times New Roman"/>
          <w:sz w:val="22"/>
          <w:szCs w:val="22"/>
        </w:rPr>
        <w:t xml:space="preserve"> 1</w:t>
      </w:r>
      <w:r w:rsidRPr="002A6FEE">
        <w:rPr>
          <w:rFonts w:ascii="Times New Roman" w:hAnsi="Times New Roman" w:cs="Times New Roman"/>
          <w:sz w:val="22"/>
          <w:szCs w:val="22"/>
        </w:rPr>
        <w:t xml:space="preserve"> + 6) =</w:t>
      </w:r>
      <w:r w:rsidR="00634AFA">
        <w:rPr>
          <w:rFonts w:ascii="Times New Roman" w:hAnsi="Times New Roman" w:cs="Times New Roman"/>
          <w:sz w:val="22"/>
          <w:szCs w:val="22"/>
        </w:rPr>
        <w:t xml:space="preserve">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2 &lt; 0,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25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7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="00634AFA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1 + 2) = 6 &gt; 0,</w:t>
      </w:r>
      <w:r w:rsidRPr="002A6FEE">
        <w:rPr>
          <w:rFonts w:ascii="Times New Roman" w:hAnsi="Times New Roman" w:cs="Times New Roman"/>
          <w:sz w:val="22"/>
          <w:szCs w:val="22"/>
        </w:rPr>
        <w:tab/>
      </w:r>
      <w:r w:rsidR="001360C8">
        <w:rPr>
          <w:rFonts w:ascii="Times New Roman" w:hAnsi="Times New Roman" w:cs="Times New Roman"/>
          <w:sz w:val="22"/>
          <w:szCs w:val="22"/>
        </w:rPr>
        <w:t xml:space="preserve">         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32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5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="00634AFA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4 + 3) = 6 &gt; 0,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34 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6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="00634AFA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4 + 2) = 8 &gt; 0,</w:t>
      </w:r>
      <w:r w:rsidRPr="002A6FEE">
        <w:rPr>
          <w:rFonts w:ascii="Times New Roman" w:hAnsi="Times New Roman" w:cs="Times New Roman"/>
          <w:sz w:val="22"/>
          <w:szCs w:val="22"/>
        </w:rPr>
        <w:tab/>
      </w:r>
      <w:r w:rsidR="001360C8">
        <w:rPr>
          <w:rFonts w:ascii="Times New Roman" w:hAnsi="Times New Roman" w:cs="Times New Roman"/>
          <w:sz w:val="22"/>
          <w:szCs w:val="22"/>
        </w:rPr>
        <w:t xml:space="preserve">         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35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4 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</w:t>
      </w:r>
      <w:r w:rsidR="00634AFA" w:rsidRPr="002A6FEE">
        <w:rPr>
          <w:rFonts w:ascii="Times New Roman" w:hAnsi="Times New Roman" w:cs="Times New Roman"/>
          <w:sz w:val="22"/>
          <w:szCs w:val="22"/>
        </w:rPr>
        <w:t>–</w:t>
      </w:r>
      <w:r w:rsidR="00634AFA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4 + 2) = 6 &gt; 0.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pacing w:val="-4"/>
          <w:sz w:val="22"/>
          <w:szCs w:val="22"/>
        </w:rPr>
        <w:lastRenderedPageBreak/>
        <w:t xml:space="preserve">Перспективными являются клетки (1; 3) и (2; 3) с оценками </w:t>
      </w:r>
      <w:r w:rsidRPr="002A6FEE">
        <w:rPr>
          <w:rFonts w:ascii="Times New Roman" w:hAnsi="Times New Roman" w:cs="Times New Roman"/>
          <w:spacing w:val="-4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13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 = </w:t>
      </w:r>
      <w:r w:rsidR="001360C8" w:rsidRPr="002A6FEE">
        <w:rPr>
          <w:rFonts w:ascii="Times New Roman" w:hAnsi="Times New Roman" w:cs="Times New Roman"/>
          <w:sz w:val="22"/>
          <w:szCs w:val="22"/>
        </w:rPr>
        <w:t>–</w:t>
      </w:r>
      <w:r w:rsidR="001360C8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1 и </w:t>
      </w:r>
      <w:r w:rsidRPr="002A6FEE">
        <w:rPr>
          <w:rFonts w:ascii="Times New Roman" w:hAnsi="Times New Roman" w:cs="Times New Roman"/>
          <w:spacing w:val="-4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23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 = </w:t>
      </w:r>
      <w:r w:rsidR="001360C8" w:rsidRPr="002A6FEE">
        <w:rPr>
          <w:rFonts w:ascii="Times New Roman" w:hAnsi="Times New Roman" w:cs="Times New Roman"/>
          <w:sz w:val="22"/>
          <w:szCs w:val="22"/>
        </w:rPr>
        <w:t>–</w:t>
      </w:r>
      <w:r w:rsidR="001360C8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2, </w:t>
      </w:r>
      <w:r w:rsidRPr="002A6FEE">
        <w:rPr>
          <w:rFonts w:ascii="Times New Roman" w:hAnsi="Times New Roman" w:cs="Times New Roman"/>
          <w:sz w:val="22"/>
          <w:szCs w:val="22"/>
        </w:rPr>
        <w:t xml:space="preserve">наиболее потенциальной является клетка (2; 3), так как </w:t>
      </w:r>
      <w:r w:rsidR="001360C8" w:rsidRPr="002A6FEE">
        <w:rPr>
          <w:rFonts w:ascii="Times New Roman" w:hAnsi="Times New Roman" w:cs="Times New Roman"/>
          <w:sz w:val="22"/>
          <w:szCs w:val="22"/>
        </w:rPr>
        <w:t>–</w:t>
      </w:r>
      <w:r w:rsidR="001360C8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 xml:space="preserve">2 &lt; </w:t>
      </w:r>
      <w:r w:rsidR="001360C8" w:rsidRPr="002A6FEE">
        <w:rPr>
          <w:rFonts w:ascii="Times New Roman" w:hAnsi="Times New Roman" w:cs="Times New Roman"/>
          <w:sz w:val="22"/>
          <w:szCs w:val="22"/>
        </w:rPr>
        <w:t>–</w:t>
      </w:r>
      <w:r w:rsidR="001360C8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1. Строим для клетки (2; 3) цикл непосредственно в таблице. В цикл войдут клетки (2; 3), (2; 1), (3; 1), (3; 3).</w:t>
      </w:r>
    </w:p>
    <w:p w:rsidR="002A6FEE" w:rsidRPr="002A6FEE" w:rsidRDefault="002A6FEE" w:rsidP="002A6FEE">
      <w:pPr>
        <w:widowControl/>
        <w:autoSpaceDE/>
        <w:autoSpaceDN/>
        <w:adjustRightInd/>
        <w:spacing w:after="60"/>
        <w:ind w:firstLine="39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A6FEE">
        <w:rPr>
          <w:rFonts w:ascii="Times New Roman" w:hAnsi="Times New Roman" w:cs="Times New Roman"/>
          <w:sz w:val="22"/>
          <w:szCs w:val="22"/>
        </w:rPr>
        <w:t>Наименьшее количество груза, стоящее в вершинах цикла с отрица</w:t>
      </w:r>
      <w:r w:rsidRPr="002A6FEE">
        <w:rPr>
          <w:rFonts w:ascii="Times New Roman" w:hAnsi="Times New Roman" w:cs="Times New Roman"/>
          <w:sz w:val="22"/>
          <w:szCs w:val="22"/>
        </w:rPr>
        <w:softHyphen/>
        <w:t xml:space="preserve">тельным знаком λ =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2A6FEE">
        <w:rPr>
          <w:rFonts w:ascii="Times New Roman" w:hAnsi="Times New Roman" w:cs="Times New Roman"/>
          <w:sz w:val="22"/>
          <w:szCs w:val="22"/>
        </w:rPr>
        <w:t xml:space="preserve"> (10; 90) = 10. В результате смещ</w:t>
      </w:r>
      <w:r w:rsidRPr="002A6FEE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>ния λ по циклу получим новый план</w:t>
      </w:r>
      <w:r w:rsidR="00C8175E">
        <w:rPr>
          <w:rFonts w:ascii="Times New Roman" w:hAnsi="Times New Roman" w:cs="Times New Roman"/>
          <w:sz w:val="22"/>
          <w:szCs w:val="22"/>
        </w:rPr>
        <w:t xml:space="preserve"> (табл. 35</w:t>
      </w:r>
      <w:r w:rsidR="00C377D7">
        <w:rPr>
          <w:rFonts w:ascii="Times New Roman" w:hAnsi="Times New Roman" w:cs="Times New Roman"/>
          <w:sz w:val="22"/>
          <w:szCs w:val="22"/>
        </w:rPr>
        <w:t>)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</w:p>
    <w:p w:rsidR="002A6FEE" w:rsidRPr="00B85E84" w:rsidRDefault="002A6FEE" w:rsidP="002A6FEE">
      <w:pPr>
        <w:keepNext/>
        <w:widowControl/>
        <w:autoSpaceDE/>
        <w:autoSpaceDN/>
        <w:adjustRightInd/>
        <w:ind w:firstLine="397"/>
        <w:jc w:val="right"/>
        <w:outlineLvl w:val="3"/>
        <w:rPr>
          <w:rFonts w:ascii="Times New Roman" w:hAnsi="Times New Roman" w:cs="Times New Roman"/>
          <w:sz w:val="22"/>
          <w:szCs w:val="22"/>
        </w:rPr>
      </w:pPr>
      <w:r w:rsidRPr="001360C8">
        <w:rPr>
          <w:rFonts w:ascii="Times New Roman" w:hAnsi="Times New Roman" w:cs="Times New Roman"/>
          <w:sz w:val="22"/>
          <w:szCs w:val="22"/>
        </w:rPr>
        <w:t xml:space="preserve">Таблица </w:t>
      </w:r>
      <w:r w:rsidR="00C8175E">
        <w:rPr>
          <w:rFonts w:ascii="Times New Roman" w:hAnsi="Times New Roman" w:cs="Times New Roman"/>
          <w:sz w:val="22"/>
          <w:szCs w:val="22"/>
        </w:rPr>
        <w:t>35</w:t>
      </w:r>
    </w:p>
    <w:tbl>
      <w:tblPr>
        <w:tblW w:w="479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0"/>
        <w:gridCol w:w="852"/>
        <w:gridCol w:w="898"/>
        <w:gridCol w:w="899"/>
        <w:gridCol w:w="1080"/>
        <w:gridCol w:w="925"/>
        <w:gridCol w:w="567"/>
        <w:gridCol w:w="488"/>
      </w:tblGrid>
      <w:tr w:rsidR="002A6FEE" w:rsidRPr="001360C8">
        <w:trPr>
          <w:trHeight w:val="125"/>
        </w:trPr>
        <w:tc>
          <w:tcPr>
            <w:tcW w:w="469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1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14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57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734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450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i/>
                <w:sz w:val="18"/>
                <w:szCs w:val="18"/>
              </w:rPr>
              <w:t>а</w:t>
            </w:r>
            <w:r w:rsidRPr="001360C8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i</w:t>
            </w:r>
          </w:p>
        </w:tc>
        <w:tc>
          <w:tcPr>
            <w:tcW w:w="387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ind w:right="-109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U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</w:tr>
      <w:tr w:rsidR="002A6FEE" w:rsidRPr="001360C8">
        <w:trPr>
          <w:trHeight w:val="691"/>
        </w:trPr>
        <w:tc>
          <w:tcPr>
            <w:tcW w:w="469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76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04" type="#_x0000_t75" style="width:29.9pt;height:36.45pt">
                  <v:imagedata r:id="rId886" o:title=""/>
                </v:shape>
              </w:pict>
            </w:r>
          </w:p>
        </w:tc>
        <w:tc>
          <w:tcPr>
            <w:tcW w:w="713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05" type="#_x0000_t75" style="width:29.9pt;height:36.45pt">
                  <v:imagedata r:id="rId887" o:title=""/>
                </v:shape>
              </w:pict>
            </w:r>
          </w:p>
        </w:tc>
        <w:tc>
          <w:tcPr>
            <w:tcW w:w="714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06" type="#_x0000_t75" style="width:28.05pt;height:34.6pt">
                  <v:imagedata r:id="rId888" o:title=""/>
                </v:shape>
              </w:pict>
            </w:r>
          </w:p>
        </w:tc>
        <w:tc>
          <w:tcPr>
            <w:tcW w:w="857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07" type="#_x0000_t75" style="width:29.9pt;height:34.6pt">
                  <v:imagedata r:id="rId889" o:title=""/>
                </v:shape>
              </w:pict>
            </w:r>
          </w:p>
        </w:tc>
        <w:tc>
          <w:tcPr>
            <w:tcW w:w="734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08" type="#_x0000_t75" style="width:32.75pt;height:34.6pt">
                  <v:imagedata r:id="rId890" o:title=""/>
                </v:shape>
              </w:pict>
            </w:r>
          </w:p>
        </w:tc>
        <w:tc>
          <w:tcPr>
            <w:tcW w:w="450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40</w:t>
            </w:r>
          </w:p>
        </w:tc>
        <w:tc>
          <w:tcPr>
            <w:tcW w:w="387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</w:tr>
      <w:tr w:rsidR="002A6FEE" w:rsidRPr="001360C8">
        <w:trPr>
          <w:trHeight w:val="668"/>
        </w:trPr>
        <w:tc>
          <w:tcPr>
            <w:tcW w:w="469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76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09" type="#_x0000_t75" style="width:29.9pt;height:34.6pt">
                  <v:imagedata r:id="rId882" o:title=""/>
                </v:shape>
              </w:pict>
            </w:r>
          </w:p>
        </w:tc>
        <w:tc>
          <w:tcPr>
            <w:tcW w:w="713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10" type="#_x0000_t75" style="width:32.75pt;height:34.6pt">
                  <v:imagedata r:id="rId891" o:title=""/>
                </v:shape>
              </w:pict>
            </w:r>
          </w:p>
        </w:tc>
        <w:tc>
          <w:tcPr>
            <w:tcW w:w="714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11" type="#_x0000_t75" style="width:30.85pt;height:37.4pt">
                  <v:imagedata r:id="rId892" o:title=""/>
                </v:shape>
              </w:pict>
            </w:r>
          </w:p>
        </w:tc>
        <w:tc>
          <w:tcPr>
            <w:tcW w:w="857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12" type="#_x0000_t75" style="width:31.8pt;height:34.6pt">
                  <v:imagedata r:id="rId893" o:title=""/>
                </v:shape>
              </w:pict>
            </w:r>
          </w:p>
        </w:tc>
        <w:tc>
          <w:tcPr>
            <w:tcW w:w="734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13" type="#_x0000_t75" style="width:29pt;height:34.6pt">
                  <v:imagedata r:id="rId894" o:title=""/>
                </v:shape>
              </w:pict>
            </w:r>
          </w:p>
        </w:tc>
        <w:tc>
          <w:tcPr>
            <w:tcW w:w="450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150</w:t>
            </w:r>
          </w:p>
        </w:tc>
        <w:tc>
          <w:tcPr>
            <w:tcW w:w="387" w:type="pct"/>
          </w:tcPr>
          <w:p w:rsidR="002A6FEE" w:rsidRPr="001360C8" w:rsidRDefault="001360C8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 xml:space="preserve">– </w:t>
            </w:r>
            <w:r w:rsidR="002A6FEE" w:rsidRPr="001360C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</w:tr>
      <w:tr w:rsidR="002A6FEE" w:rsidRPr="001360C8">
        <w:trPr>
          <w:trHeight w:val="710"/>
        </w:trPr>
        <w:tc>
          <w:tcPr>
            <w:tcW w:w="469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76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ind w:right="-105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14" type="#_x0000_t75" style="width:33.65pt;height:35.55pt">
                  <v:imagedata r:id="rId895" o:title=""/>
                </v:shape>
              </w:pict>
            </w:r>
          </w:p>
        </w:tc>
        <w:tc>
          <w:tcPr>
            <w:tcW w:w="713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ind w:right="-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15" type="#_x0000_t75" style="width:29.9pt;height:36.45pt">
                  <v:imagedata r:id="rId896" o:title=""/>
                </v:shape>
              </w:pict>
            </w:r>
          </w:p>
        </w:tc>
        <w:tc>
          <w:tcPr>
            <w:tcW w:w="714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16" type="#_x0000_t75" style="width:33.65pt;height:35.55pt">
                  <v:imagedata r:id="rId897" o:title=""/>
                </v:shape>
              </w:pict>
            </w:r>
          </w:p>
        </w:tc>
        <w:tc>
          <w:tcPr>
            <w:tcW w:w="857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17" type="#_x0000_t75" style="width:29.9pt;height:35.55pt">
                  <v:imagedata r:id="rId898" o:title=""/>
                </v:shape>
              </w:pict>
            </w:r>
          </w:p>
        </w:tc>
        <w:tc>
          <w:tcPr>
            <w:tcW w:w="734" w:type="pct"/>
          </w:tcPr>
          <w:p w:rsidR="002A6FEE" w:rsidRPr="001360C8" w:rsidRDefault="00C83E51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18" type="#_x0000_t75" style="width:29.9pt;height:35.55pt">
                  <v:imagedata r:id="rId899" o:title=""/>
                </v:shape>
              </w:pict>
            </w:r>
          </w:p>
        </w:tc>
        <w:tc>
          <w:tcPr>
            <w:tcW w:w="450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387" w:type="pct"/>
          </w:tcPr>
          <w:p w:rsidR="002A6FEE" w:rsidRPr="001360C8" w:rsidRDefault="001360C8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 xml:space="preserve">– </w:t>
            </w:r>
            <w:r w:rsidR="002A6FEE" w:rsidRPr="001360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2A6FEE" w:rsidRPr="001360C8">
        <w:trPr>
          <w:trHeight w:val="164"/>
        </w:trPr>
        <w:tc>
          <w:tcPr>
            <w:tcW w:w="469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676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71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80</w:t>
            </w:r>
          </w:p>
        </w:tc>
        <w:tc>
          <w:tcPr>
            <w:tcW w:w="714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  <w:tc>
          <w:tcPr>
            <w:tcW w:w="857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734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450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7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1360C8">
        <w:trPr>
          <w:trHeight w:val="148"/>
        </w:trPr>
        <w:tc>
          <w:tcPr>
            <w:tcW w:w="469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V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676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71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14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857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34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50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7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Для нового плана определяем новые потенциалы, используя только заполненные клетки и новые оценки свободных клеток: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11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7 </w:t>
      </w:r>
      <w:r w:rsidR="001360C8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(5 + 0) = 2 &gt; 0;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13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5 </w:t>
      </w:r>
      <w:r w:rsidR="001360C8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(4 + 0) = 1 &gt; 0;  </w:t>
      </w:r>
      <w:r w:rsidR="001360C8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14 </w:t>
      </w:r>
      <w:r w:rsidRPr="002A6FEE">
        <w:rPr>
          <w:rFonts w:ascii="Times New Roman" w:hAnsi="Times New Roman" w:cs="Times New Roman"/>
          <w:sz w:val="22"/>
          <w:szCs w:val="22"/>
        </w:rPr>
        <w:t>= 4 – 2 = 2 &gt; 0;</w:t>
      </w:r>
      <w:r w:rsidR="001360C8">
        <w:rPr>
          <w:rFonts w:ascii="Times New Roman" w:hAnsi="Times New Roman" w:cs="Times New Roman"/>
          <w:sz w:val="22"/>
          <w:szCs w:val="22"/>
        </w:rPr>
        <w:t xml:space="preserve">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25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7 </w:t>
      </w:r>
      <w:r w:rsidR="001360C8" w:rsidRPr="002A6FEE">
        <w:rPr>
          <w:rFonts w:ascii="Times New Roman" w:hAnsi="Times New Roman" w:cs="Times New Roman"/>
          <w:sz w:val="22"/>
          <w:szCs w:val="22"/>
        </w:rPr>
        <w:t>–</w:t>
      </w:r>
      <w:r w:rsidR="001360C8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>1 = 6 &gt; 0;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32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5 </w:t>
      </w:r>
      <w:r w:rsidR="001360C8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1 = 4 &gt; 0;       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34 </w:t>
      </w:r>
      <w:r w:rsidR="001360C8">
        <w:rPr>
          <w:rFonts w:ascii="Times New Roman" w:hAnsi="Times New Roman" w:cs="Times New Roman"/>
          <w:sz w:val="22"/>
          <w:szCs w:val="22"/>
        </w:rPr>
        <w:t xml:space="preserve">= 6 – 0 = 6 &gt; 0;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35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4 – 0 = 4 &gt; 0.</w:t>
      </w:r>
    </w:p>
    <w:p w:rsid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Оценки все</w:t>
      </w:r>
      <w:r w:rsidR="001360C8">
        <w:rPr>
          <w:rFonts w:ascii="Times New Roman" w:hAnsi="Times New Roman" w:cs="Times New Roman"/>
          <w:sz w:val="22"/>
          <w:szCs w:val="22"/>
        </w:rPr>
        <w:t xml:space="preserve">х свободных клеток неотрицательны, значит план </w:t>
      </w:r>
      <w:r w:rsidRPr="002A6FEE">
        <w:rPr>
          <w:rFonts w:ascii="Times New Roman" w:hAnsi="Times New Roman" w:cs="Times New Roman"/>
          <w:sz w:val="22"/>
          <w:szCs w:val="22"/>
        </w:rPr>
        <w:t>оптимальный.</w:t>
      </w:r>
      <w:r w:rsidR="001360C8">
        <w:rPr>
          <w:rFonts w:ascii="Times New Roman" w:hAnsi="Times New Roman" w:cs="Times New Roman"/>
          <w:sz w:val="22"/>
          <w:szCs w:val="22"/>
        </w:rPr>
        <w:t xml:space="preserve"> Так как все оценки </w:t>
      </w:r>
      <w:r w:rsidR="001360C8"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1360C8" w:rsidRPr="002A6FEE">
        <w:rPr>
          <w:rFonts w:ascii="Times New Roman" w:hAnsi="Times New Roman" w:cs="Times New Roman"/>
          <w:sz w:val="22"/>
          <w:szCs w:val="22"/>
        </w:rPr>
        <w:t xml:space="preserve"> &gt; 0</w:t>
      </w:r>
      <w:r w:rsidR="001360C8">
        <w:rPr>
          <w:rFonts w:ascii="Times New Roman" w:hAnsi="Times New Roman" w:cs="Times New Roman"/>
          <w:sz w:val="22"/>
          <w:szCs w:val="22"/>
        </w:rPr>
        <w:t>, то он единственный.</w:t>
      </w:r>
    </w:p>
    <w:p w:rsidR="001360C8" w:rsidRPr="002A6FEE" w:rsidRDefault="001360C8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Запишем оптимальный план: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Х</w:t>
      </w:r>
      <w:r w:rsidRPr="002A6FEE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</w:t>
      </w:r>
      <w:r w:rsidR="00C83E51">
        <w:rPr>
          <w:rFonts w:ascii="Times New Roman" w:hAnsi="Times New Roman" w:cs="Times New Roman"/>
          <w:position w:val="-42"/>
          <w:sz w:val="22"/>
          <w:szCs w:val="22"/>
        </w:rPr>
        <w:pict>
          <v:shape id="_x0000_i1819" type="#_x0000_t75" style="width:92.55pt;height:44.9pt">
            <v:imagedata r:id="rId900" o:title=""/>
          </v:shape>
        </w:pict>
      </w:r>
      <w:r w:rsidRPr="002A6FEE">
        <w:rPr>
          <w:rFonts w:ascii="Times New Roman" w:hAnsi="Times New Roman" w:cs="Times New Roman"/>
          <w:sz w:val="22"/>
          <w:szCs w:val="22"/>
        </w:rPr>
        <w:t>, т. е. со склада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 xml:space="preserve"> надо поставить 40 т овощей в магазин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2A6FEE">
        <w:rPr>
          <w:rFonts w:ascii="Times New Roman" w:hAnsi="Times New Roman" w:cs="Times New Roman"/>
          <w:sz w:val="22"/>
          <w:szCs w:val="22"/>
        </w:rPr>
        <w:t>, со склада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2 </w:t>
      </w:r>
      <w:r w:rsidRPr="002A6FEE">
        <w:rPr>
          <w:rFonts w:ascii="Times New Roman" w:hAnsi="Times New Roman" w:cs="Times New Roman"/>
          <w:sz w:val="22"/>
          <w:szCs w:val="22"/>
        </w:rPr>
        <w:t>– 80 т в магазин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z w:val="22"/>
          <w:szCs w:val="22"/>
        </w:rPr>
        <w:t>, 10 т в маг</w:t>
      </w:r>
      <w:r w:rsidRPr="002A6FEE">
        <w:rPr>
          <w:rFonts w:ascii="Times New Roman" w:hAnsi="Times New Roman" w:cs="Times New Roman"/>
          <w:sz w:val="22"/>
          <w:szCs w:val="22"/>
        </w:rPr>
        <w:t>а</w:t>
      </w:r>
      <w:r w:rsidRPr="002A6FEE">
        <w:rPr>
          <w:rFonts w:ascii="Times New Roman" w:hAnsi="Times New Roman" w:cs="Times New Roman"/>
          <w:sz w:val="22"/>
          <w:szCs w:val="22"/>
        </w:rPr>
        <w:t>зин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>, 60 т в магазин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Pr="002A6FEE">
        <w:rPr>
          <w:rFonts w:ascii="Times New Roman" w:hAnsi="Times New Roman" w:cs="Times New Roman"/>
          <w:sz w:val="22"/>
          <w:szCs w:val="22"/>
        </w:rPr>
        <w:t xml:space="preserve"> и со склада А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 xml:space="preserve"> 20 т в магазин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z w:val="22"/>
          <w:szCs w:val="22"/>
        </w:rPr>
        <w:t>, 80 т. в магазин В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  <w:r w:rsidR="001360C8">
        <w:rPr>
          <w:rFonts w:ascii="Times New Roman" w:hAnsi="Times New Roman" w:cs="Times New Roman"/>
          <w:sz w:val="22"/>
          <w:szCs w:val="22"/>
        </w:rPr>
        <w:t xml:space="preserve"> При этом издержки перевозок:</w:t>
      </w:r>
    </w:p>
    <w:p w:rsidR="002A6FEE" w:rsidRDefault="002A6FEE" w:rsidP="002A6FEE">
      <w:pPr>
        <w:widowControl/>
        <w:autoSpaceDE/>
        <w:autoSpaceDN/>
        <w:adjustRightInd/>
        <w:ind w:firstLine="397"/>
        <w:jc w:val="center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min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1360C8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2A6FEE">
        <w:rPr>
          <w:rFonts w:ascii="Times New Roman" w:hAnsi="Times New Roman" w:cs="Times New Roman"/>
          <w:sz w:val="22"/>
          <w:szCs w:val="22"/>
        </w:rPr>
        <w:t xml:space="preserve"> = </w:t>
      </w:r>
      <w:r w:rsidR="001360C8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2A6FEE">
        <w:rPr>
          <w:rFonts w:ascii="Times New Roman" w:hAnsi="Times New Roman" w:cs="Times New Roman"/>
          <w:sz w:val="22"/>
          <w:szCs w:val="22"/>
        </w:rPr>
        <w:t>(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2A6FEE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="001360C8">
        <w:rPr>
          <w:rFonts w:ascii="Times New Roman" w:hAnsi="Times New Roman" w:cs="Times New Roman"/>
          <w:sz w:val="22"/>
          <w:szCs w:val="22"/>
        </w:rPr>
        <w:t>) = 2 ·</w:t>
      </w:r>
      <w:r w:rsidR="001360C8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 xml:space="preserve">40 + 2 </w:t>
      </w:r>
      <w:r w:rsidR="001360C8">
        <w:rPr>
          <w:rFonts w:ascii="Times New Roman" w:hAnsi="Times New Roman" w:cs="Times New Roman"/>
          <w:sz w:val="22"/>
          <w:szCs w:val="22"/>
        </w:rPr>
        <w:t>·</w:t>
      </w:r>
      <w:r w:rsidR="001360C8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 xml:space="preserve">80 + 3 </w:t>
      </w:r>
      <w:r w:rsidR="001360C8">
        <w:rPr>
          <w:rFonts w:ascii="Times New Roman" w:hAnsi="Times New Roman" w:cs="Times New Roman"/>
          <w:sz w:val="22"/>
          <w:szCs w:val="22"/>
        </w:rPr>
        <w:t>·</w:t>
      </w:r>
      <w:r w:rsidR="001360C8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 xml:space="preserve">10 + 1 </w:t>
      </w:r>
      <w:r w:rsidR="001360C8">
        <w:rPr>
          <w:rFonts w:ascii="Times New Roman" w:hAnsi="Times New Roman" w:cs="Times New Roman"/>
          <w:sz w:val="22"/>
          <w:szCs w:val="22"/>
        </w:rPr>
        <w:t>·</w:t>
      </w:r>
      <w:r w:rsidR="001360C8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z w:val="22"/>
          <w:szCs w:val="22"/>
        </w:rPr>
        <w:t xml:space="preserve">60 </w:t>
      </w:r>
      <w:r w:rsidR="001360C8">
        <w:rPr>
          <w:rFonts w:ascii="Times New Roman" w:hAnsi="Times New Roman" w:cs="Times New Roman"/>
          <w:sz w:val="22"/>
          <w:szCs w:val="22"/>
        </w:rPr>
        <w:t>+ 3</w:t>
      </w:r>
      <w:r w:rsidR="001360C8" w:rsidRPr="007C7B24">
        <w:rPr>
          <w:rFonts w:ascii="Times New Roman" w:hAnsi="Times New Roman" w:cs="Times New Roman"/>
          <w:sz w:val="22"/>
          <w:szCs w:val="22"/>
        </w:rPr>
        <w:t xml:space="preserve"> · </w:t>
      </w:r>
      <w:r w:rsidR="001360C8" w:rsidRPr="002A6FEE">
        <w:rPr>
          <w:rFonts w:ascii="Times New Roman" w:hAnsi="Times New Roman" w:cs="Times New Roman"/>
          <w:sz w:val="22"/>
          <w:szCs w:val="22"/>
        </w:rPr>
        <w:t xml:space="preserve">20 </w:t>
      </w:r>
      <w:r w:rsidRPr="002A6FEE">
        <w:rPr>
          <w:rFonts w:ascii="Times New Roman" w:hAnsi="Times New Roman" w:cs="Times New Roman"/>
          <w:sz w:val="22"/>
          <w:szCs w:val="22"/>
        </w:rPr>
        <w:t xml:space="preserve">+ 2 </w:t>
      </w:r>
      <w:r w:rsidR="001360C8">
        <w:rPr>
          <w:rFonts w:ascii="Times New Roman" w:hAnsi="Times New Roman" w:cs="Times New Roman"/>
          <w:sz w:val="22"/>
          <w:szCs w:val="22"/>
        </w:rPr>
        <w:t>·</w:t>
      </w:r>
      <w:r w:rsidR="001360C8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1360C8">
        <w:rPr>
          <w:rFonts w:ascii="Times New Roman" w:hAnsi="Times New Roman" w:cs="Times New Roman"/>
          <w:sz w:val="22"/>
          <w:szCs w:val="22"/>
        </w:rPr>
        <w:t xml:space="preserve">80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</w:t>
      </w:r>
      <w:r w:rsidR="001360C8">
        <w:rPr>
          <w:rFonts w:ascii="Times New Roman" w:hAnsi="Times New Roman" w:cs="Times New Roman"/>
          <w:sz w:val="22"/>
          <w:szCs w:val="22"/>
        </w:rPr>
        <w:t xml:space="preserve">= </w:t>
      </w:r>
      <w:r w:rsidRPr="002A6FEE">
        <w:rPr>
          <w:rFonts w:ascii="Times New Roman" w:hAnsi="Times New Roman" w:cs="Times New Roman"/>
          <w:sz w:val="22"/>
          <w:szCs w:val="22"/>
        </w:rPr>
        <w:t>520</w:t>
      </w:r>
      <w:r w:rsidR="001360C8" w:rsidRPr="007C7B24">
        <w:rPr>
          <w:rFonts w:ascii="Times New Roman" w:hAnsi="Times New Roman" w:cs="Times New Roman"/>
          <w:sz w:val="22"/>
          <w:szCs w:val="22"/>
        </w:rPr>
        <w:t xml:space="preserve"> </w:t>
      </w:r>
      <w:r w:rsidR="001360C8">
        <w:rPr>
          <w:rFonts w:ascii="Times New Roman" w:hAnsi="Times New Roman" w:cs="Times New Roman"/>
          <w:sz w:val="22"/>
          <w:szCs w:val="22"/>
        </w:rPr>
        <w:t>тыс</w:t>
      </w:r>
      <w:r w:rsidRPr="002A6FEE">
        <w:rPr>
          <w:rFonts w:ascii="Times New Roman" w:hAnsi="Times New Roman" w:cs="Times New Roman"/>
          <w:sz w:val="22"/>
          <w:szCs w:val="22"/>
        </w:rPr>
        <w:t>.</w:t>
      </w:r>
      <w:r w:rsidR="001360C8">
        <w:rPr>
          <w:rFonts w:ascii="Times New Roman" w:hAnsi="Times New Roman" w:cs="Times New Roman"/>
          <w:sz w:val="22"/>
          <w:szCs w:val="22"/>
        </w:rPr>
        <w:t xml:space="preserve"> руб.</w:t>
      </w:r>
    </w:p>
    <w:p w:rsidR="001360C8" w:rsidRPr="002A6FEE" w:rsidRDefault="001360C8" w:rsidP="002A6FEE">
      <w:pPr>
        <w:widowControl/>
        <w:autoSpaceDE/>
        <w:autoSpaceDN/>
        <w:adjustRightInd/>
        <w:ind w:firstLine="397"/>
        <w:jc w:val="center"/>
        <w:rPr>
          <w:rFonts w:ascii="Times New Roman" w:hAnsi="Times New Roman" w:cs="Times New Roman"/>
          <w:sz w:val="22"/>
          <w:szCs w:val="22"/>
        </w:rPr>
      </w:pPr>
    </w:p>
    <w:p w:rsidR="002A6FEE" w:rsidRPr="001360C8" w:rsidRDefault="002076D9" w:rsidP="002076D9">
      <w:pPr>
        <w:widowControl/>
        <w:autoSpaceDE/>
        <w:autoSpaceDN/>
        <w:adjustRightInd/>
        <w:spacing w:before="120" w:after="120" w:line="23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lastRenderedPageBreak/>
        <w:t>6</w:t>
      </w:r>
      <w:r w:rsidR="002A6FEE" w:rsidRPr="001360C8">
        <w:rPr>
          <w:rFonts w:ascii="Times New Roman" w:hAnsi="Times New Roman" w:cs="Times New Roman"/>
          <w:b/>
          <w:sz w:val="22"/>
          <w:szCs w:val="22"/>
        </w:rPr>
        <w:t>.5. Решение транспортной задачи с открытой моделью</w:t>
      </w:r>
    </w:p>
    <w:p w:rsidR="001360C8" w:rsidRDefault="002A6FEE" w:rsidP="00DD351D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pacing w:val="-2"/>
          <w:position w:val="-6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position w:val="-6"/>
          <w:sz w:val="22"/>
          <w:szCs w:val="22"/>
        </w:rPr>
        <w:t>Решение транспортной задачи рассмотрим для случая, когда:</w:t>
      </w:r>
    </w:p>
    <w:p w:rsidR="002A6FEE" w:rsidRPr="002A6FEE" w:rsidRDefault="00C83E51" w:rsidP="00DD351D">
      <w:pPr>
        <w:widowControl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spacing w:val="-2"/>
          <w:sz w:val="22"/>
          <w:szCs w:val="22"/>
        </w:rPr>
      </w:pPr>
      <w:r>
        <w:rPr>
          <w:rFonts w:ascii="Times New Roman" w:hAnsi="Times New Roman" w:cs="Times New Roman"/>
          <w:spacing w:val="-2"/>
          <w:position w:val="-28"/>
          <w:sz w:val="22"/>
          <w:szCs w:val="22"/>
        </w:rPr>
        <w:pict>
          <v:shape id="_x0000_i1820" type="#_x0000_t75" style="width:49.55pt;height:29.9pt">
            <v:imagedata r:id="rId901" o:title=""/>
          </v:shape>
        </w:pict>
      </w:r>
      <w:r w:rsidR="002A6FEE" w:rsidRPr="002A6FEE">
        <w:rPr>
          <w:rFonts w:ascii="Times New Roman" w:hAnsi="Times New Roman" w:cs="Times New Roman"/>
          <w:spacing w:val="-2"/>
          <w:sz w:val="22"/>
          <w:szCs w:val="22"/>
        </w:rPr>
        <w:t>.</w:t>
      </w:r>
    </w:p>
    <w:p w:rsidR="002A6FEE" w:rsidRPr="002A6FEE" w:rsidRDefault="002A6FEE" w:rsidP="00DD351D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1360C8">
        <w:rPr>
          <w:rFonts w:ascii="Times New Roman" w:hAnsi="Times New Roman" w:cs="Times New Roman"/>
          <w:i/>
          <w:sz w:val="22"/>
          <w:szCs w:val="22"/>
        </w:rPr>
        <w:t>Пример</w:t>
      </w:r>
      <w:r w:rsidR="00B85E84">
        <w:rPr>
          <w:rFonts w:ascii="Times New Roman" w:hAnsi="Times New Roman" w:cs="Times New Roman"/>
          <w:i/>
          <w:sz w:val="22"/>
          <w:szCs w:val="22"/>
        </w:rPr>
        <w:t xml:space="preserve"> 2</w:t>
      </w:r>
      <w:r w:rsidR="00C8175E">
        <w:rPr>
          <w:rFonts w:ascii="Times New Roman" w:hAnsi="Times New Roman" w:cs="Times New Roman"/>
          <w:i/>
          <w:sz w:val="22"/>
          <w:szCs w:val="22"/>
        </w:rPr>
        <w:t>8</w:t>
      </w:r>
      <w:r w:rsidRPr="001360C8">
        <w:rPr>
          <w:rFonts w:ascii="Times New Roman" w:hAnsi="Times New Roman" w:cs="Times New Roman"/>
          <w:i/>
          <w:sz w:val="22"/>
          <w:szCs w:val="22"/>
        </w:rPr>
        <w:t>.</w:t>
      </w:r>
      <w:r w:rsidR="001360C8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В трех хранилищах А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, А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, А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 имеется соответстве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н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но 70, 80, 50 т. топлива. Требуется спланировать перевозку топлива четырем потребителям В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1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, В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2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, В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3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, В</w:t>
      </w:r>
      <w:r w:rsidRPr="002A6FEE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>4,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 спрос которых равен 50, 70, 40 и 40 т. так, чтобы затраты на транспортировку были минимальны. Ст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о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>имость пе</w:t>
      </w:r>
      <w:r w:rsidR="00C8175E">
        <w:rPr>
          <w:rFonts w:ascii="Times New Roman" w:hAnsi="Times New Roman" w:cs="Times New Roman"/>
          <w:spacing w:val="-4"/>
          <w:sz w:val="22"/>
          <w:szCs w:val="22"/>
        </w:rPr>
        <w:t>ревозки 1 т указана в табл. 36</w:t>
      </w:r>
      <w:r w:rsidR="001360C8">
        <w:rPr>
          <w:rFonts w:ascii="Times New Roman" w:hAnsi="Times New Roman" w:cs="Times New Roman"/>
          <w:spacing w:val="-4"/>
          <w:sz w:val="22"/>
          <w:szCs w:val="22"/>
        </w:rPr>
        <w:t>.</w:t>
      </w:r>
      <w:r w:rsidRPr="002A6FEE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</w:p>
    <w:p w:rsidR="002A6FEE" w:rsidRPr="00243843" w:rsidRDefault="00C8175E" w:rsidP="002A6FEE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36</w:t>
      </w:r>
    </w:p>
    <w:tbl>
      <w:tblPr>
        <w:tblW w:w="480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0"/>
        <w:gridCol w:w="862"/>
        <w:gridCol w:w="861"/>
        <w:gridCol w:w="861"/>
        <w:gridCol w:w="861"/>
        <w:gridCol w:w="1316"/>
      </w:tblGrid>
      <w:tr w:rsidR="002A6FEE" w:rsidRPr="001360C8">
        <w:trPr>
          <w:cantSplit/>
          <w:trHeight w:val="167"/>
        </w:trPr>
        <w:tc>
          <w:tcPr>
            <w:tcW w:w="1228" w:type="pct"/>
            <w:vMerge w:val="restar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Хранилища</w:t>
            </w:r>
          </w:p>
        </w:tc>
        <w:tc>
          <w:tcPr>
            <w:tcW w:w="2729" w:type="pct"/>
            <w:gridSpan w:val="4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Потребители</w:t>
            </w:r>
          </w:p>
        </w:tc>
        <w:tc>
          <w:tcPr>
            <w:tcW w:w="1043" w:type="pct"/>
            <w:vMerge w:val="restar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Запас топлива</w:t>
            </w:r>
          </w:p>
        </w:tc>
      </w:tr>
      <w:tr w:rsidR="002A6FEE" w:rsidRPr="001360C8">
        <w:trPr>
          <w:cantSplit/>
          <w:trHeight w:val="138"/>
        </w:trPr>
        <w:tc>
          <w:tcPr>
            <w:tcW w:w="1228" w:type="pct"/>
            <w:vMerge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1043" w:type="pct"/>
            <w:vMerge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1360C8">
        <w:trPr>
          <w:cantSplit/>
          <w:trHeight w:val="138"/>
        </w:trPr>
        <w:tc>
          <w:tcPr>
            <w:tcW w:w="1228" w:type="pct"/>
            <w:vMerge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729" w:type="pct"/>
            <w:gridSpan w:val="4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 xml:space="preserve">Стоимость перевозки 1 т. в </w:t>
            </w:r>
            <w:r w:rsidR="001360C8">
              <w:rPr>
                <w:rFonts w:ascii="Times New Roman" w:hAnsi="Times New Roman" w:cs="Times New Roman"/>
                <w:sz w:val="18"/>
                <w:szCs w:val="18"/>
              </w:rPr>
              <w:t xml:space="preserve">тыс. </w:t>
            </w: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руб.</w:t>
            </w:r>
          </w:p>
        </w:tc>
        <w:tc>
          <w:tcPr>
            <w:tcW w:w="1043" w:type="pct"/>
            <w:vMerge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1360C8">
        <w:trPr>
          <w:trHeight w:val="188"/>
        </w:trPr>
        <w:tc>
          <w:tcPr>
            <w:tcW w:w="1228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8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04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70</w:t>
            </w:r>
          </w:p>
        </w:tc>
      </w:tr>
      <w:tr w:rsidR="002A6FEE" w:rsidRPr="001360C8">
        <w:trPr>
          <w:trHeight w:val="171"/>
        </w:trPr>
        <w:tc>
          <w:tcPr>
            <w:tcW w:w="1228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8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104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</w:tr>
      <w:tr w:rsidR="002A6FEE" w:rsidRPr="001360C8">
        <w:trPr>
          <w:trHeight w:val="156"/>
        </w:trPr>
        <w:tc>
          <w:tcPr>
            <w:tcW w:w="1228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1360C8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8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04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</w:tr>
      <w:tr w:rsidR="002A6FEE" w:rsidRPr="001360C8">
        <w:trPr>
          <w:trHeight w:val="258"/>
        </w:trPr>
        <w:tc>
          <w:tcPr>
            <w:tcW w:w="1228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 xml:space="preserve">Потребность </w:t>
            </w:r>
          </w:p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в топливе, т</w:t>
            </w:r>
          </w:p>
        </w:tc>
        <w:tc>
          <w:tcPr>
            <w:tcW w:w="68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682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1043" w:type="pct"/>
          </w:tcPr>
          <w:p w:rsidR="002A6FEE" w:rsidRPr="001360C8" w:rsidRDefault="002A6FEE" w:rsidP="001360C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60C8">
              <w:rPr>
                <w:rFonts w:ascii="Times New Roman" w:hAnsi="Times New Roman" w:cs="Times New Roman"/>
                <w:sz w:val="18"/>
                <w:szCs w:val="18"/>
              </w:rPr>
              <w:t>210 &gt;200</w:t>
            </w:r>
          </w:p>
        </w:tc>
      </w:tr>
    </w:tbl>
    <w:p w:rsidR="001360C8" w:rsidRPr="001360C8" w:rsidRDefault="001360C8" w:rsidP="00DD351D">
      <w:pPr>
        <w:widowControl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i/>
          <w:spacing w:val="-4"/>
          <w:sz w:val="22"/>
          <w:szCs w:val="22"/>
        </w:rPr>
      </w:pPr>
      <w:r>
        <w:rPr>
          <w:rFonts w:ascii="Times New Roman" w:hAnsi="Times New Roman" w:cs="Times New Roman"/>
          <w:i/>
          <w:spacing w:val="-4"/>
          <w:sz w:val="22"/>
          <w:szCs w:val="22"/>
        </w:rPr>
        <w:t>Решение.</w:t>
      </w:r>
    </w:p>
    <w:p w:rsidR="001360C8" w:rsidRPr="001360C8" w:rsidRDefault="001360C8" w:rsidP="00DD351D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spacing w:val="-4"/>
          <w:sz w:val="22"/>
          <w:szCs w:val="22"/>
        </w:rPr>
        <w:t>П</w:t>
      </w:r>
      <w:r w:rsidRPr="002A6FEE">
        <w:rPr>
          <w:rFonts w:ascii="Times New Roman" w:hAnsi="Times New Roman" w:cs="Times New Roman"/>
          <w:sz w:val="22"/>
          <w:szCs w:val="22"/>
        </w:rPr>
        <w:t>оскольку запасы топлива в хранилищах больше спроса п</w:t>
      </w:r>
      <w:r w:rsidRPr="002A6FEE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>требителей, вводи</w:t>
      </w:r>
      <w:r w:rsidR="00DD351D">
        <w:rPr>
          <w:rFonts w:ascii="Times New Roman" w:hAnsi="Times New Roman" w:cs="Times New Roman"/>
          <w:sz w:val="22"/>
          <w:szCs w:val="22"/>
        </w:rPr>
        <w:t>м</w:t>
      </w:r>
      <w:r w:rsidRPr="002A6FEE">
        <w:rPr>
          <w:rFonts w:ascii="Times New Roman" w:hAnsi="Times New Roman" w:cs="Times New Roman"/>
          <w:sz w:val="22"/>
          <w:szCs w:val="22"/>
        </w:rPr>
        <w:t xml:space="preserve"> фиктивн</w:t>
      </w:r>
      <w:r w:rsidR="00DD351D">
        <w:rPr>
          <w:rFonts w:ascii="Times New Roman" w:hAnsi="Times New Roman" w:cs="Times New Roman"/>
          <w:sz w:val="22"/>
          <w:szCs w:val="22"/>
        </w:rPr>
        <w:t>ого</w:t>
      </w:r>
      <w:r w:rsidRPr="002A6FEE">
        <w:rPr>
          <w:rFonts w:ascii="Times New Roman" w:hAnsi="Times New Roman" w:cs="Times New Roman"/>
          <w:sz w:val="22"/>
          <w:szCs w:val="22"/>
        </w:rPr>
        <w:t xml:space="preserve"> потребител</w:t>
      </w:r>
      <w:r w:rsidR="00DD351D">
        <w:rPr>
          <w:rFonts w:ascii="Times New Roman" w:hAnsi="Times New Roman" w:cs="Times New Roman"/>
          <w:sz w:val="22"/>
          <w:szCs w:val="22"/>
        </w:rPr>
        <w:t>я В</w:t>
      </w:r>
      <w:r w:rsidR="00DD351D">
        <w:rPr>
          <w:rFonts w:ascii="Times New Roman" w:hAnsi="Times New Roman" w:cs="Times New Roman"/>
          <w:sz w:val="22"/>
          <w:szCs w:val="22"/>
          <w:vertAlign w:val="subscript"/>
        </w:rPr>
        <w:t>5</w:t>
      </w:r>
      <w:r w:rsidRPr="002A6FEE">
        <w:rPr>
          <w:rFonts w:ascii="Times New Roman" w:hAnsi="Times New Roman" w:cs="Times New Roman"/>
          <w:sz w:val="22"/>
          <w:szCs w:val="22"/>
        </w:rPr>
        <w:t xml:space="preserve">, спрос которого: </w:t>
      </w:r>
    </w:p>
    <w:p w:rsidR="001360C8" w:rsidRPr="002A6FEE" w:rsidRDefault="00C83E51" w:rsidP="00DD351D">
      <w:pPr>
        <w:widowControl/>
        <w:autoSpaceDE/>
        <w:autoSpaceDN/>
        <w:adjustRightInd/>
        <w:spacing w:line="23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position w:val="-38"/>
          <w:sz w:val="22"/>
          <w:szCs w:val="22"/>
        </w:rPr>
        <w:pict>
          <v:shape id="_x0000_i1821" type="#_x0000_t75" style="width:138.4pt;height:32.75pt">
            <v:imagedata r:id="rId902" o:title=""/>
          </v:shape>
        </w:pict>
      </w:r>
    </w:p>
    <w:p w:rsidR="001360C8" w:rsidRPr="002A6FEE" w:rsidRDefault="001360C8" w:rsidP="00DD351D">
      <w:pPr>
        <w:widowControl/>
        <w:autoSpaceDE/>
        <w:autoSpaceDN/>
        <w:adjustRightInd/>
        <w:spacing w:line="23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DD351D">
        <w:rPr>
          <w:rFonts w:ascii="Times New Roman" w:hAnsi="Times New Roman" w:cs="Times New Roman"/>
          <w:spacing w:val="-4"/>
          <w:sz w:val="22"/>
          <w:szCs w:val="22"/>
        </w:rPr>
        <w:t>а затраты на перевозку для фиктивного потребителя с</w:t>
      </w:r>
      <w:r w:rsidRPr="00DD351D">
        <w:rPr>
          <w:rFonts w:ascii="Times New Roman" w:hAnsi="Times New Roman" w:cs="Times New Roman"/>
          <w:spacing w:val="-4"/>
          <w:sz w:val="22"/>
          <w:szCs w:val="22"/>
          <w:vertAlign w:val="subscript"/>
          <w:lang w:val="en-US"/>
        </w:rPr>
        <w:t>i</w:t>
      </w:r>
      <w:r w:rsidRPr="00DD351D">
        <w:rPr>
          <w:rFonts w:ascii="Times New Roman" w:hAnsi="Times New Roman" w:cs="Times New Roman"/>
          <w:spacing w:val="-4"/>
          <w:sz w:val="22"/>
          <w:szCs w:val="22"/>
          <w:vertAlign w:val="subscript"/>
        </w:rPr>
        <w:t xml:space="preserve">5 </w:t>
      </w:r>
      <w:r w:rsidRPr="00DD351D">
        <w:rPr>
          <w:rFonts w:ascii="Times New Roman" w:hAnsi="Times New Roman" w:cs="Times New Roman"/>
          <w:spacing w:val="-4"/>
          <w:sz w:val="22"/>
          <w:szCs w:val="22"/>
        </w:rPr>
        <w:t>= 0</w:t>
      </w:r>
      <w:r w:rsidRPr="002A6FEE">
        <w:rPr>
          <w:rFonts w:ascii="Times New Roman" w:hAnsi="Times New Roman" w:cs="Times New Roman"/>
          <w:sz w:val="22"/>
          <w:szCs w:val="22"/>
        </w:rPr>
        <w:t xml:space="preserve"> (</w:t>
      </w:r>
      <w:r w:rsidR="00DD351D" w:rsidRPr="00DD351D">
        <w:rPr>
          <w:rFonts w:ascii="Times New Roman" w:hAnsi="Times New Roman" w:cs="Times New Roman"/>
          <w:position w:val="-10"/>
          <w:sz w:val="22"/>
          <w:szCs w:val="22"/>
        </w:rPr>
        <w:object w:dxaOrig="680" w:dyaOrig="380">
          <v:shape id="_x0000_i1822" type="#_x0000_t75" style="width:30.85pt;height:16.85pt" o:ole="">
            <v:imagedata r:id="rId903" o:title=""/>
          </v:shape>
          <o:OLEObject Type="Embed" ProgID="Equation.3" ShapeID="_x0000_i1822" DrawAspect="Content" ObjectID="_1698740800" r:id="rId904"/>
        </w:object>
      </w:r>
      <w:r w:rsidRPr="002A6FEE">
        <w:rPr>
          <w:rFonts w:ascii="Times New Roman" w:hAnsi="Times New Roman" w:cs="Times New Roman"/>
          <w:sz w:val="22"/>
          <w:szCs w:val="22"/>
        </w:rPr>
        <w:t>).</w:t>
      </w:r>
    </w:p>
    <w:p w:rsidR="00243843" w:rsidRDefault="00C83E51" w:rsidP="00DD351D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rect id="_x0000_s1275" style="position:absolute;left:0;text-align:left;margin-left:249.95pt;margin-top:394pt;width:66pt;height:13.5pt;z-index:251680256;mso-position-vertical-relative:page" o:allowoverlap="f" strokecolor="white">
            <v:textbox inset="0,0,0,0">
              <w:txbxContent>
                <w:p w:rsidR="005430AE" w:rsidRPr="00243843" w:rsidRDefault="005430AE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    Таблица 37</w:t>
                  </w:r>
                </w:p>
              </w:txbxContent>
            </v:textbox>
            <w10:wrap anchory="page"/>
          </v:rect>
        </w:pic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После введения фиктивного потребителя открытая модель </w:t>
      </w:r>
      <w:r w:rsidR="00DD351D">
        <w:rPr>
          <w:rFonts w:ascii="Times New Roman" w:hAnsi="Times New Roman" w:cs="Times New Roman"/>
          <w:sz w:val="22"/>
          <w:szCs w:val="22"/>
        </w:rPr>
        <w:t>транспортной задачи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ста</w:t>
      </w:r>
      <w:r w:rsidR="002A6FEE" w:rsidRPr="002A6FEE">
        <w:rPr>
          <w:rFonts w:ascii="Times New Roman" w:hAnsi="Times New Roman" w:cs="Times New Roman"/>
          <w:sz w:val="22"/>
          <w:szCs w:val="22"/>
        </w:rPr>
        <w:softHyphen/>
        <w:t xml:space="preserve">новится закрытой </w:t>
      </w:r>
      <w:r w:rsidR="00C8175E">
        <w:rPr>
          <w:rFonts w:ascii="Times New Roman" w:hAnsi="Times New Roman" w:cs="Times New Roman"/>
          <w:sz w:val="22"/>
          <w:szCs w:val="22"/>
        </w:rPr>
        <w:t>и распределительная табл. 37</w:t>
      </w:r>
      <w:r w:rsidR="00DD351D">
        <w:rPr>
          <w:rFonts w:ascii="Times New Roman" w:hAnsi="Times New Roman" w:cs="Times New Roman"/>
          <w:sz w:val="22"/>
          <w:szCs w:val="22"/>
        </w:rPr>
        <w:t xml:space="preserve"> примет вид:</w:t>
      </w:r>
    </w:p>
    <w:p w:rsidR="00243843" w:rsidRPr="00243843" w:rsidRDefault="00243843" w:rsidP="00DD351D">
      <w:pPr>
        <w:widowControl/>
        <w:autoSpaceDE/>
        <w:autoSpaceDN/>
        <w:adjustRightInd/>
        <w:spacing w:line="230" w:lineRule="auto"/>
        <w:ind w:firstLine="397"/>
        <w:jc w:val="both"/>
        <w:rPr>
          <w:rFonts w:ascii="Times New Roman" w:hAnsi="Times New Roman" w:cs="Times New Roman"/>
          <w:sz w:val="4"/>
          <w:szCs w:val="4"/>
        </w:rPr>
      </w:pPr>
    </w:p>
    <w:tbl>
      <w:tblPr>
        <w:tblpPr w:leftFromText="180" w:rightFromText="180" w:vertAnchor="text" w:horzAnchor="margin" w:tblpY="164"/>
        <w:tblW w:w="488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901"/>
        <w:gridCol w:w="866"/>
        <w:gridCol w:w="938"/>
        <w:gridCol w:w="901"/>
        <w:gridCol w:w="898"/>
        <w:gridCol w:w="896"/>
        <w:gridCol w:w="540"/>
      </w:tblGrid>
      <w:tr w:rsidR="002A6FEE" w:rsidRPr="00DD351D">
        <w:trPr>
          <w:trHeight w:val="168"/>
        </w:trPr>
        <w:tc>
          <w:tcPr>
            <w:tcW w:w="365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3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76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32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3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701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699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i/>
                <w:sz w:val="18"/>
                <w:szCs w:val="18"/>
              </w:rPr>
              <w:t>а</w:t>
            </w:r>
            <w:r w:rsidRPr="00DD351D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i</w:t>
            </w:r>
          </w:p>
        </w:tc>
        <w:tc>
          <w:tcPr>
            <w:tcW w:w="421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U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</w:tr>
      <w:tr w:rsidR="002A6FEE" w:rsidRPr="00DD351D">
        <w:trPr>
          <w:trHeight w:val="513"/>
        </w:trPr>
        <w:tc>
          <w:tcPr>
            <w:tcW w:w="365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3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23" type="#_x0000_t75" style="width:24.3pt;height:29.9pt">
                  <v:imagedata r:id="rId905" o:title=""/>
                </v:shape>
              </w:pict>
            </w:r>
          </w:p>
        </w:tc>
        <w:tc>
          <w:tcPr>
            <w:tcW w:w="676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pict>
                <v:shape id="_x0000_s1266" type="#_x0000_t202" style="position:absolute;left:0;text-align:left;margin-left:30.6pt;margin-top:26.2pt;width:117pt;height:36pt;z-index:-251624960;mso-wrap-edited:f;mso-position-horizontal-relative:text;mso-position-vertical-relative:text" wrapcoords="-78 0 -78 21600 21678 21600 21678 0 -78 0">
                  <v:stroke dashstyle="dash"/>
                  <v:textbox style="mso-next-textbox:#_x0000_s1266">
                    <w:txbxContent>
                      <w:p w:rsidR="005430AE" w:rsidRDefault="005430AE" w:rsidP="002A6FEE"/>
                    </w:txbxContent>
                  </v:textbox>
                </v:shape>
              </w:pict>
            </w: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24" type="#_x0000_t75" style="width:28.05pt;height:29.9pt">
                  <v:imagedata r:id="rId906" o:title=""/>
                </v:shape>
              </w:pict>
            </w:r>
          </w:p>
        </w:tc>
        <w:tc>
          <w:tcPr>
            <w:tcW w:w="732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25" type="#_x0000_t75" style="width:24.3pt;height:29.9pt">
                  <v:imagedata r:id="rId907" o:title=""/>
                </v:shape>
              </w:pict>
            </w:r>
          </w:p>
        </w:tc>
        <w:tc>
          <w:tcPr>
            <w:tcW w:w="703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26" type="#_x0000_t75" style="width:24.3pt;height:29.9pt">
                  <v:imagedata r:id="rId908" o:title=""/>
                </v:shape>
              </w:pict>
            </w:r>
          </w:p>
        </w:tc>
        <w:tc>
          <w:tcPr>
            <w:tcW w:w="701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27" type="#_x0000_t75" style="width:28.05pt;height:29.9pt">
                  <v:imagedata r:id="rId909" o:title=""/>
                </v:shape>
              </w:pict>
            </w:r>
          </w:p>
        </w:tc>
        <w:tc>
          <w:tcPr>
            <w:tcW w:w="699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70</w:t>
            </w:r>
          </w:p>
        </w:tc>
        <w:tc>
          <w:tcPr>
            <w:tcW w:w="421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</w:tr>
      <w:tr w:rsidR="002A6FEE" w:rsidRPr="00DD351D">
        <w:trPr>
          <w:trHeight w:val="726"/>
        </w:trPr>
        <w:tc>
          <w:tcPr>
            <w:tcW w:w="365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3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28" type="#_x0000_t75" style="width:29.9pt;height:31.8pt">
                  <v:imagedata r:id="rId910" o:title=""/>
                </v:shape>
              </w:pict>
            </w:r>
          </w:p>
        </w:tc>
        <w:tc>
          <w:tcPr>
            <w:tcW w:w="676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29" type="#_x0000_t75" style="width:29.9pt;height:31.8pt">
                  <v:imagedata r:id="rId911" o:title=""/>
                </v:shape>
              </w:pict>
            </w:r>
          </w:p>
        </w:tc>
        <w:tc>
          <w:tcPr>
            <w:tcW w:w="732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30" type="#_x0000_t75" style="width:24.3pt;height:31.8pt">
                  <v:imagedata r:id="rId912" o:title=""/>
                </v:shape>
              </w:pict>
            </w:r>
          </w:p>
        </w:tc>
        <w:tc>
          <w:tcPr>
            <w:tcW w:w="703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31" type="#_x0000_t75" style="width:29.9pt;height:31.8pt">
                  <v:imagedata r:id="rId913" o:title=""/>
                </v:shape>
              </w:pict>
            </w:r>
          </w:p>
        </w:tc>
        <w:tc>
          <w:tcPr>
            <w:tcW w:w="701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32" type="#_x0000_t75" style="width:27.1pt;height:31.8pt">
                  <v:imagedata r:id="rId914" o:title=""/>
                </v:shape>
              </w:pict>
            </w:r>
          </w:p>
        </w:tc>
        <w:tc>
          <w:tcPr>
            <w:tcW w:w="699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90</w:t>
            </w:r>
          </w:p>
        </w:tc>
        <w:tc>
          <w:tcPr>
            <w:tcW w:w="421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</w:tr>
      <w:tr w:rsidR="002A6FEE" w:rsidRPr="00DD351D">
        <w:trPr>
          <w:trHeight w:val="610"/>
        </w:trPr>
        <w:tc>
          <w:tcPr>
            <w:tcW w:w="365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3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33" type="#_x0000_t75" style="width:25.25pt;height:27.1pt">
                  <v:imagedata r:id="rId915" o:title=""/>
                </v:shape>
              </w:pict>
            </w:r>
          </w:p>
        </w:tc>
        <w:tc>
          <w:tcPr>
            <w:tcW w:w="676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34" type="#_x0000_t75" style="width:23.4pt;height:27.1pt">
                  <v:imagedata r:id="rId916" o:title=""/>
                </v:shape>
              </w:pict>
            </w:r>
          </w:p>
        </w:tc>
        <w:tc>
          <w:tcPr>
            <w:tcW w:w="732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35" type="#_x0000_t75" style="width:25.25pt;height:27.1pt">
                  <v:imagedata r:id="rId917" o:title=""/>
                </v:shape>
              </w:pict>
            </w:r>
          </w:p>
        </w:tc>
        <w:tc>
          <w:tcPr>
            <w:tcW w:w="703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36" type="#_x0000_t75" style="width:22.45pt;height:27.1pt">
                  <v:imagedata r:id="rId918" o:title=""/>
                </v:shape>
              </w:pict>
            </w:r>
          </w:p>
        </w:tc>
        <w:tc>
          <w:tcPr>
            <w:tcW w:w="701" w:type="pct"/>
          </w:tcPr>
          <w:p w:rsidR="002A6FEE" w:rsidRPr="00DD351D" w:rsidRDefault="00C83E51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0"/>
                <w:sz w:val="18"/>
                <w:szCs w:val="18"/>
              </w:rPr>
              <w:pict>
                <v:shape id="_x0000_i1837" type="#_x0000_t75" style="width:22.45pt;height:27.1pt">
                  <v:imagedata r:id="rId919" o:title=""/>
                </v:shape>
              </w:pict>
            </w:r>
          </w:p>
        </w:tc>
        <w:tc>
          <w:tcPr>
            <w:tcW w:w="699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421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-1</w:t>
            </w:r>
          </w:p>
        </w:tc>
      </w:tr>
      <w:tr w:rsidR="002A6FEE" w:rsidRPr="00DD351D">
        <w:trPr>
          <w:trHeight w:val="119"/>
        </w:trPr>
        <w:tc>
          <w:tcPr>
            <w:tcW w:w="365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2438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703" w:type="pct"/>
          </w:tcPr>
          <w:p w:rsidR="002A6FEE" w:rsidRPr="00DD351D" w:rsidRDefault="002A6FEE" w:rsidP="0024384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676" w:type="pct"/>
          </w:tcPr>
          <w:p w:rsidR="002A6FEE" w:rsidRPr="00DD351D" w:rsidRDefault="002A6FEE" w:rsidP="0024384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732" w:type="pct"/>
          </w:tcPr>
          <w:p w:rsidR="002A6FEE" w:rsidRPr="00DD351D" w:rsidRDefault="002A6FEE" w:rsidP="0024384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703" w:type="pct"/>
          </w:tcPr>
          <w:p w:rsidR="002A6FEE" w:rsidRPr="00DD351D" w:rsidRDefault="002A6FEE" w:rsidP="0024384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701" w:type="pct"/>
          </w:tcPr>
          <w:p w:rsidR="002A6FEE" w:rsidRPr="00DD351D" w:rsidRDefault="002A6FEE" w:rsidP="00243843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699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210 = 210</w:t>
            </w:r>
          </w:p>
        </w:tc>
        <w:tc>
          <w:tcPr>
            <w:tcW w:w="421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-29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DD351D">
        <w:trPr>
          <w:trHeight w:val="40"/>
        </w:trPr>
        <w:tc>
          <w:tcPr>
            <w:tcW w:w="365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V</w:t>
            </w:r>
            <w:r w:rsidRPr="00DD351D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703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76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32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03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701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D351D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699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ind w:right="635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1" w:type="pct"/>
          </w:tcPr>
          <w:p w:rsidR="002A6FEE" w:rsidRPr="00DD351D" w:rsidRDefault="002A6FEE" w:rsidP="00DD351D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lastRenderedPageBreak/>
        <w:t>Исходный опорный план получим по методу минимального элемента.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 xml:space="preserve">Проверяем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m</w:t>
      </w:r>
      <w:r w:rsidRPr="002A6FEE">
        <w:rPr>
          <w:rFonts w:ascii="Times New Roman" w:hAnsi="Times New Roman" w:cs="Times New Roman"/>
          <w:sz w:val="22"/>
          <w:szCs w:val="22"/>
        </w:rPr>
        <w:t xml:space="preserve"> +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n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48721F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1 = 3 + 5 </w:t>
      </w:r>
      <w:r w:rsidR="0048721F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1 = 7 </w:t>
      </w:r>
      <w:r w:rsidR="0048721F" w:rsidRPr="007C7B24">
        <w:rPr>
          <w:rFonts w:ascii="Times New Roman" w:hAnsi="Times New Roman" w:cs="Times New Roman"/>
          <w:sz w:val="22"/>
          <w:szCs w:val="22"/>
        </w:rPr>
        <w:t>= 7</w:t>
      </w:r>
      <w:r w:rsidRPr="002A6FEE">
        <w:rPr>
          <w:rFonts w:ascii="Times New Roman" w:hAnsi="Times New Roman" w:cs="Times New Roman"/>
          <w:sz w:val="22"/>
          <w:szCs w:val="22"/>
        </w:rPr>
        <w:t xml:space="preserve"> выполняется</w:t>
      </w:r>
      <w:r w:rsidR="0048721F">
        <w:rPr>
          <w:rFonts w:ascii="Times New Roman" w:hAnsi="Times New Roman" w:cs="Times New Roman"/>
          <w:sz w:val="22"/>
          <w:szCs w:val="22"/>
        </w:rPr>
        <w:t>.</w:t>
      </w:r>
      <w:r w:rsidRPr="002A6FEE">
        <w:rPr>
          <w:rFonts w:ascii="Times New Roman" w:hAnsi="Times New Roman" w:cs="Times New Roman"/>
          <w:sz w:val="22"/>
          <w:szCs w:val="22"/>
        </w:rPr>
        <w:t xml:space="preserve"> </w:t>
      </w:r>
      <w:r w:rsidR="0048721F">
        <w:rPr>
          <w:rFonts w:ascii="Times New Roman" w:hAnsi="Times New Roman" w:cs="Times New Roman"/>
          <w:sz w:val="22"/>
          <w:szCs w:val="22"/>
        </w:rPr>
        <w:t>О</w:t>
      </w:r>
      <w:r w:rsidRPr="002A6FEE">
        <w:rPr>
          <w:rFonts w:ascii="Times New Roman" w:hAnsi="Times New Roman" w:cs="Times New Roman"/>
          <w:sz w:val="22"/>
          <w:szCs w:val="22"/>
        </w:rPr>
        <w:t>пред</w:t>
      </w:r>
      <w:r w:rsidRPr="002A6FEE">
        <w:rPr>
          <w:rFonts w:ascii="Times New Roman" w:hAnsi="Times New Roman" w:cs="Times New Roman"/>
          <w:sz w:val="22"/>
          <w:szCs w:val="22"/>
        </w:rPr>
        <w:t>е</w:t>
      </w:r>
      <w:r w:rsidRPr="002A6FEE">
        <w:rPr>
          <w:rFonts w:ascii="Times New Roman" w:hAnsi="Times New Roman" w:cs="Times New Roman"/>
          <w:sz w:val="22"/>
          <w:szCs w:val="22"/>
        </w:rPr>
        <w:t>ляем потен</w:t>
      </w:r>
      <w:r w:rsidRPr="002A6FEE">
        <w:rPr>
          <w:rFonts w:ascii="Times New Roman" w:hAnsi="Times New Roman" w:cs="Times New Roman"/>
          <w:sz w:val="22"/>
          <w:szCs w:val="22"/>
        </w:rPr>
        <w:softHyphen/>
        <w:t>циалы</w:t>
      </w:r>
      <w:r w:rsidR="0048721F">
        <w:rPr>
          <w:rFonts w:ascii="Times New Roman" w:hAnsi="Times New Roman" w:cs="Times New Roman"/>
          <w:sz w:val="22"/>
          <w:szCs w:val="22"/>
        </w:rPr>
        <w:t xml:space="preserve"> занятых клеток </w:t>
      </w:r>
      <w:r w:rsidRPr="002A6FEE">
        <w:rPr>
          <w:rFonts w:ascii="Times New Roman" w:hAnsi="Times New Roman" w:cs="Times New Roman"/>
          <w:sz w:val="22"/>
          <w:szCs w:val="22"/>
        </w:rPr>
        <w:t xml:space="preserve">и находим оценки свободных клеток: 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11 </w:t>
      </w:r>
      <w:r w:rsidRPr="002A6FEE">
        <w:rPr>
          <w:rFonts w:ascii="Times New Roman" w:hAnsi="Times New Roman" w:cs="Times New Roman"/>
          <w:sz w:val="22"/>
          <w:szCs w:val="22"/>
        </w:rPr>
        <w:t>= 5 – 3 = 2 &gt; 0;</w:t>
      </w:r>
      <w:r w:rsidRPr="002A6FEE">
        <w:rPr>
          <w:rFonts w:ascii="Times New Roman" w:hAnsi="Times New Roman" w:cs="Times New Roman"/>
          <w:sz w:val="22"/>
          <w:szCs w:val="22"/>
        </w:rPr>
        <w:tab/>
      </w:r>
      <w:r w:rsidR="0048721F">
        <w:rPr>
          <w:rFonts w:ascii="Times New Roman" w:hAnsi="Times New Roman" w:cs="Times New Roman"/>
          <w:sz w:val="22"/>
          <w:szCs w:val="22"/>
        </w:rPr>
        <w:t xml:space="preserve">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13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3 </w:t>
      </w:r>
      <w:r w:rsidR="0048721F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2=1 &gt; 0;    </w:t>
      </w:r>
      <w:r w:rsidR="0048721F">
        <w:rPr>
          <w:rFonts w:ascii="Times New Roman" w:hAnsi="Times New Roman" w:cs="Times New Roman"/>
          <w:sz w:val="22"/>
          <w:szCs w:val="22"/>
        </w:rPr>
        <w:t xml:space="preserve">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>14</w:t>
      </w:r>
      <w:r w:rsidRPr="002A6FEE">
        <w:rPr>
          <w:rFonts w:ascii="Times New Roman" w:hAnsi="Times New Roman" w:cs="Times New Roman"/>
          <w:sz w:val="22"/>
          <w:szCs w:val="22"/>
        </w:rPr>
        <w:t>= 6 – 6 = 0;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23 </w:t>
      </w:r>
      <w:r w:rsidRPr="002A6FEE">
        <w:rPr>
          <w:rFonts w:ascii="Times New Roman" w:hAnsi="Times New Roman" w:cs="Times New Roman"/>
          <w:sz w:val="22"/>
          <w:szCs w:val="22"/>
        </w:rPr>
        <w:t>= 5 – 3 = 2 &gt; 0;</w:t>
      </w:r>
      <w:r w:rsidRPr="002A6FEE">
        <w:rPr>
          <w:rFonts w:ascii="Times New Roman" w:hAnsi="Times New Roman" w:cs="Times New Roman"/>
          <w:sz w:val="22"/>
          <w:szCs w:val="22"/>
        </w:rPr>
        <w:tab/>
      </w:r>
      <w:r w:rsidR="0048721F">
        <w:rPr>
          <w:rFonts w:ascii="Times New Roman" w:hAnsi="Times New Roman" w:cs="Times New Roman"/>
          <w:sz w:val="22"/>
          <w:szCs w:val="22"/>
        </w:rPr>
        <w:t xml:space="preserve">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25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0 </w:t>
      </w:r>
      <w:r w:rsidR="0048721F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1 = </w:t>
      </w:r>
      <w:r w:rsidR="0048721F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>1 &lt; 0;</w:t>
      </w:r>
      <w:r w:rsidRPr="002A6FEE">
        <w:rPr>
          <w:rFonts w:ascii="Times New Roman" w:hAnsi="Times New Roman" w:cs="Times New Roman"/>
          <w:sz w:val="22"/>
          <w:szCs w:val="22"/>
        </w:rPr>
        <w:tab/>
      </w:r>
      <w:r w:rsidR="0048721F">
        <w:rPr>
          <w:rFonts w:ascii="Times New Roman" w:hAnsi="Times New Roman" w:cs="Times New Roman"/>
          <w:sz w:val="22"/>
          <w:szCs w:val="22"/>
        </w:rPr>
        <w:t xml:space="preserve">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32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4 </w:t>
      </w:r>
      <w:r w:rsidR="0048721F" w:rsidRPr="002A6FEE">
        <w:rPr>
          <w:rFonts w:ascii="Times New Roman" w:hAnsi="Times New Roman" w:cs="Times New Roman"/>
          <w:sz w:val="22"/>
          <w:szCs w:val="22"/>
        </w:rPr>
        <w:t>–</w:t>
      </w:r>
      <w:r w:rsidRPr="002A6FEE">
        <w:rPr>
          <w:rFonts w:ascii="Times New Roman" w:hAnsi="Times New Roman" w:cs="Times New Roman"/>
          <w:sz w:val="22"/>
          <w:szCs w:val="22"/>
        </w:rPr>
        <w:t xml:space="preserve"> 1 = 3 &gt; 0;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34 </w:t>
      </w:r>
      <w:r w:rsidRPr="002A6FEE">
        <w:rPr>
          <w:rFonts w:ascii="Times New Roman" w:hAnsi="Times New Roman" w:cs="Times New Roman"/>
          <w:sz w:val="22"/>
          <w:szCs w:val="22"/>
        </w:rPr>
        <w:t>= 5 – 5 = 0;</w:t>
      </w:r>
      <w:r w:rsidRPr="002A6FEE">
        <w:rPr>
          <w:rFonts w:ascii="Times New Roman" w:hAnsi="Times New Roman" w:cs="Times New Roman"/>
          <w:sz w:val="22"/>
          <w:szCs w:val="22"/>
        </w:rPr>
        <w:tab/>
      </w:r>
      <w:r w:rsidR="0048721F">
        <w:rPr>
          <w:rFonts w:ascii="Times New Roman" w:hAnsi="Times New Roman" w:cs="Times New Roman"/>
          <w:sz w:val="22"/>
          <w:szCs w:val="22"/>
        </w:rPr>
        <w:t xml:space="preserve">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35 </w:t>
      </w:r>
      <w:r w:rsidRPr="002A6FEE">
        <w:rPr>
          <w:rFonts w:ascii="Times New Roman" w:hAnsi="Times New Roman" w:cs="Times New Roman"/>
          <w:sz w:val="22"/>
          <w:szCs w:val="22"/>
        </w:rPr>
        <w:t>=0 + 1 = 1 &gt; 0;</w:t>
      </w:r>
    </w:p>
    <w:p w:rsidR="0048721F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Только одна оценка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pacing w:val="-2"/>
          <w:sz w:val="22"/>
          <w:szCs w:val="22"/>
          <w:vertAlign w:val="subscript"/>
        </w:rPr>
        <w:t>25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&lt; 0; поэтому план перевозки можно улучшить за счет этой клетки (2; 5). </w:t>
      </w:r>
    </w:p>
    <w:p w:rsidR="0048721F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Выделяем для нее цикл: λ = </w:t>
      </w:r>
      <w:r w:rsidRPr="002A6FEE">
        <w:rPr>
          <w:rFonts w:ascii="Times New Roman" w:hAnsi="Times New Roman" w:cs="Times New Roman"/>
          <w:spacing w:val="-2"/>
          <w:sz w:val="22"/>
          <w:szCs w:val="22"/>
          <w:lang w:val="en-US"/>
        </w:rPr>
        <w:t>min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 xml:space="preserve"> (10; 10) = 10. </w:t>
      </w:r>
    </w:p>
    <w:p w:rsidR="002A6FEE" w:rsidRPr="002A6FEE" w:rsidRDefault="002A6FEE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2A6FEE">
        <w:rPr>
          <w:rFonts w:ascii="Times New Roman" w:hAnsi="Times New Roman" w:cs="Times New Roman"/>
          <w:spacing w:val="-2"/>
          <w:sz w:val="22"/>
          <w:szCs w:val="22"/>
        </w:rPr>
        <w:t>После смещения по циклу 10 т груза получаем новый план п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е</w:t>
      </w:r>
      <w:r w:rsidR="004B1955">
        <w:rPr>
          <w:rFonts w:ascii="Times New Roman" w:hAnsi="Times New Roman" w:cs="Times New Roman"/>
          <w:spacing w:val="-2"/>
          <w:sz w:val="22"/>
          <w:szCs w:val="22"/>
        </w:rPr>
        <w:t>ревозок (табл. 38</w:t>
      </w:r>
      <w:r w:rsidRPr="002A6FEE">
        <w:rPr>
          <w:rFonts w:ascii="Times New Roman" w:hAnsi="Times New Roman" w:cs="Times New Roman"/>
          <w:spacing w:val="-2"/>
          <w:sz w:val="22"/>
          <w:szCs w:val="22"/>
        </w:rPr>
        <w:t>):</w:t>
      </w:r>
    </w:p>
    <w:p w:rsidR="002A6FEE" w:rsidRPr="0048721F" w:rsidRDefault="004B1955" w:rsidP="002A6FEE">
      <w:pPr>
        <w:widowControl/>
        <w:autoSpaceDE/>
        <w:autoSpaceDN/>
        <w:adjustRightInd/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Таблица 38</w:t>
      </w:r>
    </w:p>
    <w:tbl>
      <w:tblPr>
        <w:tblW w:w="479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0"/>
        <w:gridCol w:w="906"/>
        <w:gridCol w:w="1032"/>
        <w:gridCol w:w="868"/>
        <w:gridCol w:w="1044"/>
        <w:gridCol w:w="1218"/>
        <w:gridCol w:w="343"/>
        <w:gridCol w:w="538"/>
      </w:tblGrid>
      <w:tr w:rsidR="002A6FEE" w:rsidRPr="0048721F">
        <w:trPr>
          <w:trHeight w:val="125"/>
        </w:trPr>
        <w:tc>
          <w:tcPr>
            <w:tcW w:w="27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6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20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4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90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7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2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967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272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i/>
                <w:sz w:val="18"/>
                <w:szCs w:val="18"/>
              </w:rPr>
              <w:t>а</w:t>
            </w:r>
            <w:r w:rsidRPr="0048721F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i</w:t>
            </w:r>
          </w:p>
        </w:tc>
        <w:tc>
          <w:tcPr>
            <w:tcW w:w="427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U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i</w:t>
            </w:r>
          </w:p>
        </w:tc>
      </w:tr>
      <w:tr w:rsidR="002A6FEE" w:rsidRPr="0048721F">
        <w:trPr>
          <w:trHeight w:val="665"/>
        </w:trPr>
        <w:tc>
          <w:tcPr>
            <w:tcW w:w="27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16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38" type="#_x0000_t75" style="width:28.05pt;height:33.65pt">
                  <v:imagedata r:id="rId920" o:title=""/>
                </v:shape>
              </w:pict>
            </w:r>
          </w:p>
        </w:tc>
        <w:tc>
          <w:tcPr>
            <w:tcW w:w="820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4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39" type="#_x0000_t75" style="width:31.8pt;height:33.65pt">
                  <v:imagedata r:id="rId921" o:title=""/>
                </v:shape>
              </w:pict>
            </w:r>
          </w:p>
        </w:tc>
        <w:tc>
          <w:tcPr>
            <w:tcW w:w="690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7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0" type="#_x0000_t75" style="width:28.05pt;height:33.65pt">
                  <v:imagedata r:id="rId922" o:title=""/>
                </v:shape>
              </w:pict>
            </w:r>
          </w:p>
        </w:tc>
        <w:tc>
          <w:tcPr>
            <w:tcW w:w="829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1" type="#_x0000_t75" style="width:28.05pt;height:33.65pt">
                  <v:imagedata r:id="rId923" o:title=""/>
                </v:shape>
              </w:pict>
            </w:r>
          </w:p>
        </w:tc>
        <w:tc>
          <w:tcPr>
            <w:tcW w:w="967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2" type="#_x0000_t75" style="width:28.05pt;height:33.65pt">
                  <v:imagedata r:id="rId924" o:title=""/>
                </v:shape>
              </w:pict>
            </w:r>
          </w:p>
        </w:tc>
        <w:tc>
          <w:tcPr>
            <w:tcW w:w="272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70</w:t>
            </w:r>
          </w:p>
        </w:tc>
        <w:tc>
          <w:tcPr>
            <w:tcW w:w="427" w:type="pct"/>
          </w:tcPr>
          <w:p w:rsidR="002A6FEE" w:rsidRPr="0048721F" w:rsidRDefault="0048721F" w:rsidP="0048721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A6FEE">
              <w:rPr>
                <w:rFonts w:ascii="Times New Roman" w:hAnsi="Times New Roman" w:cs="Times New Roman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2A6FEE" w:rsidRPr="0048721F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2A6FEE" w:rsidRPr="0048721F">
        <w:trPr>
          <w:trHeight w:val="699"/>
        </w:trPr>
        <w:tc>
          <w:tcPr>
            <w:tcW w:w="27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16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3" type="#_x0000_t75" style="width:32.75pt;height:33.65pt">
                  <v:imagedata r:id="rId925" o:title=""/>
                </v:shape>
              </w:pict>
            </w:r>
          </w:p>
        </w:tc>
        <w:tc>
          <w:tcPr>
            <w:tcW w:w="820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4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4" type="#_x0000_t75" style="width:28.05pt;height:33.65pt">
                  <v:imagedata r:id="rId926" o:title=""/>
                </v:shape>
              </w:pict>
            </w:r>
          </w:p>
        </w:tc>
        <w:tc>
          <w:tcPr>
            <w:tcW w:w="690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7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5" type="#_x0000_t75" style="width:26.2pt;height:33.65pt">
                  <v:imagedata r:id="rId927" o:title=""/>
                </v:shape>
              </w:pict>
            </w:r>
          </w:p>
        </w:tc>
        <w:tc>
          <w:tcPr>
            <w:tcW w:w="829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6" type="#_x0000_t75" style="width:32.75pt;height:33.65pt">
                  <v:imagedata r:id="rId928" o:title=""/>
                </v:shape>
              </w:pict>
            </w:r>
          </w:p>
        </w:tc>
        <w:tc>
          <w:tcPr>
            <w:tcW w:w="967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7" type="#_x0000_t75" style="width:30.85pt;height:33.65pt">
                  <v:imagedata r:id="rId929" o:title=""/>
                </v:shape>
              </w:pict>
            </w:r>
          </w:p>
        </w:tc>
        <w:tc>
          <w:tcPr>
            <w:tcW w:w="272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9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427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2A6FEE" w:rsidRPr="0048721F">
        <w:trPr>
          <w:trHeight w:val="704"/>
        </w:trPr>
        <w:tc>
          <w:tcPr>
            <w:tcW w:w="27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16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8" type="#_x0000_t75" style="width:34.6pt;height:38.35pt">
                  <v:imagedata r:id="rId930" o:title=""/>
                </v:shape>
              </w:pict>
            </w:r>
          </w:p>
        </w:tc>
        <w:tc>
          <w:tcPr>
            <w:tcW w:w="820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4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49" type="#_x0000_t75" style="width:31.8pt;height:38.35pt">
                  <v:imagedata r:id="rId931" o:title=""/>
                </v:shape>
              </w:pict>
            </w:r>
          </w:p>
        </w:tc>
        <w:tc>
          <w:tcPr>
            <w:tcW w:w="690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7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50" type="#_x0000_t75" style="width:35.55pt;height:38.35pt">
                  <v:imagedata r:id="rId932" o:title=""/>
                </v:shape>
              </w:pict>
            </w:r>
          </w:p>
        </w:tc>
        <w:tc>
          <w:tcPr>
            <w:tcW w:w="829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51" type="#_x0000_t75" style="width:31.8pt;height:38.35pt">
                  <v:imagedata r:id="rId933" o:title=""/>
                </v:shape>
              </w:pict>
            </w:r>
          </w:p>
        </w:tc>
        <w:tc>
          <w:tcPr>
            <w:tcW w:w="967" w:type="pct"/>
          </w:tcPr>
          <w:p w:rsidR="002A6FEE" w:rsidRPr="0048721F" w:rsidRDefault="00C83E51" w:rsidP="0048721F">
            <w:pPr>
              <w:widowControl/>
              <w:autoSpaceDE/>
              <w:autoSpaceDN/>
              <w:adjustRightInd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46"/>
                <w:sz w:val="18"/>
                <w:szCs w:val="18"/>
              </w:rPr>
              <w:pict>
                <v:shape id="_x0000_i1852" type="#_x0000_t75" style="width:31.8pt;height:38.35pt">
                  <v:imagedata r:id="rId934" o:title=""/>
                </v:shape>
              </w:pict>
            </w:r>
          </w:p>
        </w:tc>
        <w:tc>
          <w:tcPr>
            <w:tcW w:w="272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427" w:type="pct"/>
          </w:tcPr>
          <w:p w:rsidR="002A6FEE" w:rsidRPr="0048721F" w:rsidRDefault="0048721F" w:rsidP="0048721F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A6FEE">
              <w:rPr>
                <w:rFonts w:ascii="Times New Roman" w:hAnsi="Times New Roman" w:cs="Times New Roman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2A6FEE" w:rsidRPr="0048721F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2A6FEE" w:rsidRPr="0048721F">
        <w:trPr>
          <w:trHeight w:val="40"/>
        </w:trPr>
        <w:tc>
          <w:tcPr>
            <w:tcW w:w="27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716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820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4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690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7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82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967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72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7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A6FEE" w:rsidRPr="0048721F">
        <w:trPr>
          <w:trHeight w:val="150"/>
        </w:trPr>
        <w:tc>
          <w:tcPr>
            <w:tcW w:w="27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V</w:t>
            </w:r>
            <w:r w:rsidRPr="0048721F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j</w:t>
            </w:r>
          </w:p>
        </w:tc>
        <w:tc>
          <w:tcPr>
            <w:tcW w:w="716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20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4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90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7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29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21F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67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72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7" w:type="pct"/>
          </w:tcPr>
          <w:p w:rsidR="002A6FEE" w:rsidRPr="0048721F" w:rsidRDefault="002A6FEE" w:rsidP="0048721F">
            <w:pPr>
              <w:widowControl/>
              <w:autoSpaceDE/>
              <w:autoSpaceDN/>
              <w:adjustRightInd/>
              <w:ind w:right="-3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48721F" w:rsidRDefault="0048721F" w:rsidP="0048721F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48721F">
        <w:rPr>
          <w:rFonts w:ascii="Times New Roman" w:hAnsi="Times New Roman" w:cs="Times New Roman"/>
          <w:sz w:val="22"/>
          <w:szCs w:val="22"/>
        </w:rPr>
        <w:t xml:space="preserve">Найдем потенциалы занятых клеток, так как их 6, а должно быть 3 + 5 – 1 = 7, то занимаем клетку, например (2; 2). </w:t>
      </w:r>
      <w:r>
        <w:rPr>
          <w:rFonts w:ascii="Times New Roman" w:hAnsi="Times New Roman" w:cs="Times New Roman"/>
          <w:sz w:val="22"/>
          <w:szCs w:val="22"/>
        </w:rPr>
        <w:t>Подсчит</w:t>
      </w:r>
      <w:r>
        <w:rPr>
          <w:rFonts w:ascii="Times New Roman" w:hAnsi="Times New Roman" w:cs="Times New Roman"/>
          <w:sz w:val="22"/>
          <w:szCs w:val="22"/>
        </w:rPr>
        <w:t>ы</w:t>
      </w:r>
      <w:r>
        <w:rPr>
          <w:rFonts w:ascii="Times New Roman" w:hAnsi="Times New Roman" w:cs="Times New Roman"/>
          <w:sz w:val="22"/>
          <w:szCs w:val="22"/>
        </w:rPr>
        <w:t>ваем потенциалы занятых клеток, составив и решив систему.</w:t>
      </w:r>
    </w:p>
    <w:p w:rsidR="0048721F" w:rsidRDefault="0048721F" w:rsidP="0048721F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position w:val="-122"/>
          <w:sz w:val="22"/>
          <w:szCs w:val="22"/>
        </w:rPr>
        <w:object w:dxaOrig="1860" w:dyaOrig="2560">
          <v:shape id="_x0000_i1853" type="#_x0000_t75" style="width:80.4pt;height:110.35pt" o:ole="">
            <v:imagedata r:id="rId935" o:title=""/>
          </v:shape>
          <o:OLEObject Type="Embed" ProgID="Equation.3" ShapeID="_x0000_i1853" DrawAspect="Content" ObjectID="_1698740801" r:id="rId936"/>
        </w:object>
      </w:r>
    </w:p>
    <w:p w:rsidR="00243843" w:rsidRDefault="00243843" w:rsidP="0048721F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48721F" w:rsidRPr="0048721F" w:rsidRDefault="0048721F" w:rsidP="0048721F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48721F">
        <w:rPr>
          <w:rFonts w:ascii="Times New Roman" w:hAnsi="Times New Roman" w:cs="Times New Roman"/>
          <w:sz w:val="22"/>
          <w:szCs w:val="22"/>
        </w:rPr>
        <w:lastRenderedPageBreak/>
        <w:t xml:space="preserve">Находим оценки свободных клеток: </w:t>
      </w:r>
    </w:p>
    <w:p w:rsidR="0048721F" w:rsidRPr="002A6FEE" w:rsidRDefault="0048721F" w:rsidP="0048721F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11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5 – 3 = 2 &gt; 0; </w:t>
      </w:r>
      <w:r>
        <w:rPr>
          <w:rFonts w:ascii="Times New Roman" w:hAnsi="Times New Roman" w:cs="Times New Roman"/>
          <w:sz w:val="22"/>
          <w:szCs w:val="22"/>
        </w:rPr>
        <w:t xml:space="preserve">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13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3 – 2 = 1 &gt; 0; </w:t>
      </w: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14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6 – 6 = 0; </w:t>
      </w:r>
    </w:p>
    <w:p w:rsidR="0048721F" w:rsidRPr="002A6FEE" w:rsidRDefault="0048721F" w:rsidP="0048721F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15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0 +1 = 1 &gt; 0; </w:t>
      </w: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23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5 – 3 = 2 &gt; 0; </w:t>
      </w: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32 </w:t>
      </w:r>
      <w:r w:rsidRPr="002A6FEE">
        <w:rPr>
          <w:rFonts w:ascii="Times New Roman" w:hAnsi="Times New Roman" w:cs="Times New Roman"/>
          <w:sz w:val="22"/>
          <w:szCs w:val="22"/>
        </w:rPr>
        <w:t>= 4 – 1 = 3 &gt; 0;</w:t>
      </w:r>
    </w:p>
    <w:p w:rsidR="0048721F" w:rsidRPr="002A6FEE" w:rsidRDefault="0048721F" w:rsidP="0048721F">
      <w:pPr>
        <w:widowControl/>
        <w:autoSpaceDE/>
        <w:autoSpaceDN/>
        <w:adjustRightInd/>
        <w:ind w:firstLine="397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34 </w:t>
      </w:r>
      <w:r w:rsidRPr="002A6FEE">
        <w:rPr>
          <w:rFonts w:ascii="Times New Roman" w:hAnsi="Times New Roman" w:cs="Times New Roman"/>
          <w:sz w:val="22"/>
          <w:szCs w:val="22"/>
        </w:rPr>
        <w:t xml:space="preserve">= 5 – 5 = 0; </w:t>
      </w:r>
      <w:r>
        <w:rPr>
          <w:rFonts w:ascii="Times New Roman" w:hAnsi="Times New Roman" w:cs="Times New Roman"/>
          <w:sz w:val="22"/>
          <w:szCs w:val="22"/>
        </w:rPr>
        <w:t xml:space="preserve">          </w:t>
      </w:r>
      <w:r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2A6FEE">
        <w:rPr>
          <w:rFonts w:ascii="Times New Roman" w:hAnsi="Times New Roman" w:cs="Times New Roman"/>
          <w:sz w:val="22"/>
          <w:szCs w:val="22"/>
          <w:vertAlign w:val="subscript"/>
        </w:rPr>
        <w:t xml:space="preserve">35 </w:t>
      </w:r>
      <w:r w:rsidRPr="002A6FEE">
        <w:rPr>
          <w:rFonts w:ascii="Times New Roman" w:hAnsi="Times New Roman" w:cs="Times New Roman"/>
          <w:sz w:val="22"/>
          <w:szCs w:val="22"/>
        </w:rPr>
        <w:t>= 0 + 2 = 2 &gt; 0.</w:t>
      </w:r>
    </w:p>
    <w:p w:rsidR="002A6FEE" w:rsidRDefault="0048721F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Так как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все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  <w:lang w:val="en-US"/>
        </w:rPr>
        <w:t>ij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≥ 0</w:t>
      </w:r>
      <w:r>
        <w:rPr>
          <w:rFonts w:ascii="Times New Roman" w:hAnsi="Times New Roman" w:cs="Times New Roman"/>
          <w:sz w:val="22"/>
          <w:szCs w:val="22"/>
        </w:rPr>
        <w:t>, то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план оптимальный, но таких планов б</w:t>
      </w:r>
      <w:r w:rsidR="002A6FEE" w:rsidRPr="002A6FEE">
        <w:rPr>
          <w:rFonts w:ascii="Times New Roman" w:hAnsi="Times New Roman" w:cs="Times New Roman"/>
          <w:sz w:val="22"/>
          <w:szCs w:val="22"/>
        </w:rPr>
        <w:t>у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дет </w:t>
      </w:r>
      <w:r>
        <w:rPr>
          <w:rFonts w:ascii="Times New Roman" w:hAnsi="Times New Roman" w:cs="Times New Roman"/>
          <w:sz w:val="22"/>
          <w:szCs w:val="22"/>
        </w:rPr>
        <w:t>бесчисленное множество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, т. к.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>14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= </w:t>
      </w:r>
      <w:r w:rsidR="002A6FEE" w:rsidRPr="002A6FEE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>34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= 0, и поэтому, за счет загрузки клеток (1; 4) и (3; 4), можно получить новые планы, </w:t>
      </w:r>
      <w:r>
        <w:rPr>
          <w:rFonts w:ascii="Times New Roman" w:hAnsi="Times New Roman" w:cs="Times New Roman"/>
          <w:sz w:val="22"/>
          <w:szCs w:val="22"/>
        </w:rPr>
        <w:t>одн</w:t>
      </w:r>
      <w:r>
        <w:rPr>
          <w:rFonts w:ascii="Times New Roman" w:hAnsi="Times New Roman" w:cs="Times New Roman"/>
          <w:sz w:val="22"/>
          <w:szCs w:val="22"/>
        </w:rPr>
        <w:t>а</w:t>
      </w:r>
      <w:r>
        <w:rPr>
          <w:rFonts w:ascii="Times New Roman" w:hAnsi="Times New Roman" w:cs="Times New Roman"/>
          <w:sz w:val="22"/>
          <w:szCs w:val="22"/>
        </w:rPr>
        <w:t>ко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значение целевой функции </w:t>
      </w:r>
      <w:r>
        <w:rPr>
          <w:rFonts w:ascii="Times New Roman" w:hAnsi="Times New Roman" w:cs="Times New Roman"/>
          <w:sz w:val="22"/>
          <w:szCs w:val="22"/>
        </w:rPr>
        <w:t>при этом меняться не будет.</w:t>
      </w:r>
    </w:p>
    <w:p w:rsidR="0048721F" w:rsidRPr="002A6FEE" w:rsidRDefault="0048721F" w:rsidP="002A6FEE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Итак, получили оптимальный план.</w:t>
      </w:r>
    </w:p>
    <w:p w:rsidR="002A6FEE" w:rsidRPr="002A6FEE" w:rsidRDefault="002A6FEE" w:rsidP="0048721F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 w:rsidRPr="002A6FEE">
        <w:rPr>
          <w:rFonts w:ascii="Times New Roman" w:hAnsi="Times New Roman" w:cs="Times New Roman"/>
          <w:sz w:val="22"/>
          <w:szCs w:val="22"/>
        </w:rPr>
        <w:t>Х</w:t>
      </w:r>
      <w:r w:rsidRPr="002A6FEE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Pr="002A6FEE">
        <w:rPr>
          <w:rFonts w:ascii="Times New Roman" w:hAnsi="Times New Roman" w:cs="Times New Roman"/>
          <w:sz w:val="22"/>
          <w:szCs w:val="22"/>
        </w:rPr>
        <w:t>=</w:t>
      </w:r>
      <w:r w:rsidR="00C83E51">
        <w:rPr>
          <w:rFonts w:ascii="Times New Roman" w:hAnsi="Times New Roman" w:cs="Times New Roman"/>
          <w:position w:val="-50"/>
          <w:sz w:val="22"/>
          <w:szCs w:val="22"/>
        </w:rPr>
        <w:pict>
          <v:shape id="_x0000_i1854" type="#_x0000_t75" style="width:89.75pt;height:44.9pt">
            <v:imagedata r:id="rId937" o:title=""/>
          </v:shape>
        </w:pict>
      </w:r>
    </w:p>
    <w:p w:rsidR="002A6FEE" w:rsidRDefault="0048721F" w:rsidP="0024384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min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7C7B2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=</w:t>
      </w:r>
      <w:r w:rsidRPr="007C7B2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Z</w:t>
      </w:r>
      <w:r w:rsidR="002A6FEE" w:rsidRPr="002A6FEE">
        <w:rPr>
          <w:rFonts w:ascii="Times New Roman" w:hAnsi="Times New Roman" w:cs="Times New Roman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  <w:lang w:val="en-US"/>
        </w:rPr>
        <w:t>X</w:t>
      </w:r>
      <w:r w:rsidR="002A6FEE" w:rsidRPr="002A6FEE">
        <w:rPr>
          <w:rFonts w:ascii="Times New Roman" w:hAnsi="Times New Roman" w:cs="Times New Roman"/>
          <w:sz w:val="22"/>
          <w:szCs w:val="22"/>
          <w:vertAlign w:val="superscript"/>
        </w:rPr>
        <w:t>*</w:t>
      </w:r>
      <w:r w:rsidR="002A6FEE" w:rsidRPr="002A6FEE">
        <w:rPr>
          <w:rFonts w:ascii="Times New Roman" w:hAnsi="Times New Roman" w:cs="Times New Roman"/>
          <w:sz w:val="22"/>
          <w:szCs w:val="22"/>
        </w:rPr>
        <w:t>) = 2 · 70 + 4 · 40 +</w:t>
      </w:r>
      <w:r>
        <w:rPr>
          <w:rFonts w:ascii="Times New Roman" w:hAnsi="Times New Roman" w:cs="Times New Roman"/>
          <w:sz w:val="22"/>
          <w:szCs w:val="22"/>
        </w:rPr>
        <w:t xml:space="preserve"> 7 · 40 + 2 · 10 + 1 · 40 = 640</w:t>
      </w:r>
      <w:r w:rsidRPr="007C7B2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тыс. руб.</w:t>
      </w:r>
      <w:r w:rsidR="00243843">
        <w:rPr>
          <w:rFonts w:ascii="Times New Roman" w:hAnsi="Times New Roman" w:cs="Times New Roman"/>
          <w:sz w:val="22"/>
          <w:szCs w:val="22"/>
        </w:rPr>
        <w:t xml:space="preserve"> При этом </w:t>
      </w:r>
      <w:r w:rsidR="002A6FEE" w:rsidRPr="002A6FEE">
        <w:rPr>
          <w:rFonts w:ascii="Times New Roman" w:hAnsi="Times New Roman" w:cs="Times New Roman"/>
          <w:sz w:val="22"/>
          <w:szCs w:val="22"/>
        </w:rPr>
        <w:t>10 т. топлива из хранилища А</w:t>
      </w:r>
      <w:r w:rsidR="002A6FEE" w:rsidRPr="002A6FE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2A6FEE" w:rsidRPr="002A6FEE">
        <w:rPr>
          <w:rFonts w:ascii="Times New Roman" w:hAnsi="Times New Roman" w:cs="Times New Roman"/>
          <w:sz w:val="22"/>
          <w:szCs w:val="22"/>
        </w:rPr>
        <w:t xml:space="preserve"> остались нера</w:t>
      </w:r>
      <w:r w:rsidR="002A6FEE" w:rsidRPr="002A6FEE">
        <w:rPr>
          <w:rFonts w:ascii="Times New Roman" w:hAnsi="Times New Roman" w:cs="Times New Roman"/>
          <w:sz w:val="22"/>
          <w:szCs w:val="22"/>
        </w:rPr>
        <w:t>с</w:t>
      </w:r>
      <w:r w:rsidR="002A6FEE" w:rsidRPr="002A6FEE">
        <w:rPr>
          <w:rFonts w:ascii="Times New Roman" w:hAnsi="Times New Roman" w:cs="Times New Roman"/>
          <w:sz w:val="22"/>
          <w:szCs w:val="22"/>
        </w:rPr>
        <w:t>пределенными.</w:t>
      </w:r>
    </w:p>
    <w:p w:rsidR="00C377D7" w:rsidRPr="00C377D7" w:rsidRDefault="00C377D7" w:rsidP="00243843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A37D06" w:rsidRPr="00C377D7" w:rsidRDefault="00C377D7" w:rsidP="00C377D7">
      <w:pPr>
        <w:numPr>
          <w:ins w:id="5" w:author="Test" w:date="2008-12-04T14:34:00Z"/>
        </w:numPr>
        <w:jc w:val="center"/>
        <w:rPr>
          <w:ins w:id="6" w:author="Test" w:date="2008-12-04T14:34:00Z"/>
          <w:rFonts w:ascii="Times New Roman" w:hAnsi="Times New Roman" w:cs="Times New Roman"/>
          <w:b/>
          <w:sz w:val="22"/>
          <w:szCs w:val="22"/>
          <w:rPrChange w:id="7" w:author="Test" w:date="2008-12-04T14:38:00Z">
            <w:rPr>
              <w:ins w:id="8" w:author="Test" w:date="2008-12-04T14:34:00Z"/>
              <w:rFonts w:ascii="Arial" w:hAnsi="Arial"/>
              <w:b/>
              <w:sz w:val="28"/>
            </w:rPr>
          </w:rPrChange>
        </w:rPr>
      </w:pPr>
      <w:r>
        <w:rPr>
          <w:rFonts w:ascii="Times New Roman" w:hAnsi="Times New Roman" w:cs="Times New Roman"/>
          <w:b/>
          <w:sz w:val="22"/>
          <w:szCs w:val="22"/>
        </w:rPr>
        <w:t>Задания для самостоятельной работы</w:t>
      </w:r>
    </w:p>
    <w:p w:rsidR="00A37D06" w:rsidRPr="00C377D7" w:rsidRDefault="00A37D06" w:rsidP="00A37D06">
      <w:pPr>
        <w:numPr>
          <w:ins w:id="9" w:author="Test" w:date="2008-12-04T14:34:00Z"/>
        </w:numPr>
        <w:ind w:firstLine="397"/>
        <w:jc w:val="both"/>
        <w:rPr>
          <w:ins w:id="10" w:author="Test" w:date="2008-12-04T14:34:00Z"/>
          <w:rFonts w:ascii="Times New Roman" w:hAnsi="Times New Roman" w:cs="Times New Roman"/>
          <w:sz w:val="22"/>
          <w:szCs w:val="22"/>
          <w:rPrChange w:id="11" w:author="Test" w:date="2008-12-04T14:38:00Z">
            <w:rPr>
              <w:ins w:id="12" w:author="Test" w:date="2008-12-04T14:34:00Z"/>
              <w:rFonts w:ascii="Arial" w:hAnsi="Arial"/>
              <w:sz w:val="28"/>
            </w:rPr>
          </w:rPrChange>
        </w:rPr>
      </w:pPr>
    </w:p>
    <w:p w:rsidR="00A37D06" w:rsidRPr="00C377D7" w:rsidRDefault="007521D0" w:rsidP="00A37D06">
      <w:pPr>
        <w:numPr>
          <w:ins w:id="13" w:author="Test" w:date="2008-12-04T14:34:00Z"/>
        </w:numPr>
        <w:ind w:firstLine="397"/>
        <w:jc w:val="both"/>
        <w:rPr>
          <w:ins w:id="14" w:author="Test" w:date="2008-12-04T14:34:00Z"/>
          <w:rFonts w:ascii="Times New Roman" w:hAnsi="Times New Roman" w:cs="Times New Roman"/>
          <w:spacing w:val="-2"/>
          <w:sz w:val="22"/>
          <w:szCs w:val="22"/>
          <w:rPrChange w:id="15" w:author="Test" w:date="2008-12-04T14:38:00Z">
            <w:rPr>
              <w:ins w:id="16" w:author="Test" w:date="2008-12-04T14:34:00Z"/>
              <w:rFonts w:ascii="Arial" w:hAnsi="Arial"/>
              <w:sz w:val="28"/>
            </w:rPr>
          </w:rPrChange>
        </w:rPr>
      </w:pPr>
      <w:r>
        <w:rPr>
          <w:rFonts w:ascii="Times New Roman" w:hAnsi="Times New Roman" w:cs="Times New Roman"/>
          <w:i/>
          <w:spacing w:val="-2"/>
          <w:sz w:val="22"/>
          <w:szCs w:val="22"/>
        </w:rPr>
        <w:t>Задание</w:t>
      </w:r>
      <w:ins w:id="17" w:author="Test" w:date="2008-12-04T14:34:00Z">
        <w:r w:rsidR="00A37D06" w:rsidRPr="00215943">
          <w:rPr>
            <w:rFonts w:ascii="Times New Roman" w:hAnsi="Times New Roman" w:cs="Times New Roman"/>
            <w:i/>
            <w:spacing w:val="-2"/>
            <w:sz w:val="22"/>
            <w:szCs w:val="22"/>
            <w:rPrChange w:id="18" w:author="Test" w:date="2008-12-04T14:38:00Z">
              <w:rPr>
                <w:rFonts w:ascii="Arial" w:hAnsi="Arial"/>
                <w:sz w:val="28"/>
              </w:rPr>
            </w:rPrChange>
          </w:rPr>
          <w:t xml:space="preserve"> 1.</w:t>
        </w:r>
      </w:ins>
      <w:r w:rsidR="00A37D06" w:rsidRPr="00C377D7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ins w:id="19" w:author="Test" w:date="2008-12-04T14:34:00Z"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20" w:author="Test" w:date="2008-12-04T14:38:00Z">
              <w:rPr>
                <w:rFonts w:ascii="Arial" w:hAnsi="Arial"/>
                <w:sz w:val="28"/>
              </w:rPr>
            </w:rPrChange>
          </w:rPr>
          <w:t xml:space="preserve">На три базы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21" w:author="Test" w:date="2008-12-04T14:38:00Z">
              <w:rPr>
                <w:rFonts w:ascii="Arial" w:hAnsi="Arial"/>
                <w:sz w:val="28"/>
              </w:rPr>
            </w:rPrChange>
          </w:rPr>
          <w:t>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22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1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23" w:author="Test" w:date="2008-12-04T14:38:00Z">
              <w:rPr>
                <w:rFonts w:ascii="Arial" w:hAnsi="Arial"/>
                <w:sz w:val="28"/>
              </w:rPr>
            </w:rPrChange>
          </w:rPr>
          <w:t>, 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24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2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25" w:author="Test" w:date="2008-12-04T14:38:00Z">
              <w:rPr>
                <w:rFonts w:ascii="Arial" w:hAnsi="Arial"/>
                <w:sz w:val="28"/>
              </w:rPr>
            </w:rPrChange>
          </w:rPr>
          <w:t>, 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26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3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27" w:author="Test" w:date="2008-12-04T14:38:00Z">
              <w:rPr>
                <w:rFonts w:ascii="Arial" w:hAnsi="Arial"/>
                <w:sz w:val="28"/>
              </w:rPr>
            </w:rPrChange>
          </w:rPr>
          <w:t xml:space="preserve"> 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28" w:author="Test" w:date="2008-12-04T14:38:00Z">
              <w:rPr>
                <w:rFonts w:ascii="Arial" w:hAnsi="Arial"/>
                <w:sz w:val="28"/>
              </w:rPr>
            </w:rPrChange>
          </w:rPr>
          <w:t xml:space="preserve">поступил однородный груз в количестве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29" w:author="Test" w:date="2008-12-04T14:38:00Z">
              <w:rPr>
                <w:rFonts w:ascii="Arial" w:hAnsi="Arial"/>
                <w:sz w:val="28"/>
              </w:rPr>
            </w:rPrChange>
          </w:rPr>
          <w:t>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30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1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31" w:author="Test" w:date="2008-12-04T14:38:00Z">
              <w:rPr>
                <w:rFonts w:ascii="Arial" w:hAnsi="Arial"/>
                <w:sz w:val="28"/>
              </w:rPr>
            </w:rPrChange>
          </w:rPr>
          <w:t xml:space="preserve"> т. на базу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32" w:author="Test" w:date="2008-12-04T14:38:00Z">
              <w:rPr>
                <w:rFonts w:ascii="Arial" w:hAnsi="Arial"/>
                <w:sz w:val="28"/>
              </w:rPr>
            </w:rPrChange>
          </w:rPr>
          <w:t>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33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1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34" w:author="Test" w:date="2008-12-04T14:38:00Z">
              <w:rPr>
                <w:rFonts w:ascii="Arial" w:hAnsi="Arial"/>
                <w:sz w:val="28"/>
              </w:rPr>
            </w:rPrChange>
          </w:rPr>
          <w:t>, 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35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2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36" w:author="Test" w:date="2008-12-04T14:38:00Z">
              <w:rPr>
                <w:rFonts w:ascii="Arial" w:hAnsi="Arial"/>
                <w:sz w:val="28"/>
              </w:rPr>
            </w:rPrChange>
          </w:rPr>
          <w:t xml:space="preserve"> т. на базу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37" w:author="Test" w:date="2008-12-04T14:38:00Z">
              <w:rPr>
                <w:rFonts w:ascii="Arial" w:hAnsi="Arial"/>
                <w:sz w:val="28"/>
              </w:rPr>
            </w:rPrChange>
          </w:rPr>
          <w:t>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38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2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39" w:author="Test" w:date="2008-12-04T14:38:00Z">
              <w:rPr>
                <w:rFonts w:ascii="Arial" w:hAnsi="Arial"/>
                <w:sz w:val="28"/>
              </w:rPr>
            </w:rPrChange>
          </w:rPr>
          <w:t>, 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40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3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41" w:author="Test" w:date="2008-12-04T14:38:00Z">
              <w:rPr>
                <w:rFonts w:ascii="Arial" w:hAnsi="Arial"/>
                <w:sz w:val="28"/>
              </w:rPr>
            </w:rPrChange>
          </w:rPr>
          <w:t xml:space="preserve"> 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42" w:author="Test" w:date="2008-12-04T14:38:00Z">
              <w:rPr>
                <w:rFonts w:ascii="Arial" w:hAnsi="Arial"/>
                <w:sz w:val="28"/>
              </w:rPr>
            </w:rPrChange>
          </w:rPr>
          <w:t xml:space="preserve">т. на базу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43" w:author="Test" w:date="2008-12-04T14:38:00Z">
              <w:rPr>
                <w:rFonts w:ascii="Arial" w:hAnsi="Arial"/>
                <w:sz w:val="28"/>
              </w:rPr>
            </w:rPrChange>
          </w:rPr>
          <w:t>А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44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3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45" w:author="Test" w:date="2008-12-04T14:38:00Z">
              <w:rPr>
                <w:rFonts w:ascii="Arial" w:hAnsi="Arial"/>
                <w:sz w:val="28"/>
              </w:rPr>
            </w:rPrChange>
          </w:rPr>
          <w:t>. Пол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46" w:author="Test" w:date="2008-12-04T14:38:00Z">
              <w:rPr>
                <w:rFonts w:ascii="Arial" w:hAnsi="Arial"/>
                <w:sz w:val="28"/>
              </w:rPr>
            </w:rPrChange>
          </w:rPr>
          <w:t>у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47" w:author="Test" w:date="2008-12-04T14:38:00Z">
              <w:rPr>
                <w:rFonts w:ascii="Arial" w:hAnsi="Arial"/>
                <w:sz w:val="28"/>
              </w:rPr>
            </w:rPrChange>
          </w:rPr>
          <w:t>ченный груз требуется перевезти в пять пунктов: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48" w:author="Test" w:date="2008-12-04T14:38:00Z">
              <w:rPr>
                <w:rFonts w:ascii="Arial" w:hAnsi="Arial"/>
                <w:sz w:val="28"/>
              </w:rPr>
            </w:rPrChange>
          </w:rPr>
          <w:t xml:space="preserve"> 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49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1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50" w:author="Test" w:date="2008-12-04T14:38:00Z">
              <w:rPr>
                <w:rFonts w:ascii="Arial" w:hAnsi="Arial"/>
                <w:sz w:val="28"/>
              </w:rPr>
            </w:rPrChange>
          </w:rPr>
          <w:t xml:space="preserve"> т. в пункт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51" w:author="Test" w:date="2008-12-04T14:38:00Z">
              <w:rPr>
                <w:rFonts w:ascii="Arial" w:hAnsi="Arial"/>
                <w:sz w:val="28"/>
              </w:rPr>
            </w:rPrChange>
          </w:rPr>
          <w:t xml:space="preserve"> 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52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1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53" w:author="Test" w:date="2008-12-04T14:38:00Z">
              <w:rPr>
                <w:rFonts w:ascii="Arial" w:hAnsi="Arial"/>
                <w:sz w:val="28"/>
              </w:rPr>
            </w:rPrChange>
          </w:rPr>
          <w:t>, 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54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2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55" w:author="Test" w:date="2008-12-04T14:38:00Z">
              <w:rPr>
                <w:rFonts w:ascii="Arial" w:hAnsi="Arial"/>
                <w:sz w:val="28"/>
              </w:rPr>
            </w:rPrChange>
          </w:rPr>
          <w:t xml:space="preserve"> т. в пункт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56" w:author="Test" w:date="2008-12-04T14:38:00Z">
              <w:rPr>
                <w:rFonts w:ascii="Arial" w:hAnsi="Arial"/>
                <w:sz w:val="28"/>
              </w:rPr>
            </w:rPrChange>
          </w:rPr>
          <w:t>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57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2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58" w:author="Test" w:date="2008-12-04T14:38:00Z">
              <w:rPr>
                <w:rFonts w:ascii="Arial" w:hAnsi="Arial"/>
                <w:sz w:val="28"/>
              </w:rPr>
            </w:rPrChange>
          </w:rPr>
          <w:t>, 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59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3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60" w:author="Test" w:date="2008-12-04T14:38:00Z">
              <w:rPr>
                <w:rFonts w:ascii="Arial" w:hAnsi="Arial"/>
                <w:sz w:val="28"/>
              </w:rPr>
            </w:rPrChange>
          </w:rPr>
          <w:t xml:space="preserve"> т.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61" w:author="Test" w:date="2008-12-04T14:38:00Z">
              <w:rPr>
                <w:rFonts w:ascii="Arial" w:hAnsi="Arial"/>
                <w:sz w:val="28"/>
              </w:rPr>
            </w:rPrChange>
          </w:rPr>
          <w:t xml:space="preserve"> в пункт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62" w:author="Test" w:date="2008-12-04T14:38:00Z">
              <w:rPr>
                <w:rFonts w:ascii="Arial" w:hAnsi="Arial"/>
                <w:sz w:val="28"/>
              </w:rPr>
            </w:rPrChange>
          </w:rPr>
          <w:t>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63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3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64" w:author="Test" w:date="2008-12-04T14:38:00Z">
              <w:rPr>
                <w:rFonts w:ascii="Arial" w:hAnsi="Arial"/>
                <w:sz w:val="28"/>
              </w:rPr>
            </w:rPrChange>
          </w:rPr>
          <w:t>, 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65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4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66" w:author="Test" w:date="2008-12-04T14:38:00Z">
              <w:rPr>
                <w:rFonts w:ascii="Arial" w:hAnsi="Arial"/>
                <w:sz w:val="28"/>
              </w:rPr>
            </w:rPrChange>
          </w:rPr>
          <w:t xml:space="preserve"> т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67" w:author="Test" w:date="2008-12-04T14:38:00Z">
              <w:rPr>
                <w:rFonts w:ascii="Arial" w:hAnsi="Arial"/>
                <w:sz w:val="28"/>
              </w:rPr>
            </w:rPrChange>
          </w:rPr>
          <w:t xml:space="preserve">. в пункт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68" w:author="Test" w:date="2008-12-04T14:38:00Z">
              <w:rPr>
                <w:rFonts w:ascii="Arial" w:hAnsi="Arial"/>
                <w:sz w:val="28"/>
              </w:rPr>
            </w:rPrChange>
          </w:rPr>
          <w:t>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69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4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70" w:author="Test" w:date="2008-12-04T14:38:00Z">
              <w:rPr>
                <w:rFonts w:ascii="Arial" w:hAnsi="Arial"/>
                <w:sz w:val="28"/>
              </w:rPr>
            </w:rPrChange>
          </w:rPr>
          <w:t>, 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71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5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72" w:author="Test" w:date="2008-12-04T14:38:00Z">
              <w:rPr>
                <w:rFonts w:ascii="Arial" w:hAnsi="Arial"/>
                <w:sz w:val="28"/>
              </w:rPr>
            </w:rPrChange>
          </w:rPr>
          <w:t xml:space="preserve"> т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73" w:author="Test" w:date="2008-12-04T14:38:00Z">
              <w:rPr>
                <w:rFonts w:ascii="Arial" w:hAnsi="Arial"/>
                <w:sz w:val="28"/>
              </w:rPr>
            </w:rPrChange>
          </w:rPr>
          <w:t xml:space="preserve">. в пункт 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rPrChange w:id="74" w:author="Test" w:date="2008-12-04T14:38:00Z">
              <w:rPr>
                <w:rFonts w:ascii="Arial" w:hAnsi="Arial"/>
                <w:sz w:val="28"/>
              </w:rPr>
            </w:rPrChange>
          </w:rPr>
          <w:t>В</w:t>
        </w:r>
        <w:r w:rsidR="00A37D06" w:rsidRPr="00C377D7">
          <w:rPr>
            <w:rFonts w:ascii="Times New Roman" w:hAnsi="Times New Roman" w:cs="Times New Roman"/>
            <w:b/>
            <w:spacing w:val="-2"/>
            <w:sz w:val="22"/>
            <w:szCs w:val="22"/>
            <w:vertAlign w:val="subscript"/>
            <w:rPrChange w:id="75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5</w:t>
        </w:r>
        <w:r w:rsidR="00A37D06" w:rsidRPr="00C377D7">
          <w:rPr>
            <w:rFonts w:ascii="Times New Roman" w:hAnsi="Times New Roman" w:cs="Times New Roman"/>
            <w:spacing w:val="-2"/>
            <w:sz w:val="22"/>
            <w:szCs w:val="22"/>
            <w:rPrChange w:id="76" w:author="Test" w:date="2008-12-04T14:38:00Z">
              <w:rPr>
                <w:rFonts w:ascii="Arial" w:hAnsi="Arial"/>
                <w:sz w:val="28"/>
              </w:rPr>
            </w:rPrChange>
          </w:rPr>
          <w:t>.</w:t>
        </w:r>
      </w:ins>
    </w:p>
    <w:p w:rsidR="00A37D06" w:rsidRPr="007C7B24" w:rsidRDefault="00A37D06" w:rsidP="00A37D06">
      <w:pPr>
        <w:numPr>
          <w:ins w:id="77" w:author="Test" w:date="2008-12-04T14:34:00Z"/>
        </w:num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ins w:id="78" w:author="Test" w:date="2008-12-04T14:34:00Z">
        <w:r w:rsidRPr="00C377D7">
          <w:rPr>
            <w:rFonts w:ascii="Times New Roman" w:hAnsi="Times New Roman" w:cs="Times New Roman"/>
            <w:sz w:val="22"/>
            <w:szCs w:val="22"/>
            <w:rPrChange w:id="79" w:author="Test" w:date="2008-12-04T14:38:00Z">
              <w:rPr>
                <w:rFonts w:ascii="Arial" w:hAnsi="Arial"/>
                <w:sz w:val="28"/>
              </w:rPr>
            </w:rPrChange>
          </w:rPr>
          <w:t>Стоимость перевозок пропорциональна расстоянию и колич</w:t>
        </w:r>
        <w:r w:rsidRPr="00C377D7">
          <w:rPr>
            <w:rFonts w:ascii="Times New Roman" w:hAnsi="Times New Roman" w:cs="Times New Roman"/>
            <w:sz w:val="22"/>
            <w:szCs w:val="22"/>
            <w:rPrChange w:id="80" w:author="Test" w:date="2008-12-04T14:38:00Z">
              <w:rPr>
                <w:rFonts w:ascii="Arial" w:hAnsi="Arial"/>
                <w:sz w:val="28"/>
              </w:rPr>
            </w:rPrChange>
          </w:rPr>
          <w:t>е</w:t>
        </w:r>
        <w:r w:rsidRPr="00C377D7">
          <w:rPr>
            <w:rFonts w:ascii="Times New Roman" w:hAnsi="Times New Roman" w:cs="Times New Roman"/>
            <w:sz w:val="22"/>
            <w:szCs w:val="22"/>
            <w:rPrChange w:id="81" w:author="Test" w:date="2008-12-04T14:38:00Z">
              <w:rPr>
                <w:rFonts w:ascii="Arial" w:hAnsi="Arial"/>
                <w:sz w:val="28"/>
              </w:rPr>
            </w:rPrChange>
          </w:rPr>
          <w:t xml:space="preserve">ству перевозимого груза. Матрица тарифов и значения </w:t>
        </w:r>
        <w:r w:rsidRPr="00C377D7">
          <w:rPr>
            <w:rFonts w:ascii="Times New Roman" w:hAnsi="Times New Roman" w:cs="Times New Roman"/>
            <w:b/>
            <w:sz w:val="22"/>
            <w:szCs w:val="22"/>
            <w:rPrChange w:id="82" w:author="Test" w:date="2008-12-04T14:38:00Z">
              <w:rPr>
                <w:rFonts w:ascii="Arial" w:hAnsi="Arial"/>
                <w:sz w:val="28"/>
              </w:rPr>
            </w:rPrChange>
          </w:rPr>
          <w:t>а</w:t>
        </w:r>
        <w:r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83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1</w:t>
        </w:r>
        <w:r w:rsidRPr="00C377D7">
          <w:rPr>
            <w:rFonts w:ascii="Times New Roman" w:hAnsi="Times New Roman" w:cs="Times New Roman"/>
            <w:b/>
            <w:sz w:val="22"/>
            <w:szCs w:val="22"/>
            <w:rPrChange w:id="84" w:author="Test" w:date="2008-12-04T14:38:00Z">
              <w:rPr>
                <w:rFonts w:ascii="Arial" w:hAnsi="Arial"/>
                <w:sz w:val="28"/>
              </w:rPr>
            </w:rPrChange>
          </w:rPr>
          <w:t>, а</w:t>
        </w:r>
        <w:r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85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2</w:t>
        </w:r>
        <w:r w:rsidRPr="00C377D7">
          <w:rPr>
            <w:rFonts w:ascii="Times New Roman" w:hAnsi="Times New Roman" w:cs="Times New Roman"/>
            <w:b/>
            <w:sz w:val="22"/>
            <w:szCs w:val="22"/>
            <w:rPrChange w:id="86" w:author="Test" w:date="2008-12-04T14:38:00Z">
              <w:rPr>
                <w:rFonts w:ascii="Arial" w:hAnsi="Arial"/>
                <w:sz w:val="28"/>
              </w:rPr>
            </w:rPrChange>
          </w:rPr>
          <w:t>, а</w:t>
        </w:r>
        <w:r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87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3</w:t>
        </w:r>
        <w:r w:rsidRPr="00C377D7">
          <w:rPr>
            <w:rFonts w:ascii="Times New Roman" w:hAnsi="Times New Roman" w:cs="Times New Roman"/>
            <w:b/>
            <w:sz w:val="22"/>
            <w:szCs w:val="22"/>
            <w:rPrChange w:id="88" w:author="Test" w:date="2008-12-04T14:38:00Z">
              <w:rPr>
                <w:rFonts w:ascii="Arial" w:hAnsi="Arial"/>
                <w:sz w:val="28"/>
              </w:rPr>
            </w:rPrChange>
          </w:rPr>
          <w:t xml:space="preserve"> и в</w:t>
        </w:r>
        <w:r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89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1</w:t>
        </w:r>
        <w:r w:rsidRPr="00C377D7">
          <w:rPr>
            <w:rFonts w:ascii="Times New Roman" w:hAnsi="Times New Roman" w:cs="Times New Roman"/>
            <w:b/>
            <w:sz w:val="22"/>
            <w:szCs w:val="22"/>
            <w:rPrChange w:id="90" w:author="Test" w:date="2008-12-04T14:38:00Z">
              <w:rPr>
                <w:rFonts w:ascii="Arial" w:hAnsi="Arial"/>
                <w:sz w:val="28"/>
              </w:rPr>
            </w:rPrChange>
          </w:rPr>
          <w:t>, в</w:t>
        </w:r>
        <w:r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91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2</w:t>
        </w:r>
        <w:r w:rsidRPr="00C377D7">
          <w:rPr>
            <w:rFonts w:ascii="Times New Roman" w:hAnsi="Times New Roman" w:cs="Times New Roman"/>
            <w:b/>
            <w:sz w:val="22"/>
            <w:szCs w:val="22"/>
            <w:rPrChange w:id="92" w:author="Test" w:date="2008-12-04T14:38:00Z">
              <w:rPr>
                <w:rFonts w:ascii="Arial" w:hAnsi="Arial"/>
                <w:sz w:val="28"/>
              </w:rPr>
            </w:rPrChange>
          </w:rPr>
          <w:t>, в</w:t>
        </w:r>
        <w:r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93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3</w:t>
        </w:r>
        <w:r w:rsidRPr="00C377D7">
          <w:rPr>
            <w:rFonts w:ascii="Times New Roman" w:hAnsi="Times New Roman" w:cs="Times New Roman"/>
            <w:b/>
            <w:sz w:val="22"/>
            <w:szCs w:val="22"/>
            <w:rPrChange w:id="94" w:author="Test" w:date="2008-12-04T14:38:00Z">
              <w:rPr>
                <w:rFonts w:ascii="Arial" w:hAnsi="Arial"/>
                <w:sz w:val="28"/>
              </w:rPr>
            </w:rPrChange>
          </w:rPr>
          <w:t>, в</w:t>
        </w:r>
        <w:r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95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4</w:t>
        </w:r>
        <w:r w:rsidRPr="00C377D7">
          <w:rPr>
            <w:rFonts w:ascii="Times New Roman" w:hAnsi="Times New Roman" w:cs="Times New Roman"/>
            <w:b/>
            <w:sz w:val="22"/>
            <w:szCs w:val="22"/>
            <w:rPrChange w:id="96" w:author="Test" w:date="2008-12-04T14:38:00Z">
              <w:rPr>
                <w:rFonts w:ascii="Arial" w:hAnsi="Arial"/>
                <w:sz w:val="28"/>
              </w:rPr>
            </w:rPrChange>
          </w:rPr>
          <w:t>, в</w:t>
        </w:r>
        <w:r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97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5</w:t>
        </w:r>
        <w:r w:rsidRPr="00C377D7">
          <w:rPr>
            <w:rFonts w:ascii="Times New Roman" w:hAnsi="Times New Roman" w:cs="Times New Roman"/>
            <w:sz w:val="22"/>
            <w:szCs w:val="22"/>
            <w:rPrChange w:id="98" w:author="Test" w:date="2008-12-04T14:38:00Z">
              <w:rPr>
                <w:rFonts w:ascii="Arial" w:hAnsi="Arial"/>
                <w:sz w:val="28"/>
              </w:rPr>
            </w:rPrChange>
          </w:rPr>
          <w:t xml:space="preserve"> </w:t>
        </w:r>
      </w:ins>
      <w:r w:rsidRPr="00C377D7">
        <w:rPr>
          <w:rFonts w:ascii="Times New Roman" w:hAnsi="Times New Roman" w:cs="Times New Roman"/>
          <w:sz w:val="22"/>
          <w:szCs w:val="22"/>
        </w:rPr>
        <w:t>–</w:t>
      </w:r>
      <w:ins w:id="99" w:author="Test" w:date="2008-12-04T14:34:00Z">
        <w:r w:rsidRPr="00C377D7">
          <w:rPr>
            <w:rFonts w:ascii="Times New Roman" w:hAnsi="Times New Roman" w:cs="Times New Roman"/>
            <w:sz w:val="22"/>
            <w:szCs w:val="22"/>
            <w:rPrChange w:id="100" w:author="Test" w:date="2008-12-04T14:38:00Z">
              <w:rPr>
                <w:rFonts w:ascii="Arial" w:hAnsi="Arial"/>
                <w:sz w:val="28"/>
              </w:rPr>
            </w:rPrChange>
          </w:rPr>
          <w:t xml:space="preserve"> известны. Требуется записать модель и спланир</w:t>
        </w:r>
        <w:r w:rsidRPr="00C377D7">
          <w:rPr>
            <w:rFonts w:ascii="Times New Roman" w:hAnsi="Times New Roman" w:cs="Times New Roman"/>
            <w:sz w:val="22"/>
            <w:szCs w:val="22"/>
            <w:rPrChange w:id="101" w:author="Test" w:date="2008-12-04T14:38:00Z">
              <w:rPr>
                <w:rFonts w:ascii="Arial" w:hAnsi="Arial"/>
                <w:sz w:val="28"/>
              </w:rPr>
            </w:rPrChange>
          </w:rPr>
          <w:t>о</w:t>
        </w:r>
        <w:r w:rsidRPr="00C377D7">
          <w:rPr>
            <w:rFonts w:ascii="Times New Roman" w:hAnsi="Times New Roman" w:cs="Times New Roman"/>
            <w:sz w:val="22"/>
            <w:szCs w:val="22"/>
            <w:rPrChange w:id="102" w:author="Test" w:date="2008-12-04T14:38:00Z">
              <w:rPr>
                <w:rFonts w:ascii="Arial" w:hAnsi="Arial"/>
                <w:sz w:val="28"/>
              </w:rPr>
            </w:rPrChange>
          </w:rPr>
          <w:t>вать перевозки так, чтобы их общая стоимость была минимальной.</w:t>
        </w:r>
      </w:ins>
    </w:p>
    <w:p w:rsidR="00A37D06" w:rsidRPr="007C7B24" w:rsidRDefault="00A37D06" w:rsidP="00A37D06">
      <w:pPr>
        <w:ind w:firstLine="397"/>
        <w:jc w:val="both"/>
        <w:rPr>
          <w:rFonts w:ascii="Times New Roman" w:hAnsi="Times New Roman" w:cs="Times New Roman"/>
          <w:sz w:val="10"/>
          <w:szCs w:val="1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121"/>
        <w:gridCol w:w="2496"/>
        <w:gridCol w:w="1648"/>
      </w:tblGrid>
      <w:tr w:rsidR="00A37D06" w:rsidRPr="00C377D7">
        <w:trPr>
          <w:trHeight w:val="332"/>
          <w:jc w:val="center"/>
        </w:trPr>
        <w:tc>
          <w:tcPr>
            <w:tcW w:w="2121" w:type="dxa"/>
          </w:tcPr>
          <w:p w:rsidR="00A37D06" w:rsidRPr="00C377D7" w:rsidRDefault="00A37D06" w:rsidP="00A37D06">
            <w:pPr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0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1.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0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0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0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4144" w:type="dxa"/>
            <w:gridSpan w:val="2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80" w:dyaOrig="940">
                <v:shape id="_x0000_i1855" type="#_x0000_t75" style="width:114.1pt;height:46.75pt" o:ole="">
                  <v:imagedata r:id="rId938" o:title=""/>
                </v:shape>
                <o:OLEObject Type="Embed" ProgID="Equation.3" ShapeID="_x0000_i1855" DrawAspect="Content" ObjectID="_1698740802" r:id="rId939"/>
              </w:object>
            </w:r>
          </w:p>
        </w:tc>
      </w:tr>
      <w:tr w:rsidR="00A37D06" w:rsidRPr="00C377D7">
        <w:trPr>
          <w:trHeight w:val="288"/>
          <w:jc w:val="center"/>
        </w:trPr>
        <w:tc>
          <w:tcPr>
            <w:tcW w:w="212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0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0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0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A37D06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1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1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1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6265" w:type="dxa"/>
            <w:gridSpan w:val="3"/>
          </w:tcPr>
          <w:p w:rsidR="00A37D06" w:rsidRPr="00C377D7" w:rsidRDefault="00A37D06" w:rsidP="00A37D06">
            <w:pPr>
              <w:tabs>
                <w:tab w:val="left" w:pos="1689"/>
                <w:tab w:val="left" w:pos="2340"/>
              </w:tabs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1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1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1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90,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  </w:t>
            </w:r>
            <w:ins w:id="11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1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1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 </w:t>
            </w:r>
            <w:ins w:id="11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2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2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70,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2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2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2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130,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2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2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2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110.</w:t>
              </w:r>
            </w:ins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648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trHeight w:val="264"/>
          <w:jc w:val="center"/>
        </w:trPr>
        <w:tc>
          <w:tcPr>
            <w:tcW w:w="2121" w:type="dxa"/>
          </w:tcPr>
          <w:p w:rsidR="00A37D06" w:rsidRPr="00C377D7" w:rsidRDefault="00A37D06" w:rsidP="00A37D06">
            <w:pPr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2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2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13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300</w:t>
              </w:r>
            </w:ins>
          </w:p>
        </w:tc>
        <w:tc>
          <w:tcPr>
            <w:tcW w:w="4144" w:type="dxa"/>
            <w:gridSpan w:val="2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80" w:dyaOrig="940">
                <v:shape id="_x0000_i1856" type="#_x0000_t75" style="width:114.1pt;height:46.75pt" o:ole="">
                  <v:imagedata r:id="rId940" o:title=""/>
                </v:shape>
                <o:OLEObject Type="Embed" ProgID="Equation.3" ShapeID="_x0000_i1856" DrawAspect="Content" ObjectID="_1698740803" r:id="rId941"/>
              </w:object>
            </w:r>
          </w:p>
        </w:tc>
      </w:tr>
      <w:tr w:rsidR="00A37D06" w:rsidRPr="00C377D7">
        <w:trPr>
          <w:trHeight w:val="333"/>
          <w:jc w:val="center"/>
        </w:trPr>
        <w:tc>
          <w:tcPr>
            <w:tcW w:w="2121" w:type="dxa"/>
            <w:vAlign w:val="center"/>
          </w:tcPr>
          <w:p w:rsidR="00A37D06" w:rsidRPr="00C377D7" w:rsidRDefault="00A37D06" w:rsidP="00A37D06">
            <w:pPr>
              <w:ind w:firstLine="397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3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3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3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280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A37D06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3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3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3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220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6265" w:type="dxa"/>
            <w:gridSpan w:val="3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3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3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3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4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4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4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140,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4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4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4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190,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4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4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4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4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5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=170.</w:t>
              </w:r>
            </w:ins>
          </w:p>
        </w:tc>
      </w:tr>
      <w:tr w:rsidR="00A37D06" w:rsidRPr="00C377D7">
        <w:trPr>
          <w:trHeight w:val="305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5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lastRenderedPageBreak/>
                <w:t>3.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5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5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144" w:type="dxa"/>
            <w:gridSpan w:val="2"/>
            <w:vMerge w:val="restart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80" w:dyaOrig="940">
                <v:shape id="_x0000_i1857" type="#_x0000_t75" style="width:114.1pt;height:46.75pt" o:ole="">
                  <v:imagedata r:id="rId942" o:title=""/>
                </v:shape>
                <o:OLEObject Type="Embed" ProgID="Equation.3" ShapeID="_x0000_i1857" DrawAspect="Content" ObjectID="_1698740804" r:id="rId943"/>
              </w:object>
            </w:r>
          </w:p>
        </w:tc>
      </w:tr>
      <w:tr w:rsidR="00A37D06" w:rsidRPr="00C377D7">
        <w:trPr>
          <w:trHeight w:val="306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5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5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5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5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5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6265" w:type="dxa"/>
            <w:gridSpan w:val="3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5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6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6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6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6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6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6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6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6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90,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6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6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7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105,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7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7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7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105.</w:t>
              </w:r>
            </w:ins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6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648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trHeight w:val="306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7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4.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7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7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400</w:t>
              </w:r>
            </w:ins>
          </w:p>
        </w:tc>
        <w:tc>
          <w:tcPr>
            <w:tcW w:w="4144" w:type="dxa"/>
            <w:gridSpan w:val="2"/>
            <w:vMerge w:val="restart"/>
          </w:tcPr>
          <w:p w:rsidR="00A37D06" w:rsidRPr="00C377D7" w:rsidRDefault="00A37D06" w:rsidP="00C377D7">
            <w:pPr>
              <w:spacing w:line="228" w:lineRule="auto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80" w:dyaOrig="940">
                <v:shape id="_x0000_i1858" type="#_x0000_t75" style="width:114.1pt;height:46.75pt" o:ole="">
                  <v:imagedata r:id="rId944" o:title=""/>
                </v:shape>
                <o:OLEObject Type="Embed" ProgID="Equation.3" ShapeID="_x0000_i1858" DrawAspect="Content" ObjectID="_1698740805" r:id="rId945"/>
              </w:object>
            </w:r>
          </w:p>
        </w:tc>
      </w:tr>
      <w:tr w:rsidR="00A37D06" w:rsidRPr="00C377D7">
        <w:trPr>
          <w:trHeight w:val="305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7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7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7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trHeight w:val="350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18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8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8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350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6265" w:type="dxa"/>
            <w:gridSpan w:val="3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18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8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8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200,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8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8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8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170,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 </w:t>
            </w:r>
            <w:ins w:id="18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9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9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230,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9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9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9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225,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9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19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19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175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6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648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trHeight w:val="305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19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5.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19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0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144" w:type="dxa"/>
            <w:gridSpan w:val="2"/>
            <w:vMerge w:val="restart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60" w:dyaOrig="940">
                <v:shape id="_x0000_i1859" type="#_x0000_t75" style="width:113.15pt;height:46.75pt" o:ole="">
                  <v:imagedata r:id="rId946" o:title=""/>
                </v:shape>
                <o:OLEObject Type="Embed" ProgID="Equation.3" ShapeID="_x0000_i1859" DrawAspect="Content" ObjectID="_1698740806" r:id="rId947"/>
              </w:object>
            </w:r>
          </w:p>
        </w:tc>
      </w:tr>
      <w:tr w:rsidR="00A37D06" w:rsidRPr="00C377D7">
        <w:trPr>
          <w:trHeight w:val="306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0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0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0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0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0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0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6265" w:type="dxa"/>
            <w:gridSpan w:val="3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20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0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0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160,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1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1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1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70,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1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1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1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90,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1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1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1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80,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1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2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2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100.</w:t>
              </w:r>
            </w:ins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96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648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trHeight w:val="306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2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6.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2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2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280</w:t>
              </w:r>
            </w:ins>
          </w:p>
        </w:tc>
        <w:tc>
          <w:tcPr>
            <w:tcW w:w="4144" w:type="dxa"/>
            <w:gridSpan w:val="2"/>
            <w:vMerge w:val="restart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80" w:dyaOrig="940">
                <v:shape id="_x0000_i1860" type="#_x0000_t75" style="width:114.1pt;height:46.75pt" o:ole="">
                  <v:imagedata r:id="rId948" o:title=""/>
                </v:shape>
                <o:OLEObject Type="Embed" ProgID="Equation.3" ShapeID="_x0000_i1860" DrawAspect="Content" ObjectID="_1698740807" r:id="rId949"/>
              </w:object>
            </w:r>
          </w:p>
        </w:tc>
      </w:tr>
      <w:tr w:rsidR="00A37D06" w:rsidRPr="00C377D7">
        <w:trPr>
          <w:trHeight w:val="319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2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2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2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300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2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2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3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220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A37D06" w:rsidRPr="00C377D7">
        <w:trPr>
          <w:jc w:val="center"/>
        </w:trPr>
        <w:tc>
          <w:tcPr>
            <w:tcW w:w="6265" w:type="dxa"/>
            <w:gridSpan w:val="3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3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3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3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170,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3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3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3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120,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3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3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3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190,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4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4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4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140,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4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4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4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180.</w:t>
              </w:r>
            </w:ins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96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648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349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4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7.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4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4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144" w:type="dxa"/>
            <w:gridSpan w:val="2"/>
            <w:vMerge w:val="restart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079" w:dyaOrig="940">
                <v:shape id="_x0000_i1861" type="#_x0000_t75" style="width:103.8pt;height:46.75pt" o:ole="">
                  <v:imagedata r:id="rId950" o:title=""/>
                </v:shape>
                <o:OLEObject Type="Embed" ProgID="Equation.3" ShapeID="_x0000_i1861" DrawAspect="Content" ObjectID="_1698740808" r:id="rId951"/>
              </w:object>
            </w:r>
          </w:p>
        </w:tc>
      </w:tr>
      <w:tr w:rsidR="00A37D06" w:rsidRPr="00C377D7">
        <w:trPr>
          <w:trHeight w:val="320"/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а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= 250</w:t>
            </w:r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121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4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5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5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144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65" w:type="dxa"/>
            <w:gridSpan w:val="3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5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5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5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ins w:id="25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5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5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5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5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6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90,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6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6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6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105,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6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6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6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105.</w:t>
              </w:r>
            </w:ins>
          </w:p>
        </w:tc>
      </w:tr>
    </w:tbl>
    <w:p w:rsidR="00A37D06" w:rsidRPr="00B27D32" w:rsidRDefault="00A37D06" w:rsidP="00C377D7">
      <w:pPr>
        <w:spacing w:line="228" w:lineRule="auto"/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034"/>
        <w:gridCol w:w="2536"/>
        <w:gridCol w:w="1716"/>
      </w:tblGrid>
      <w:tr w:rsidR="00A37D06" w:rsidRPr="00C377D7">
        <w:trPr>
          <w:trHeight w:val="319"/>
          <w:jc w:val="center"/>
        </w:trPr>
        <w:tc>
          <w:tcPr>
            <w:tcW w:w="2034" w:type="dxa"/>
          </w:tcPr>
          <w:p w:rsidR="00A37D06" w:rsidRPr="00C377D7" w:rsidRDefault="00A37D06" w:rsidP="00C377D7">
            <w:pPr>
              <w:spacing w:line="228" w:lineRule="auto"/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6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8.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6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6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52" w:type="dxa"/>
            <w:gridSpan w:val="2"/>
            <w:vMerge w:val="restart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320" w:dyaOrig="940">
                <v:shape id="_x0000_i1862" type="#_x0000_t75" style="width:115.95pt;height:46.75pt" o:ole="">
                  <v:imagedata r:id="rId952" o:title=""/>
                </v:shape>
                <o:OLEObject Type="Embed" ProgID="Equation.3" ShapeID="_x0000_i1862" DrawAspect="Content" ObjectID="_1698740809" r:id="rId953"/>
              </w:object>
            </w:r>
          </w:p>
        </w:tc>
      </w:tr>
      <w:tr w:rsidR="00A37D06" w:rsidRPr="00C377D7">
        <w:trPr>
          <w:trHeight w:val="320"/>
          <w:jc w:val="center"/>
        </w:trPr>
        <w:tc>
          <w:tcPr>
            <w:tcW w:w="2034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7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7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7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400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7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7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7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350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86" w:type="dxa"/>
            <w:gridSpan w:val="3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7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7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7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300,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7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8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8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160,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8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8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8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220,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8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8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8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8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8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9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140.</w:t>
              </w:r>
            </w:ins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C377D7">
            <w:pPr>
              <w:spacing w:line="228" w:lineRule="auto"/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6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16" w:type="dxa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319"/>
          <w:jc w:val="center"/>
        </w:trPr>
        <w:tc>
          <w:tcPr>
            <w:tcW w:w="2034" w:type="dxa"/>
          </w:tcPr>
          <w:p w:rsidR="00A37D06" w:rsidRPr="00C377D7" w:rsidRDefault="00A37D06" w:rsidP="00C377D7">
            <w:pPr>
              <w:tabs>
                <w:tab w:val="left" w:pos="180"/>
                <w:tab w:val="left" w:pos="360"/>
              </w:tabs>
              <w:spacing w:line="228" w:lineRule="auto"/>
              <w:ind w:firstLine="17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9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9.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9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9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2" w:type="dxa"/>
            <w:gridSpan w:val="2"/>
            <w:vMerge w:val="restart"/>
          </w:tcPr>
          <w:p w:rsidR="00A37D06" w:rsidRPr="00C377D7" w:rsidRDefault="00A37D06" w:rsidP="00C377D7">
            <w:pPr>
              <w:spacing w:line="228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99" w:dyaOrig="940">
                <v:shape id="_x0000_i1863" type="#_x0000_t75" style="width:115pt;height:46.75pt" o:ole="">
                  <v:imagedata r:id="rId954" o:title=""/>
                </v:shape>
                <o:OLEObject Type="Embed" ProgID="Equation.3" ShapeID="_x0000_i1863" DrawAspect="Content" ObjectID="_1698740810" r:id="rId955"/>
              </w:object>
            </w:r>
          </w:p>
        </w:tc>
      </w:tr>
      <w:tr w:rsidR="00A37D06" w:rsidRPr="00C377D7">
        <w:trPr>
          <w:trHeight w:val="305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9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9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9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29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29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29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86" w:type="dxa"/>
            <w:gridSpan w:val="3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0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0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0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100,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0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0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0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140,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0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0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0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60,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0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1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1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110,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1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1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1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90.</w:t>
              </w:r>
            </w:ins>
          </w:p>
        </w:tc>
      </w:tr>
      <w:tr w:rsidR="00A37D06" w:rsidRPr="00C377D7">
        <w:trPr>
          <w:trHeight w:val="306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1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lastRenderedPageBreak/>
                <w:t>10.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1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1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280</w:t>
              </w:r>
            </w:ins>
          </w:p>
        </w:tc>
        <w:tc>
          <w:tcPr>
            <w:tcW w:w="4252" w:type="dxa"/>
            <w:gridSpan w:val="2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80" w:dyaOrig="940">
                <v:shape id="_x0000_i1864" type="#_x0000_t75" style="width:114.1pt;height:46.75pt" o:ole="">
                  <v:imagedata r:id="rId956" o:title=""/>
                </v:shape>
                <o:OLEObject Type="Embed" ProgID="Equation.3" ShapeID="_x0000_i1864" DrawAspect="Content" ObjectID="_1698740811" r:id="rId957"/>
              </w:object>
            </w:r>
          </w:p>
        </w:tc>
      </w:tr>
      <w:tr w:rsidR="00A37D06" w:rsidRPr="00C377D7">
        <w:trPr>
          <w:trHeight w:val="291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а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= 220</w:t>
            </w:r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31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1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2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300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86" w:type="dxa"/>
            <w:gridSpan w:val="3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32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2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2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190,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2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2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2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140,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2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2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2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3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3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3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120,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3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3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3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170.</w:t>
              </w:r>
            </w:ins>
          </w:p>
        </w:tc>
      </w:tr>
      <w:tr w:rsidR="00A37D06" w:rsidRPr="00C377D7">
        <w:trPr>
          <w:trHeight w:val="193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1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319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3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11.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3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3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2" w:type="dxa"/>
            <w:gridSpan w:val="2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079" w:dyaOrig="940">
                <v:shape id="_x0000_i1865" type="#_x0000_t75" style="width:103.8pt;height:46.75pt" o:ole="">
                  <v:imagedata r:id="rId958" o:title=""/>
                </v:shape>
                <o:OLEObject Type="Embed" ProgID="Equation.3" ShapeID="_x0000_i1865" DrawAspect="Content" ObjectID="_1698740812" r:id="rId959"/>
              </w:object>
            </w:r>
          </w:p>
        </w:tc>
      </w:tr>
      <w:tr w:rsidR="00A37D06" w:rsidRPr="00C377D7">
        <w:trPr>
          <w:trHeight w:val="305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3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4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4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4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4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4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86" w:type="dxa"/>
            <w:gridSpan w:val="3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4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4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4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4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4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5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5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5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5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105,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5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5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5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90,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5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5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5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105.</w:t>
              </w:r>
            </w:ins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1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292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6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12.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6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6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350</w:t>
              </w:r>
            </w:ins>
          </w:p>
        </w:tc>
        <w:tc>
          <w:tcPr>
            <w:tcW w:w="4252" w:type="dxa"/>
            <w:gridSpan w:val="2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80" w:dyaOrig="940">
                <v:shape id="_x0000_i1866" type="#_x0000_t75" style="width:114.1pt;height:46.75pt" o:ole="">
                  <v:imagedata r:id="rId960" o:title=""/>
                </v:shape>
                <o:OLEObject Type="Embed" ProgID="Equation.3" ShapeID="_x0000_i1866" DrawAspect="Content" ObjectID="_1698740813" r:id="rId961"/>
              </w:object>
            </w:r>
          </w:p>
        </w:tc>
      </w:tr>
      <w:tr w:rsidR="00A37D06" w:rsidRPr="00C377D7">
        <w:trPr>
          <w:trHeight w:val="305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6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6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6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400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6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6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6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86" w:type="dxa"/>
            <w:gridSpan w:val="3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6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7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7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175,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7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7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7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225,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7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7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7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230,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7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7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8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170,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8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8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8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200.</w:t>
              </w:r>
            </w:ins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1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305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8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13.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8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8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2" w:type="dxa"/>
            <w:gridSpan w:val="2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180" w:dyaOrig="940">
                <v:shape id="_x0000_i1867" type="#_x0000_t75" style="width:109.4pt;height:46.75pt" o:ole="">
                  <v:imagedata r:id="rId962" o:title=""/>
                </v:shape>
                <o:OLEObject Type="Embed" ProgID="Equation.3" ShapeID="_x0000_i1867" DrawAspect="Content" ObjectID="_1698740814" r:id="rId963"/>
              </w:object>
            </w:r>
          </w:p>
        </w:tc>
      </w:tr>
      <w:tr w:rsidR="00A37D06" w:rsidRPr="00C377D7">
        <w:trPr>
          <w:trHeight w:val="334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8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8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8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9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9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9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86" w:type="dxa"/>
            <w:gridSpan w:val="3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39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9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9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9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39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9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110,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39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40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40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85,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40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40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40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195,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40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40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40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90.</w:t>
              </w:r>
            </w:ins>
          </w:p>
        </w:tc>
      </w:tr>
      <w:tr w:rsidR="00A37D06" w:rsidRPr="00C377D7">
        <w:trPr>
          <w:trHeight w:val="321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0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14.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 xml:space="preserve"> </w:t>
            </w:r>
            <w:ins w:id="40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ins w:id="41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52" w:type="dxa"/>
            <w:gridSpan w:val="2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40" w:dyaOrig="940">
                <v:shape id="_x0000_i1868" type="#_x0000_t75" style="width:112.2pt;height:46.75pt" o:ole="">
                  <v:imagedata r:id="rId964" o:title=""/>
                </v:shape>
                <o:OLEObject Type="Embed" ProgID="Equation.3" ShapeID="_x0000_i1868" DrawAspect="Content" ObjectID="_1698740815" r:id="rId965"/>
              </w:object>
            </w:r>
          </w:p>
        </w:tc>
      </w:tr>
      <w:tr w:rsidR="00A37D06" w:rsidRPr="00C377D7">
        <w:trPr>
          <w:trHeight w:val="306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1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1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1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180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1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1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1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270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86" w:type="dxa"/>
            <w:gridSpan w:val="3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1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1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1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160,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2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2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2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2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2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2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100,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2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2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2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150,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2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3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3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170.</w:t>
              </w:r>
            </w:ins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1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291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3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3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3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350</w:t>
              </w:r>
            </w:ins>
          </w:p>
        </w:tc>
        <w:tc>
          <w:tcPr>
            <w:tcW w:w="4252" w:type="dxa"/>
            <w:gridSpan w:val="2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20" w:dyaOrig="940">
                <v:shape id="_x0000_i1869" type="#_x0000_t75" style="width:111.25pt;height:46.75pt" o:ole="">
                  <v:imagedata r:id="rId966" o:title=""/>
                </v:shape>
                <o:OLEObject Type="Embed" ProgID="Equation.3" ShapeID="_x0000_i1869" DrawAspect="Content" ObjectID="_1698740816" r:id="rId967"/>
              </w:object>
            </w:r>
          </w:p>
        </w:tc>
      </w:tr>
      <w:tr w:rsidR="00A37D06" w:rsidRPr="00C377D7">
        <w:trPr>
          <w:trHeight w:val="306"/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а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2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=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300</w:t>
            </w:r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34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3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3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3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350</w:t>
              </w:r>
            </w:ins>
          </w:p>
        </w:tc>
        <w:tc>
          <w:tcPr>
            <w:tcW w:w="4252" w:type="dxa"/>
            <w:gridSpan w:val="2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286" w:type="dxa"/>
            <w:gridSpan w:val="3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3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3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4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160,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4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4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4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160,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4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4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4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4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4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4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220,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5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5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5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280.</w:t>
              </w:r>
            </w:ins>
          </w:p>
        </w:tc>
      </w:tr>
    </w:tbl>
    <w:p w:rsidR="00A37D06" w:rsidRPr="00B27D32" w:rsidRDefault="00A37D06" w:rsidP="00A37D06">
      <w:pPr>
        <w:rPr>
          <w:lang w:val="en-US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051"/>
        <w:gridCol w:w="18"/>
        <w:gridCol w:w="2456"/>
        <w:gridCol w:w="22"/>
        <w:gridCol w:w="1727"/>
        <w:gridCol w:w="54"/>
      </w:tblGrid>
      <w:tr w:rsidR="00A37D06" w:rsidRPr="00C377D7">
        <w:trPr>
          <w:gridAfter w:val="1"/>
          <w:wAfter w:w="54" w:type="dxa"/>
          <w:trHeight w:val="320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5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16.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5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=250</w:t>
              </w:r>
            </w:ins>
          </w:p>
        </w:tc>
        <w:tc>
          <w:tcPr>
            <w:tcW w:w="4223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60" w:dyaOrig="940">
                <v:shape id="_x0000_i1870" type="#_x0000_t75" style="width:113.15pt;height:46.75pt" o:ole="">
                  <v:imagedata r:id="rId968" o:title=""/>
                </v:shape>
                <o:OLEObject Type="Embed" ProgID="Equation.3" ShapeID="_x0000_i1870" DrawAspect="Content" ObjectID="_1698740817" r:id="rId969"/>
              </w:object>
            </w:r>
          </w:p>
        </w:tc>
      </w:tr>
      <w:tr w:rsidR="00A37D06" w:rsidRPr="00C377D7">
        <w:trPr>
          <w:gridAfter w:val="1"/>
          <w:wAfter w:w="54" w:type="dxa"/>
          <w:trHeight w:val="291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5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5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5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350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5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5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6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300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6274" w:type="dxa"/>
            <w:gridSpan w:val="5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6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6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6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150,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6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6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6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170,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6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6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6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190,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7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7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7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210,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7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7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7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180.</w:t>
              </w:r>
            </w:ins>
          </w:p>
        </w:tc>
      </w:tr>
      <w:tr w:rsidR="00A37D06" w:rsidRPr="00C377D7">
        <w:trPr>
          <w:gridAfter w:val="1"/>
          <w:wAfter w:w="54" w:type="dxa"/>
          <w:trHeight w:val="305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7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lastRenderedPageBreak/>
                <w:t>17.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7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7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220</w:t>
              </w:r>
            </w:ins>
          </w:p>
        </w:tc>
        <w:tc>
          <w:tcPr>
            <w:tcW w:w="4223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00" w:dyaOrig="940">
                <v:shape id="_x0000_i1871" type="#_x0000_t75" style="width:110.35pt;height:46.75pt" o:ole="">
                  <v:imagedata r:id="rId970" o:title=""/>
                </v:shape>
                <o:OLEObject Type="Embed" ProgID="Equation.3" ShapeID="_x0000_i1871" DrawAspect="Content" ObjectID="_1698740818" r:id="rId971"/>
              </w:object>
            </w:r>
          </w:p>
        </w:tc>
      </w:tr>
      <w:tr w:rsidR="00A37D06" w:rsidRPr="00C377D7">
        <w:trPr>
          <w:gridAfter w:val="1"/>
          <w:wAfter w:w="54" w:type="dxa"/>
          <w:trHeight w:val="292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7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8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8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400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8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8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8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280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6274" w:type="dxa"/>
            <w:gridSpan w:val="5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48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8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8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160,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8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8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9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9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9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9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170,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9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9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9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9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49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49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190.</w:t>
              </w:r>
            </w:ins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96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27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trHeight w:val="278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0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18.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0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0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160</w:t>
              </w:r>
            </w:ins>
          </w:p>
        </w:tc>
        <w:tc>
          <w:tcPr>
            <w:tcW w:w="4223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60" w:dyaOrig="940">
                <v:shape id="_x0000_i1872" type="#_x0000_t75" style="width:113.15pt;height:46.75pt" o:ole="">
                  <v:imagedata r:id="rId972" o:title=""/>
                </v:shape>
                <o:OLEObject Type="Embed" ProgID="Equation.3" ShapeID="_x0000_i1872" DrawAspect="Content" ObjectID="_1698740819" r:id="rId973"/>
              </w:object>
            </w:r>
          </w:p>
        </w:tc>
      </w:tr>
      <w:tr w:rsidR="00A37D06" w:rsidRPr="00C377D7">
        <w:trPr>
          <w:gridAfter w:val="1"/>
          <w:wAfter w:w="54" w:type="dxa"/>
          <w:trHeight w:val="305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0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0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0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400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0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0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0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240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6274" w:type="dxa"/>
            <w:gridSpan w:val="5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0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1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1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170,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1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1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1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190,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1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1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1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140,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1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1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2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2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2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2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120.</w:t>
              </w:r>
            </w:ins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96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27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trHeight w:val="277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52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19.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2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2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300</w:t>
              </w:r>
            </w:ins>
          </w:p>
        </w:tc>
        <w:tc>
          <w:tcPr>
            <w:tcW w:w="4223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60" w:dyaOrig="940">
                <v:shape id="_x0000_i1873" type="#_x0000_t75" style="width:113.15pt;height:46.75pt" o:ole="">
                  <v:imagedata r:id="rId974" o:title=""/>
                </v:shape>
                <o:OLEObject Type="Embed" ProgID="Equation.3" ShapeID="_x0000_i1873" DrawAspect="Content" ObjectID="_1698740820" r:id="rId975"/>
              </w:object>
            </w:r>
          </w:p>
        </w:tc>
      </w:tr>
      <w:tr w:rsidR="00A37D06" w:rsidRPr="00C377D7">
        <w:trPr>
          <w:gridAfter w:val="1"/>
          <w:wAfter w:w="54" w:type="dxa"/>
          <w:trHeight w:val="306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52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2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2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330 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3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3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3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370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6274" w:type="dxa"/>
            <w:gridSpan w:val="5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3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3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3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190,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3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3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3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3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4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4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240,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4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4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4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200,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4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4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4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220.</w:t>
              </w:r>
            </w:ins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96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27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trHeight w:val="348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4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4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5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280</w:t>
              </w:r>
            </w:ins>
          </w:p>
        </w:tc>
        <w:tc>
          <w:tcPr>
            <w:tcW w:w="4223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60" w:dyaOrig="940">
                <v:shape id="_x0000_i1874" type="#_x0000_t75" style="width:113.15pt;height:46.75pt" o:ole="">
                  <v:imagedata r:id="rId976" o:title=""/>
                </v:shape>
                <o:OLEObject Type="Embed" ProgID="Equation.3" ShapeID="_x0000_i1874" DrawAspect="Content" ObjectID="_1698740821" r:id="rId977"/>
              </w:object>
            </w:r>
          </w:p>
        </w:tc>
      </w:tr>
      <w:tr w:rsidR="00A37D06" w:rsidRPr="00C377D7">
        <w:trPr>
          <w:gridAfter w:val="1"/>
          <w:wAfter w:w="54" w:type="dxa"/>
          <w:trHeight w:val="347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5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5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5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340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5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5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5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280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6274" w:type="dxa"/>
            <w:gridSpan w:val="5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5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5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5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170,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6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6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6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160,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6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6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6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190,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6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6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6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200,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6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7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7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180.</w:t>
              </w:r>
            </w:ins>
          </w:p>
        </w:tc>
      </w:tr>
      <w:tr w:rsidR="00A37D06" w:rsidRPr="00C377D7">
        <w:trPr>
          <w:gridAfter w:val="1"/>
          <w:wAfter w:w="54" w:type="dxa"/>
          <w:trHeight w:val="307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7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21.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7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7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23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140" w:dyaOrig="940">
                <v:shape id="_x0000_i1875" type="#_x0000_t75" style="width:106.6pt;height:46.75pt" o:ole="">
                  <v:imagedata r:id="rId978" o:title=""/>
                </v:shape>
                <o:OLEObject Type="Embed" ProgID="Equation.3" ShapeID="_x0000_i1875" DrawAspect="Content" ObjectID="_1698740822" r:id="rId979"/>
              </w:object>
            </w:r>
          </w:p>
        </w:tc>
      </w:tr>
      <w:tr w:rsidR="00A37D06" w:rsidRPr="00C377D7">
        <w:trPr>
          <w:gridAfter w:val="1"/>
          <w:wAfter w:w="54" w:type="dxa"/>
          <w:trHeight w:val="292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7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7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7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7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7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8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6274" w:type="dxa"/>
            <w:gridSpan w:val="5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8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8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8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100,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8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8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8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8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8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8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60,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9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9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9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80,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9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9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9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140.</w:t>
              </w:r>
            </w:ins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96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27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trHeight w:val="306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9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22.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59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59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23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80" w:dyaOrig="940">
                <v:shape id="_x0000_i1876" type="#_x0000_t75" style="width:114.1pt;height:46.75pt" o:ole="">
                  <v:imagedata r:id="rId980" o:title=""/>
                </v:shape>
                <o:OLEObject Type="Embed" ProgID="Equation.3" ShapeID="_x0000_i1876" DrawAspect="Content" ObjectID="_1698740823" r:id="rId981"/>
              </w:object>
            </w:r>
          </w:p>
        </w:tc>
      </w:tr>
      <w:tr w:rsidR="00A37D06" w:rsidRPr="00C377D7">
        <w:trPr>
          <w:gridAfter w:val="1"/>
          <w:wAfter w:w="54" w:type="dxa"/>
          <w:trHeight w:val="306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59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0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0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0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0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0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6274" w:type="dxa"/>
            <w:gridSpan w:val="5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0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0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0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100,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0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0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1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150,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1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1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1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80,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1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1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1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60,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1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1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1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160.</w:t>
              </w:r>
            </w:ins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96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727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trHeight w:val="263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2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23.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2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2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</w:t>
              </w:r>
            </w:ins>
          </w:p>
        </w:tc>
        <w:tc>
          <w:tcPr>
            <w:tcW w:w="4223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60" w:dyaOrig="940">
                <v:shape id="_x0000_i1877" type="#_x0000_t75" style="width:113.15pt;height:46.75pt" o:ole="">
                  <v:imagedata r:id="rId982" o:title=""/>
                </v:shape>
                <o:OLEObject Type="Embed" ProgID="Equation.3" ShapeID="_x0000_i1877" DrawAspect="Content" ObjectID="_1698740824" r:id="rId983"/>
              </w:object>
            </w:r>
          </w:p>
        </w:tc>
      </w:tr>
      <w:tr w:rsidR="00A37D06" w:rsidRPr="00C377D7">
        <w:trPr>
          <w:gridAfter w:val="1"/>
          <w:wAfter w:w="54" w:type="dxa"/>
          <w:trHeight w:val="320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2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2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2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2051" w:type="dxa"/>
          </w:tcPr>
          <w:p w:rsidR="00A37D06" w:rsidRPr="00C377D7" w:rsidRDefault="00A37D06" w:rsidP="00A37D06">
            <w:pPr>
              <w:ind w:firstLine="397"/>
              <w:rPr>
                <w:rFonts w:ascii="Times New Roman" w:hAnsi="Times New Roman" w:cs="Times New Roman"/>
                <w:sz w:val="22"/>
                <w:szCs w:val="22"/>
              </w:rPr>
            </w:pPr>
            <w:ins w:id="62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2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2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150  </w:t>
              </w:r>
            </w:ins>
          </w:p>
        </w:tc>
        <w:tc>
          <w:tcPr>
            <w:tcW w:w="4223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gridAfter w:val="1"/>
          <w:wAfter w:w="54" w:type="dxa"/>
          <w:jc w:val="center"/>
        </w:trPr>
        <w:tc>
          <w:tcPr>
            <w:tcW w:w="6274" w:type="dxa"/>
            <w:gridSpan w:val="5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2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3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3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40,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3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3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3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130,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3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3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3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90,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3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3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4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100,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4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4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4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140.</w:t>
              </w:r>
            </w:ins>
          </w:p>
        </w:tc>
      </w:tr>
      <w:tr w:rsidR="00A37D06" w:rsidRPr="00C377D7">
        <w:trPr>
          <w:trHeight w:val="292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4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lastRenderedPageBreak/>
                <w:t>24.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4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4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</w:t>
              </w:r>
            </w:ins>
          </w:p>
        </w:tc>
        <w:tc>
          <w:tcPr>
            <w:tcW w:w="4259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40" w:dyaOrig="940">
                <v:shape id="_x0000_i1878" type="#_x0000_t75" style="width:112.2pt;height:46.75pt" o:ole="">
                  <v:imagedata r:id="rId984" o:title=""/>
                </v:shape>
                <o:OLEObject Type="Embed" ProgID="Equation.3" ShapeID="_x0000_i1878" DrawAspect="Content" ObjectID="_1698740825" r:id="rId985"/>
              </w:object>
            </w:r>
          </w:p>
        </w:tc>
      </w:tr>
      <w:tr w:rsidR="00A37D06" w:rsidRPr="00C377D7">
        <w:trPr>
          <w:trHeight w:val="305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4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4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4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5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5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5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328" w:type="dxa"/>
            <w:gridSpan w:val="6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5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5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5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60,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5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5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5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140,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5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6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6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130,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6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6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6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80,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6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6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6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90.</w:t>
              </w:r>
            </w:ins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5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803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291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6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6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7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9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160" w:dyaOrig="940">
                <v:shape id="_x0000_i1879" type="#_x0000_t75" style="width:108.45pt;height:46.75pt" o:ole="">
                  <v:imagedata r:id="rId986" o:title=""/>
                </v:shape>
                <o:OLEObject Type="Embed" ProgID="Equation.3" ShapeID="_x0000_i1879" DrawAspect="Content" ObjectID="_1698740826" r:id="rId987"/>
              </w:object>
            </w:r>
          </w:p>
        </w:tc>
      </w:tr>
      <w:tr w:rsidR="00A37D06" w:rsidRPr="00C377D7">
        <w:trPr>
          <w:trHeight w:val="320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7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7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7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7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7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7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328" w:type="dxa"/>
            <w:gridSpan w:val="6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7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7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7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8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8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8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8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8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8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60,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8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8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8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130,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8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9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9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110.</w:t>
              </w:r>
            </w:ins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5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803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292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9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26.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9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9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9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140" w:dyaOrig="940">
                <v:shape id="_x0000_i1880" type="#_x0000_t75" style="width:106.6pt;height:46.75pt" o:ole="">
                  <v:imagedata r:id="rId988" o:title=""/>
                </v:shape>
                <o:OLEObject Type="Embed" ProgID="Equation.3" ShapeID="_x0000_i1880" DrawAspect="Content" ObjectID="_1698740827" r:id="rId989"/>
              </w:object>
            </w:r>
          </w:p>
        </w:tc>
      </w:tr>
      <w:tr w:rsidR="00A37D06" w:rsidRPr="00C377D7">
        <w:trPr>
          <w:trHeight w:val="319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9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9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69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69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69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0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328" w:type="dxa"/>
            <w:gridSpan w:val="6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0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0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0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100,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0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0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0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140,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0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0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0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40,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1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1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1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130,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1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1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1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90.</w:t>
              </w:r>
            </w:ins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5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803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291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71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27.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1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1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59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40" w:dyaOrig="940">
                <v:shape id="_x0000_i1881" type="#_x0000_t75" style="width:112.2pt;height:46.75pt" o:ole="">
                  <v:imagedata r:id="rId990" o:title=""/>
                </v:shape>
                <o:OLEObject Type="Embed" ProgID="Equation.3" ShapeID="_x0000_i1881" DrawAspect="Content" ObjectID="_1698740828" r:id="rId991"/>
              </w:object>
            </w:r>
          </w:p>
        </w:tc>
      </w:tr>
      <w:tr w:rsidR="00A37D06" w:rsidRPr="00C377D7">
        <w:trPr>
          <w:trHeight w:val="306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1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2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2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а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3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=</w:t>
            </w:r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C377D7">
              <w:rPr>
                <w:rFonts w:ascii="Times New Roman" w:hAnsi="Times New Roman" w:cs="Times New Roman"/>
                <w:sz w:val="22"/>
                <w:szCs w:val="22"/>
              </w:rPr>
              <w:t>100</w:t>
            </w:r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328" w:type="dxa"/>
            <w:gridSpan w:val="6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2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2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2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70,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2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2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2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110,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2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2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3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90,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3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3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3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130,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3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3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3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100.</w:t>
              </w:r>
            </w:ins>
          </w:p>
        </w:tc>
      </w:tr>
      <w:tr w:rsidR="00A37D06" w:rsidRPr="00C377D7">
        <w:trPr>
          <w:trHeight w:val="279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3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28.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3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3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9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40" w:dyaOrig="940">
                <v:shape id="_x0000_i1882" type="#_x0000_t75" style="width:112.2pt;height:46.75pt" o:ole="">
                  <v:imagedata r:id="rId992" o:title=""/>
                </v:shape>
                <o:OLEObject Type="Embed" ProgID="Equation.3" ShapeID="_x0000_i1882" DrawAspect="Content" ObjectID="_1698740829" r:id="rId993"/>
              </w:object>
            </w:r>
          </w:p>
        </w:tc>
      </w:tr>
      <w:tr w:rsidR="00A37D06" w:rsidRPr="00C377D7">
        <w:trPr>
          <w:trHeight w:val="320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4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4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4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4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4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4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328" w:type="dxa"/>
            <w:gridSpan w:val="6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4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4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4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50,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4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5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5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90,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5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5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5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170,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5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5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5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60,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5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5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6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130.</w:t>
              </w:r>
            </w:ins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5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803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292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76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29.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6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=200</w:t>
              </w:r>
            </w:ins>
          </w:p>
        </w:tc>
        <w:tc>
          <w:tcPr>
            <w:tcW w:w="4259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140" w:dyaOrig="940">
                <v:shape id="_x0000_i1883" type="#_x0000_t75" style="width:106.6pt;height:46.75pt" o:ole="">
                  <v:imagedata r:id="rId994" o:title=""/>
                </v:shape>
                <o:OLEObject Type="Embed" ProgID="Equation.3" ShapeID="_x0000_i1883" DrawAspect="Content" ObjectID="_1698740830" r:id="rId995"/>
              </w:object>
            </w:r>
          </w:p>
        </w:tc>
      </w:tr>
      <w:tr w:rsidR="00A37D06" w:rsidRPr="00C377D7">
        <w:trPr>
          <w:trHeight w:val="291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76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6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6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76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6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6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328" w:type="dxa"/>
            <w:gridSpan w:val="6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6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7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7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60,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7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7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7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80,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7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7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7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180,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7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7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8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8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8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8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60.</w:t>
              </w:r>
            </w:ins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56" w:type="dxa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803" w:type="dxa"/>
            <w:gridSpan w:val="3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trHeight w:val="305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113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78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30. 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8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8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150</w:t>
              </w:r>
            </w:ins>
          </w:p>
        </w:tc>
        <w:tc>
          <w:tcPr>
            <w:tcW w:w="4259" w:type="dxa"/>
            <w:gridSpan w:val="4"/>
            <w:vMerge w:val="restart"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C377D7">
              <w:rPr>
                <w:rFonts w:ascii="Times New Roman" w:hAnsi="Times New Roman" w:cs="Times New Roman"/>
                <w:position w:val="-42"/>
                <w:sz w:val="22"/>
                <w:szCs w:val="22"/>
              </w:rPr>
              <w:object w:dxaOrig="2240" w:dyaOrig="940">
                <v:shape id="_x0000_i1884" type="#_x0000_t75" style="width:112.2pt;height:46.75pt" o:ole="">
                  <v:imagedata r:id="rId996" o:title=""/>
                </v:shape>
                <o:OLEObject Type="Embed" ProgID="Equation.3" ShapeID="_x0000_i1884" DrawAspect="Content" ObjectID="_1698740831" r:id="rId997"/>
              </w:object>
            </w:r>
          </w:p>
        </w:tc>
      </w:tr>
      <w:tr w:rsidR="00A37D06" w:rsidRPr="00C377D7">
        <w:trPr>
          <w:trHeight w:val="305"/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78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8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8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250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2069" w:type="dxa"/>
            <w:gridSpan w:val="2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ins w:id="79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а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9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9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200</w:t>
              </w:r>
            </w:ins>
          </w:p>
        </w:tc>
        <w:tc>
          <w:tcPr>
            <w:tcW w:w="4259" w:type="dxa"/>
            <w:gridSpan w:val="4"/>
            <w:vMerge/>
          </w:tcPr>
          <w:p w:rsidR="00A37D06" w:rsidRPr="00C377D7" w:rsidRDefault="00A37D06" w:rsidP="00A37D06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37D06" w:rsidRPr="00C377D7">
        <w:trPr>
          <w:jc w:val="center"/>
        </w:trPr>
        <w:tc>
          <w:tcPr>
            <w:tcW w:w="6328" w:type="dxa"/>
            <w:gridSpan w:val="6"/>
          </w:tcPr>
          <w:p w:rsidR="00A37D06" w:rsidRPr="00C377D7" w:rsidRDefault="00A37D06" w:rsidP="00A37D06">
            <w:pPr>
              <w:ind w:firstLine="397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ins w:id="79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1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9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9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120,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9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2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79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98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80, 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799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3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800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801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140,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802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4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803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804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160, 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805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 xml:space="preserve"> в</w:t>
              </w:r>
              <w:r w:rsidRPr="00C377D7">
                <w:rPr>
                  <w:rFonts w:ascii="Times New Roman" w:hAnsi="Times New Roman" w:cs="Times New Roman"/>
                  <w:sz w:val="22"/>
                  <w:szCs w:val="22"/>
                  <w:vertAlign w:val="subscript"/>
                </w:rPr>
                <w:t>5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vertAlign w:val="subscript"/>
                <w:lang w:val="en-US"/>
              </w:rPr>
              <w:t xml:space="preserve"> </w:t>
            </w:r>
            <w:ins w:id="806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=</w:t>
              </w:r>
            </w:ins>
            <w:r w:rsidRPr="00C377D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ins w:id="807" w:author="Test" w:date="2008-12-04T14:34:00Z">
              <w:r w:rsidRPr="00C377D7">
                <w:rPr>
                  <w:rFonts w:ascii="Times New Roman" w:hAnsi="Times New Roman" w:cs="Times New Roman"/>
                  <w:sz w:val="22"/>
                  <w:szCs w:val="22"/>
                </w:rPr>
                <w:t>100.</w:t>
              </w:r>
            </w:ins>
          </w:p>
        </w:tc>
      </w:tr>
    </w:tbl>
    <w:p w:rsidR="00A37D06" w:rsidRDefault="007521D0" w:rsidP="00C377D7">
      <w:pPr>
        <w:numPr>
          <w:ins w:id="808" w:author="Test" w:date="2008-12-04T14:34:00Z"/>
        </w:numPr>
        <w:ind w:firstLine="397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lastRenderedPageBreak/>
        <w:t>Задание</w:t>
      </w:r>
      <w:ins w:id="809" w:author="Test" w:date="2008-12-04T14:34:00Z">
        <w:r w:rsidR="00A37D06" w:rsidRPr="00215943">
          <w:rPr>
            <w:rFonts w:ascii="Times New Roman" w:hAnsi="Times New Roman" w:cs="Times New Roman"/>
            <w:i/>
            <w:sz w:val="22"/>
            <w:szCs w:val="22"/>
            <w:rPrChange w:id="810" w:author="Test" w:date="2008-12-04T14:38:00Z">
              <w:rPr>
                <w:rFonts w:ascii="Arial" w:hAnsi="Arial"/>
                <w:sz w:val="28"/>
              </w:rPr>
            </w:rPrChange>
          </w:rPr>
          <w:t xml:space="preserve"> 2.</w:t>
        </w:r>
      </w:ins>
      <w:r w:rsidR="00A37D06" w:rsidRPr="00C377D7">
        <w:rPr>
          <w:rFonts w:ascii="Times New Roman" w:hAnsi="Times New Roman" w:cs="Times New Roman"/>
          <w:i/>
          <w:sz w:val="22"/>
          <w:szCs w:val="22"/>
        </w:rPr>
        <w:t xml:space="preserve"> </w:t>
      </w:r>
      <w:ins w:id="811" w:author="Test" w:date="2008-12-04T14:34:00Z">
        <w:r w:rsidR="00A37D06" w:rsidRPr="00C377D7">
          <w:rPr>
            <w:rFonts w:ascii="Times New Roman" w:hAnsi="Times New Roman" w:cs="Times New Roman"/>
            <w:sz w:val="22"/>
            <w:szCs w:val="22"/>
            <w:rPrChange w:id="812" w:author="Test" w:date="2008-12-04T14:38:00Z">
              <w:rPr>
                <w:rFonts w:ascii="Arial" w:hAnsi="Arial"/>
                <w:sz w:val="28"/>
              </w:rPr>
            </w:rPrChange>
          </w:rPr>
          <w:t xml:space="preserve">В каждом из заданий приведена таблица, в клетках которой представлены элементы матрицы 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13" w:author="Test" w:date="2008-12-04T14:38:00Z">
              <w:rPr>
                <w:rFonts w:ascii="Arial" w:hAnsi="Arial"/>
                <w:sz w:val="28"/>
              </w:rPr>
            </w:rPrChange>
          </w:rPr>
          <w:t>С</w:t>
        </w:r>
      </w:ins>
      <w:r w:rsidR="00A37D06" w:rsidRPr="00C377D7">
        <w:rPr>
          <w:rFonts w:ascii="Times New Roman" w:hAnsi="Times New Roman" w:cs="Times New Roman"/>
          <w:b/>
          <w:sz w:val="22"/>
          <w:szCs w:val="22"/>
        </w:rPr>
        <w:t xml:space="preserve"> </w:t>
      </w:r>
      <w:ins w:id="814" w:author="Test" w:date="2008-12-04T14:34:00Z"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15" w:author="Test" w:date="2008-12-04T14:38:00Z">
              <w:rPr>
                <w:rFonts w:ascii="Arial" w:hAnsi="Arial"/>
                <w:sz w:val="28"/>
              </w:rPr>
            </w:rPrChange>
          </w:rPr>
          <w:t>=</w:t>
        </w:r>
      </w:ins>
      <w:r w:rsidR="00A37D06" w:rsidRPr="00C377D7">
        <w:rPr>
          <w:rFonts w:ascii="Times New Roman" w:hAnsi="Times New Roman" w:cs="Times New Roman"/>
          <w:b/>
          <w:sz w:val="22"/>
          <w:szCs w:val="22"/>
        </w:rPr>
        <w:t xml:space="preserve"> </w:t>
      </w:r>
      <w:ins w:id="816" w:author="Test" w:date="2008-12-04T14:34:00Z"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17" w:author="Test" w:date="2008-12-04T14:38:00Z">
              <w:rPr>
                <w:rFonts w:ascii="Arial" w:hAnsi="Arial"/>
                <w:sz w:val="28"/>
              </w:rPr>
            </w:rPrChange>
          </w:rPr>
          <w:t>{C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818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ij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19" w:author="Test" w:date="2008-12-04T14:38:00Z">
              <w:rPr>
                <w:rFonts w:ascii="Arial" w:hAnsi="Arial"/>
                <w:sz w:val="28"/>
              </w:rPr>
            </w:rPrChange>
          </w:rPr>
          <w:t>},</w:t>
        </w:r>
        <w:r w:rsidR="00A37D06" w:rsidRPr="00C377D7">
          <w:rPr>
            <w:rFonts w:ascii="Times New Roman" w:hAnsi="Times New Roman" w:cs="Times New Roman"/>
            <w:sz w:val="22"/>
            <w:szCs w:val="22"/>
            <w:rPrChange w:id="820" w:author="Test" w:date="2008-12-04T14:38:00Z">
              <w:rPr>
                <w:rFonts w:ascii="Arial" w:hAnsi="Arial"/>
                <w:sz w:val="28"/>
              </w:rPr>
            </w:rPrChange>
          </w:rPr>
          <w:t xml:space="preserve"> справа от та</w:t>
        </w:r>
        <w:r w:rsidR="00A37D06" w:rsidRPr="00C377D7">
          <w:rPr>
            <w:rFonts w:ascii="Times New Roman" w:hAnsi="Times New Roman" w:cs="Times New Roman"/>
            <w:sz w:val="22"/>
            <w:szCs w:val="22"/>
            <w:rPrChange w:id="821" w:author="Test" w:date="2008-12-04T14:38:00Z">
              <w:rPr>
                <w:rFonts w:ascii="Arial" w:hAnsi="Arial"/>
                <w:sz w:val="28"/>
              </w:rPr>
            </w:rPrChange>
          </w:rPr>
          <w:t>б</w:t>
        </w:r>
        <w:r w:rsidR="00A37D06" w:rsidRPr="00C377D7">
          <w:rPr>
            <w:rFonts w:ascii="Times New Roman" w:hAnsi="Times New Roman" w:cs="Times New Roman"/>
            <w:sz w:val="22"/>
            <w:szCs w:val="22"/>
            <w:rPrChange w:id="822" w:author="Test" w:date="2008-12-04T14:38:00Z">
              <w:rPr>
                <w:rFonts w:ascii="Arial" w:hAnsi="Arial"/>
                <w:sz w:val="28"/>
              </w:rPr>
            </w:rPrChange>
          </w:rPr>
          <w:t xml:space="preserve">лицы </w:t>
        </w:r>
      </w:ins>
      <w:r w:rsidR="00A37D06" w:rsidRPr="00C377D7">
        <w:rPr>
          <w:rFonts w:ascii="Times New Roman" w:hAnsi="Times New Roman" w:cs="Times New Roman"/>
          <w:sz w:val="22"/>
          <w:szCs w:val="22"/>
        </w:rPr>
        <w:t>–</w:t>
      </w:r>
      <w:ins w:id="823" w:author="Test" w:date="2008-12-04T14:34:00Z">
        <w:r w:rsidR="00A37D06" w:rsidRPr="00C377D7">
          <w:rPr>
            <w:rFonts w:ascii="Times New Roman" w:hAnsi="Times New Roman" w:cs="Times New Roman"/>
            <w:sz w:val="22"/>
            <w:szCs w:val="22"/>
            <w:rPrChange w:id="824" w:author="Test" w:date="2008-12-04T14:38:00Z">
              <w:rPr>
                <w:rFonts w:ascii="Arial" w:hAnsi="Arial"/>
                <w:sz w:val="28"/>
              </w:rPr>
            </w:rPrChange>
          </w:rPr>
          <w:t xml:space="preserve"> значения величин 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25" w:author="Test" w:date="2008-12-04T14:38:00Z">
              <w:rPr>
                <w:rFonts w:ascii="Arial" w:hAnsi="Arial"/>
                <w:sz w:val="28"/>
              </w:rPr>
            </w:rPrChange>
          </w:rPr>
          <w:t>а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826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i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27" w:author="Test" w:date="2008-12-04T14:38:00Z">
              <w:rPr>
                <w:rFonts w:ascii="Arial" w:hAnsi="Arial"/>
                <w:sz w:val="28"/>
              </w:rPr>
            </w:rPrChange>
          </w:rPr>
          <w:t xml:space="preserve"> (i</w:t>
        </w:r>
      </w:ins>
      <w:r w:rsidR="00A37D06" w:rsidRPr="00C377D7">
        <w:rPr>
          <w:rFonts w:ascii="Times New Roman" w:hAnsi="Times New Roman" w:cs="Times New Roman"/>
          <w:b/>
          <w:sz w:val="22"/>
          <w:szCs w:val="22"/>
        </w:rPr>
        <w:t xml:space="preserve"> </w:t>
      </w:r>
      <w:ins w:id="828" w:author="Test" w:date="2008-12-04T14:34:00Z"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29" w:author="Test" w:date="2008-12-04T14:38:00Z">
              <w:rPr>
                <w:rFonts w:ascii="Arial" w:hAnsi="Arial"/>
                <w:sz w:val="28"/>
              </w:rPr>
            </w:rPrChange>
          </w:rPr>
          <w:t>=</w:t>
        </w:r>
      </w:ins>
      <w:r w:rsidR="00A37D06" w:rsidRPr="00C377D7">
        <w:rPr>
          <w:rFonts w:ascii="Times New Roman" w:hAnsi="Times New Roman" w:cs="Times New Roman"/>
          <w:b/>
          <w:sz w:val="22"/>
          <w:szCs w:val="22"/>
        </w:rPr>
        <w:t xml:space="preserve"> </w:t>
      </w:r>
      <w:ins w:id="830" w:author="Test" w:date="2008-12-04T14:34:00Z"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31" w:author="Test" w:date="2008-12-04T14:38:00Z">
              <w:rPr>
                <w:rFonts w:ascii="Arial" w:hAnsi="Arial"/>
                <w:sz w:val="28"/>
              </w:rPr>
            </w:rPrChange>
          </w:rPr>
          <w:t>1,4),</w:t>
        </w:r>
        <w:r w:rsidR="00A37D06" w:rsidRPr="00C377D7">
          <w:rPr>
            <w:rFonts w:ascii="Times New Roman" w:hAnsi="Times New Roman" w:cs="Times New Roman"/>
            <w:sz w:val="22"/>
            <w:szCs w:val="22"/>
            <w:rPrChange w:id="832" w:author="Test" w:date="2008-12-04T14:38:00Z">
              <w:rPr>
                <w:rFonts w:ascii="Arial" w:hAnsi="Arial"/>
                <w:sz w:val="28"/>
              </w:rPr>
            </w:rPrChange>
          </w:rPr>
          <w:t xml:space="preserve"> внизу </w:t>
        </w:r>
      </w:ins>
      <w:r w:rsidR="00A37D06" w:rsidRPr="00C377D7">
        <w:rPr>
          <w:rFonts w:ascii="Times New Roman" w:hAnsi="Times New Roman" w:cs="Times New Roman"/>
          <w:sz w:val="22"/>
          <w:szCs w:val="22"/>
        </w:rPr>
        <w:t>–</w:t>
      </w:r>
      <w:ins w:id="833" w:author="Test" w:date="2008-12-04T14:34:00Z">
        <w:r w:rsidR="00A37D06" w:rsidRPr="00C377D7">
          <w:rPr>
            <w:rFonts w:ascii="Times New Roman" w:hAnsi="Times New Roman" w:cs="Times New Roman"/>
            <w:sz w:val="22"/>
            <w:szCs w:val="22"/>
            <w:rPrChange w:id="834" w:author="Test" w:date="2008-12-04T14:38:00Z">
              <w:rPr>
                <w:rFonts w:ascii="Arial" w:hAnsi="Arial"/>
                <w:sz w:val="28"/>
              </w:rPr>
            </w:rPrChange>
          </w:rPr>
          <w:t xml:space="preserve"> значения величин 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35" w:author="Test" w:date="2008-12-04T14:38:00Z">
              <w:rPr>
                <w:rFonts w:ascii="Arial" w:hAnsi="Arial"/>
                <w:sz w:val="28"/>
              </w:rPr>
            </w:rPrChange>
          </w:rPr>
          <w:t>b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vertAlign w:val="subscript"/>
            <w:rPrChange w:id="836" w:author="Test" w:date="2008-12-04T14:38:00Z">
              <w:rPr>
                <w:rFonts w:ascii="Arial" w:hAnsi="Arial"/>
                <w:sz w:val="28"/>
                <w:vertAlign w:val="subscript"/>
              </w:rPr>
            </w:rPrChange>
          </w:rPr>
          <w:t>j</w:t>
        </w:r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37" w:author="Test" w:date="2008-12-04T14:38:00Z">
              <w:rPr>
                <w:rFonts w:ascii="Arial" w:hAnsi="Arial"/>
                <w:sz w:val="28"/>
              </w:rPr>
            </w:rPrChange>
          </w:rPr>
          <w:t xml:space="preserve"> </w:t>
        </w:r>
      </w:ins>
      <w:r w:rsidR="00A0472E">
        <w:rPr>
          <w:rFonts w:ascii="Times New Roman" w:hAnsi="Times New Roman" w:cs="Times New Roman"/>
          <w:b/>
          <w:sz w:val="22"/>
          <w:szCs w:val="22"/>
        </w:rPr>
        <w:t xml:space="preserve">  </w:t>
      </w:r>
      <w:ins w:id="838" w:author="Test" w:date="2008-12-04T14:34:00Z"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39" w:author="Test" w:date="2008-12-04T14:38:00Z">
              <w:rPr>
                <w:rFonts w:ascii="Arial" w:hAnsi="Arial"/>
                <w:sz w:val="28"/>
              </w:rPr>
            </w:rPrChange>
          </w:rPr>
          <w:t>(j</w:t>
        </w:r>
      </w:ins>
      <w:r w:rsidR="00A37D06" w:rsidRPr="00C377D7">
        <w:rPr>
          <w:rFonts w:ascii="Times New Roman" w:hAnsi="Times New Roman" w:cs="Times New Roman"/>
          <w:b/>
          <w:sz w:val="22"/>
          <w:szCs w:val="22"/>
        </w:rPr>
        <w:t xml:space="preserve"> </w:t>
      </w:r>
      <w:ins w:id="840" w:author="Test" w:date="2008-12-04T14:34:00Z"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41" w:author="Test" w:date="2008-12-04T14:38:00Z">
              <w:rPr>
                <w:rFonts w:ascii="Arial" w:hAnsi="Arial"/>
                <w:sz w:val="28"/>
              </w:rPr>
            </w:rPrChange>
          </w:rPr>
          <w:t>=</w:t>
        </w:r>
      </w:ins>
      <w:r w:rsidR="00A37D06" w:rsidRPr="00C377D7">
        <w:rPr>
          <w:rFonts w:ascii="Times New Roman" w:hAnsi="Times New Roman" w:cs="Times New Roman"/>
          <w:b/>
          <w:sz w:val="22"/>
          <w:szCs w:val="22"/>
        </w:rPr>
        <w:t xml:space="preserve"> </w:t>
      </w:r>
      <w:ins w:id="842" w:author="Test" w:date="2008-12-04T14:34:00Z">
        <w:r w:rsidR="00A37D06" w:rsidRPr="00C377D7">
          <w:rPr>
            <w:rFonts w:ascii="Times New Roman" w:hAnsi="Times New Roman" w:cs="Times New Roman"/>
            <w:b/>
            <w:sz w:val="22"/>
            <w:szCs w:val="22"/>
            <w:rPrChange w:id="843" w:author="Test" w:date="2008-12-04T14:38:00Z">
              <w:rPr>
                <w:rFonts w:ascii="Arial" w:hAnsi="Arial"/>
                <w:sz w:val="28"/>
              </w:rPr>
            </w:rPrChange>
          </w:rPr>
          <w:t>1,5)</w:t>
        </w:r>
        <w:r w:rsidR="00A37D06" w:rsidRPr="00C377D7">
          <w:rPr>
            <w:rFonts w:ascii="Times New Roman" w:hAnsi="Times New Roman" w:cs="Times New Roman"/>
            <w:sz w:val="22"/>
            <w:szCs w:val="22"/>
            <w:rPrChange w:id="844" w:author="Test" w:date="2008-12-04T14:38:00Z">
              <w:rPr>
                <w:rFonts w:ascii="Arial" w:hAnsi="Arial"/>
                <w:sz w:val="28"/>
              </w:rPr>
            </w:rPrChange>
          </w:rPr>
          <w:t xml:space="preserve"> транспортной задачи.</w:t>
        </w:r>
      </w:ins>
      <w:r w:rsidR="00C377D7">
        <w:rPr>
          <w:rFonts w:ascii="Times New Roman" w:hAnsi="Times New Roman" w:cs="Times New Roman"/>
          <w:sz w:val="22"/>
          <w:szCs w:val="22"/>
        </w:rPr>
        <w:t xml:space="preserve"> </w:t>
      </w:r>
      <w:ins w:id="845" w:author="Test" w:date="2008-12-04T14:34:00Z">
        <w:r w:rsidR="00A37D06" w:rsidRPr="00C377D7">
          <w:rPr>
            <w:rFonts w:ascii="Times New Roman" w:hAnsi="Times New Roman"/>
            <w:sz w:val="22"/>
            <w:szCs w:val="22"/>
            <w:rPrChange w:id="846" w:author="Test" w:date="2008-12-04T14:38:00Z">
              <w:rPr>
                <w:rFonts w:ascii="Arial" w:hAnsi="Arial"/>
                <w:sz w:val="28"/>
              </w:rPr>
            </w:rPrChange>
          </w:rPr>
          <w:t>Решить соответствующую тран</w:t>
        </w:r>
        <w:r w:rsidR="00A37D06" w:rsidRPr="00C377D7">
          <w:rPr>
            <w:rFonts w:ascii="Times New Roman" w:hAnsi="Times New Roman"/>
            <w:sz w:val="22"/>
            <w:szCs w:val="22"/>
            <w:rPrChange w:id="847" w:author="Test" w:date="2008-12-04T14:38:00Z">
              <w:rPr>
                <w:rFonts w:ascii="Arial" w:hAnsi="Arial"/>
                <w:sz w:val="28"/>
              </w:rPr>
            </w:rPrChange>
          </w:rPr>
          <w:t>с</w:t>
        </w:r>
        <w:r w:rsidR="00A37D06" w:rsidRPr="00C377D7">
          <w:rPr>
            <w:rFonts w:ascii="Times New Roman" w:hAnsi="Times New Roman"/>
            <w:sz w:val="22"/>
            <w:szCs w:val="22"/>
            <w:rPrChange w:id="848" w:author="Test" w:date="2008-12-04T14:38:00Z">
              <w:rPr>
                <w:rFonts w:ascii="Arial" w:hAnsi="Arial"/>
                <w:sz w:val="28"/>
              </w:rPr>
            </w:rPrChange>
          </w:rPr>
          <w:t>портную задачу.</w:t>
        </w:r>
      </w:ins>
    </w:p>
    <w:p w:rsidR="00C377D7" w:rsidRPr="00C377D7" w:rsidRDefault="00C377D7" w:rsidP="00C377D7">
      <w:pPr>
        <w:ind w:firstLine="397"/>
        <w:jc w:val="both"/>
        <w:rPr>
          <w:rFonts w:ascii="Times New Roman" w:hAnsi="Times New Roman" w:cs="Times New Roman"/>
          <w:sz w:val="10"/>
          <w:szCs w:val="10"/>
        </w:rPr>
      </w:pPr>
    </w:p>
    <w:tbl>
      <w:tblPr>
        <w:tblW w:w="487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5"/>
        <w:gridCol w:w="435"/>
        <w:gridCol w:w="433"/>
        <w:gridCol w:w="433"/>
        <w:gridCol w:w="434"/>
        <w:gridCol w:w="434"/>
        <w:gridCol w:w="434"/>
        <w:gridCol w:w="276"/>
        <w:gridCol w:w="434"/>
        <w:gridCol w:w="434"/>
        <w:gridCol w:w="432"/>
        <w:gridCol w:w="432"/>
        <w:gridCol w:w="432"/>
        <w:gridCol w:w="432"/>
        <w:gridCol w:w="422"/>
      </w:tblGrid>
      <w:tr w:rsidR="00A37D06" w:rsidRPr="00384A74">
        <w:trPr>
          <w:jc w:val="center"/>
          <w:ins w:id="849" w:author="Test" w:date="2008-12-04T14:34:00Z"/>
        </w:trPr>
        <w:tc>
          <w:tcPr>
            <w:tcW w:w="343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C377D7" w:rsidRDefault="00A37D06" w:rsidP="00A37D06">
            <w:pPr>
              <w:numPr>
                <w:ins w:id="850" w:author="Test" w:date="2008-12-04T14:34:00Z"/>
              </w:numPr>
              <w:jc w:val="both"/>
              <w:rPr>
                <w:ins w:id="851" w:author="Test" w:date="2008-12-04T14:34:00Z"/>
                <w:rFonts w:ascii="Times New Roman" w:hAnsi="Times New Roman"/>
                <w:sz w:val="22"/>
                <w:szCs w:val="22"/>
                <w:rPrChange w:id="852" w:author="Test" w:date="2008-12-04T14:38:00Z">
                  <w:rPr>
                    <w:ins w:id="85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854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85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1.</w:t>
              </w:r>
            </w:ins>
          </w:p>
        </w:tc>
        <w:tc>
          <w:tcPr>
            <w:tcW w:w="343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856" w:author="Test" w:date="2008-12-04T14:34:00Z"/>
              </w:numPr>
              <w:jc w:val="center"/>
              <w:rPr>
                <w:ins w:id="857" w:author="Test" w:date="2008-12-04T14:34:00Z"/>
                <w:rFonts w:ascii="Times New Roman" w:hAnsi="Times New Roman"/>
                <w:rPrChange w:id="858" w:author="Test" w:date="2008-12-04T14:38:00Z">
                  <w:rPr>
                    <w:ins w:id="8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860" w:author="Test" w:date="2008-12-04T14:34:00Z">
              <w:r w:rsidRPr="00384A74">
                <w:rPr>
                  <w:rFonts w:ascii="Times New Roman" w:hAnsi="Times New Roman"/>
                  <w:rPrChange w:id="8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14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862" w:author="Test" w:date="2008-12-04T14:34:00Z"/>
              </w:numPr>
              <w:jc w:val="center"/>
              <w:rPr>
                <w:ins w:id="863" w:author="Test" w:date="2008-12-04T14:34:00Z"/>
                <w:rFonts w:ascii="Times New Roman" w:hAnsi="Times New Roman"/>
                <w:rPrChange w:id="864" w:author="Test" w:date="2008-12-04T14:38:00Z">
                  <w:rPr>
                    <w:ins w:id="86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866" w:author="Test" w:date="2008-12-04T14:34:00Z">
              <w:r w:rsidRPr="00384A74">
                <w:rPr>
                  <w:rFonts w:ascii="Times New Roman" w:hAnsi="Times New Roman"/>
                  <w:rPrChange w:id="8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5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868" w:author="Test" w:date="2008-12-04T14:34:00Z"/>
              </w:numPr>
              <w:jc w:val="center"/>
              <w:rPr>
                <w:ins w:id="869" w:author="Test" w:date="2008-12-04T14:34:00Z"/>
                <w:rFonts w:ascii="Times New Roman" w:hAnsi="Times New Roman"/>
                <w:rPrChange w:id="870" w:author="Test" w:date="2008-12-04T14:38:00Z">
                  <w:rPr>
                    <w:ins w:id="8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872" w:author="Test" w:date="2008-12-04T14:34:00Z">
              <w:r w:rsidRPr="00384A74">
                <w:rPr>
                  <w:rFonts w:ascii="Times New Roman" w:hAnsi="Times New Roman"/>
                  <w:rPrChange w:id="8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27</w:t>
              </w:r>
            </w:ins>
          </w:p>
        </w:tc>
        <w:tc>
          <w:tcPr>
            <w:tcW w:w="343" w:type="pct"/>
          </w:tcPr>
          <w:p w:rsidR="00A37D06" w:rsidRPr="00384A74" w:rsidRDefault="00A37D06" w:rsidP="00A37D06">
            <w:pPr>
              <w:numPr>
                <w:ins w:id="874" w:author="Test" w:date="2008-12-04T14:34:00Z"/>
              </w:numPr>
              <w:jc w:val="center"/>
              <w:rPr>
                <w:ins w:id="875" w:author="Test" w:date="2008-12-04T14:34:00Z"/>
                <w:rFonts w:ascii="Times New Roman" w:hAnsi="Times New Roman"/>
                <w:rPrChange w:id="876" w:author="Test" w:date="2008-12-04T14:38:00Z">
                  <w:rPr>
                    <w:ins w:id="8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878" w:author="Test" w:date="2008-12-04T14:34:00Z">
              <w:r w:rsidRPr="00384A74">
                <w:rPr>
                  <w:rFonts w:ascii="Times New Roman" w:hAnsi="Times New Roman"/>
                  <w:rPrChange w:id="8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29</w:t>
              </w:r>
            </w:ins>
          </w:p>
        </w:tc>
        <w:tc>
          <w:tcPr>
            <w:tcW w:w="343" w:type="pct"/>
          </w:tcPr>
          <w:p w:rsidR="00A37D06" w:rsidRPr="00384A74" w:rsidRDefault="00A37D06" w:rsidP="00A37D06">
            <w:pPr>
              <w:numPr>
                <w:ins w:id="880" w:author="Test" w:date="2008-12-04T14:34:00Z"/>
              </w:numPr>
              <w:jc w:val="center"/>
              <w:rPr>
                <w:ins w:id="881" w:author="Test" w:date="2008-12-04T14:34:00Z"/>
                <w:rFonts w:ascii="Times New Roman" w:hAnsi="Times New Roman"/>
                <w:rPrChange w:id="882" w:author="Test" w:date="2008-12-04T14:38:00Z">
                  <w:rPr>
                    <w:ins w:id="8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884" w:author="Test" w:date="2008-12-04T14:34:00Z">
              <w:r w:rsidRPr="00384A74">
                <w:rPr>
                  <w:rFonts w:ascii="Times New Roman" w:hAnsi="Times New Roman"/>
                  <w:rPrChange w:id="8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23</w:t>
              </w:r>
            </w:ins>
          </w:p>
        </w:tc>
        <w:tc>
          <w:tcPr>
            <w:tcW w:w="343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886" w:author="Test" w:date="2008-12-04T14:34:00Z"/>
              </w:numPr>
              <w:jc w:val="center"/>
              <w:rPr>
                <w:ins w:id="887" w:author="Test" w:date="2008-12-04T14:34:00Z"/>
                <w:rFonts w:ascii="Times New Roman" w:hAnsi="Times New Roman"/>
                <w:rPrChange w:id="888" w:author="Test" w:date="2008-12-04T14:38:00Z">
                  <w:rPr>
                    <w:ins w:id="8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890" w:author="Test" w:date="2008-12-04T14:34:00Z">
              <w:r w:rsidRPr="00384A74">
                <w:rPr>
                  <w:rFonts w:ascii="Times New Roman" w:hAnsi="Times New Roman"/>
                  <w:rPrChange w:id="8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18</w:t>
              </w:r>
            </w:ins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892" w:author="Test" w:date="2008-12-04T14:34:00Z"/>
              </w:numPr>
              <w:jc w:val="both"/>
              <w:rPr>
                <w:ins w:id="893" w:author="Test" w:date="2008-12-04T14:34:00Z"/>
                <w:rFonts w:ascii="Times New Roman" w:hAnsi="Times New Roman"/>
                <w:rPrChange w:id="894" w:author="Test" w:date="2008-12-04T14:38:00Z">
                  <w:rPr>
                    <w:ins w:id="89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896" w:author="Test" w:date="2008-12-04T14:34:00Z"/>
              </w:numPr>
              <w:jc w:val="both"/>
              <w:rPr>
                <w:ins w:id="897" w:author="Test" w:date="2008-12-04T14:34:00Z"/>
                <w:rFonts w:ascii="Times New Roman" w:hAnsi="Times New Roman"/>
                <w:b/>
                <w:rPrChange w:id="898" w:author="Test" w:date="2008-12-04T14:38:00Z">
                  <w:rPr>
                    <w:ins w:id="8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00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9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2.</w:t>
              </w:r>
            </w:ins>
          </w:p>
        </w:tc>
        <w:tc>
          <w:tcPr>
            <w:tcW w:w="343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902" w:author="Test" w:date="2008-12-04T14:34:00Z"/>
              </w:numPr>
              <w:jc w:val="both"/>
              <w:rPr>
                <w:ins w:id="903" w:author="Test" w:date="2008-12-04T14:34:00Z"/>
                <w:rFonts w:ascii="Times New Roman" w:hAnsi="Times New Roman"/>
                <w:rPrChange w:id="904" w:author="Test" w:date="2008-12-04T14:38:00Z">
                  <w:rPr>
                    <w:ins w:id="9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06" w:author="Test" w:date="2008-12-04T14:34:00Z">
              <w:r w:rsidRPr="00384A74">
                <w:rPr>
                  <w:rFonts w:ascii="Times New Roman" w:hAnsi="Times New Roman"/>
                  <w:rPrChange w:id="9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908" w:author="Test" w:date="2008-12-04T14:34:00Z"/>
              </w:numPr>
              <w:jc w:val="both"/>
              <w:rPr>
                <w:ins w:id="909" w:author="Test" w:date="2008-12-04T14:34:00Z"/>
                <w:rFonts w:ascii="Times New Roman" w:hAnsi="Times New Roman"/>
                <w:rPrChange w:id="910" w:author="Test" w:date="2008-12-04T14:38:00Z">
                  <w:rPr>
                    <w:ins w:id="9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12" w:author="Test" w:date="2008-12-04T14:34:00Z">
              <w:r w:rsidRPr="00384A74">
                <w:rPr>
                  <w:rFonts w:ascii="Times New Roman" w:hAnsi="Times New Roman"/>
                  <w:rPrChange w:id="9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914" w:author="Test" w:date="2008-12-04T14:34:00Z"/>
              </w:numPr>
              <w:jc w:val="both"/>
              <w:rPr>
                <w:ins w:id="915" w:author="Test" w:date="2008-12-04T14:34:00Z"/>
                <w:rFonts w:ascii="Times New Roman" w:hAnsi="Times New Roman"/>
                <w:rPrChange w:id="916" w:author="Test" w:date="2008-12-04T14:38:00Z">
                  <w:rPr>
                    <w:ins w:id="91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18" w:author="Test" w:date="2008-12-04T14:34:00Z">
              <w:r w:rsidRPr="00384A74">
                <w:rPr>
                  <w:rFonts w:ascii="Times New Roman" w:hAnsi="Times New Roman"/>
                  <w:rPrChange w:id="91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920" w:author="Test" w:date="2008-12-04T14:34:00Z"/>
              </w:numPr>
              <w:jc w:val="both"/>
              <w:rPr>
                <w:ins w:id="921" w:author="Test" w:date="2008-12-04T14:34:00Z"/>
                <w:rFonts w:ascii="Times New Roman" w:hAnsi="Times New Roman"/>
                <w:rPrChange w:id="922" w:author="Test" w:date="2008-12-04T14:38:00Z">
                  <w:rPr>
                    <w:ins w:id="92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24" w:author="Test" w:date="2008-12-04T14:34:00Z">
              <w:r w:rsidRPr="00384A74">
                <w:rPr>
                  <w:rFonts w:ascii="Times New Roman" w:hAnsi="Times New Roman"/>
                  <w:rPrChange w:id="92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926" w:author="Test" w:date="2008-12-04T14:34:00Z"/>
              </w:numPr>
              <w:jc w:val="both"/>
              <w:rPr>
                <w:ins w:id="927" w:author="Test" w:date="2008-12-04T14:34:00Z"/>
                <w:rFonts w:ascii="Times New Roman" w:hAnsi="Times New Roman"/>
                <w:rPrChange w:id="928" w:author="Test" w:date="2008-12-04T14:38:00Z">
                  <w:rPr>
                    <w:ins w:id="92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30" w:author="Test" w:date="2008-12-04T14:34:00Z">
              <w:r w:rsidRPr="00384A74">
                <w:rPr>
                  <w:rFonts w:ascii="Times New Roman" w:hAnsi="Times New Roman"/>
                  <w:rPrChange w:id="93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35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932" w:author="Test" w:date="2008-12-04T14:34:00Z"/>
              </w:numPr>
              <w:jc w:val="both"/>
              <w:rPr>
                <w:ins w:id="933" w:author="Test" w:date="2008-12-04T14:34:00Z"/>
                <w:rFonts w:ascii="Times New Roman" w:hAnsi="Times New Roman"/>
                <w:rPrChange w:id="934" w:author="Test" w:date="2008-12-04T14:38:00Z">
                  <w:rPr>
                    <w:ins w:id="93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36" w:author="Test" w:date="2008-12-04T14:34:00Z">
              <w:r w:rsidRPr="00384A74">
                <w:rPr>
                  <w:rFonts w:ascii="Times New Roman" w:hAnsi="Times New Roman"/>
                  <w:rPrChange w:id="93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</w:tr>
      <w:tr w:rsidR="00A37D06" w:rsidRPr="00384A74">
        <w:trPr>
          <w:jc w:val="center"/>
          <w:ins w:id="938" w:author="Test" w:date="2008-12-04T14:34:00Z"/>
        </w:trPr>
        <w:tc>
          <w:tcPr>
            <w:tcW w:w="343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939" w:author="Test" w:date="2008-12-04T14:34:00Z"/>
              </w:numPr>
              <w:jc w:val="both"/>
              <w:rPr>
                <w:ins w:id="940" w:author="Test" w:date="2008-12-04T14:34:00Z"/>
                <w:rFonts w:ascii="Times New Roman" w:hAnsi="Times New Roman"/>
                <w:rPrChange w:id="941" w:author="Test" w:date="2008-12-04T14:38:00Z">
                  <w:rPr>
                    <w:ins w:id="94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943" w:author="Test" w:date="2008-12-04T14:34:00Z"/>
              </w:numPr>
              <w:jc w:val="center"/>
              <w:rPr>
                <w:ins w:id="944" w:author="Test" w:date="2008-12-04T14:34:00Z"/>
                <w:rFonts w:ascii="Times New Roman" w:hAnsi="Times New Roman"/>
                <w:rPrChange w:id="945" w:author="Test" w:date="2008-12-04T14:38:00Z">
                  <w:rPr>
                    <w:ins w:id="9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47" w:author="Test" w:date="2008-12-04T14:34:00Z">
              <w:r w:rsidRPr="00384A74">
                <w:rPr>
                  <w:rFonts w:ascii="Times New Roman" w:hAnsi="Times New Roman"/>
                  <w:rPrChange w:id="9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17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949" w:author="Test" w:date="2008-12-04T14:34:00Z"/>
              </w:numPr>
              <w:jc w:val="center"/>
              <w:rPr>
                <w:ins w:id="950" w:author="Test" w:date="2008-12-04T14:34:00Z"/>
                <w:rFonts w:ascii="Times New Roman" w:hAnsi="Times New Roman"/>
                <w:rPrChange w:id="951" w:author="Test" w:date="2008-12-04T14:38:00Z">
                  <w:rPr>
                    <w:ins w:id="9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53" w:author="Test" w:date="2008-12-04T14:34:00Z">
              <w:r w:rsidRPr="00384A74">
                <w:rPr>
                  <w:rFonts w:ascii="Times New Roman" w:hAnsi="Times New Roman"/>
                  <w:rPrChange w:id="9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7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955" w:author="Test" w:date="2008-12-04T14:34:00Z"/>
              </w:numPr>
              <w:jc w:val="center"/>
              <w:rPr>
                <w:ins w:id="956" w:author="Test" w:date="2008-12-04T14:34:00Z"/>
                <w:rFonts w:ascii="Times New Roman" w:hAnsi="Times New Roman"/>
                <w:rPrChange w:id="957" w:author="Test" w:date="2008-12-04T14:38:00Z">
                  <w:rPr>
                    <w:ins w:id="9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59" w:author="Test" w:date="2008-12-04T14:34:00Z">
              <w:r w:rsidRPr="00384A74">
                <w:rPr>
                  <w:rFonts w:ascii="Times New Roman" w:hAnsi="Times New Roman"/>
                  <w:rPrChange w:id="9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16</w:t>
              </w:r>
            </w:ins>
          </w:p>
        </w:tc>
        <w:tc>
          <w:tcPr>
            <w:tcW w:w="343" w:type="pct"/>
          </w:tcPr>
          <w:p w:rsidR="00A37D06" w:rsidRPr="00384A74" w:rsidRDefault="00A37D06" w:rsidP="00A37D06">
            <w:pPr>
              <w:numPr>
                <w:ins w:id="961" w:author="Test" w:date="2008-12-04T14:34:00Z"/>
              </w:numPr>
              <w:jc w:val="center"/>
              <w:rPr>
                <w:ins w:id="962" w:author="Test" w:date="2008-12-04T14:34:00Z"/>
                <w:rFonts w:ascii="Times New Roman" w:hAnsi="Times New Roman"/>
                <w:rPrChange w:id="963" w:author="Test" w:date="2008-12-04T14:38:00Z">
                  <w:rPr>
                    <w:ins w:id="9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65" w:author="Test" w:date="2008-12-04T14:34:00Z">
              <w:r w:rsidRPr="00384A74">
                <w:rPr>
                  <w:rFonts w:ascii="Times New Roman" w:hAnsi="Times New Roman"/>
                  <w:rPrChange w:id="9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19</w:t>
              </w:r>
            </w:ins>
          </w:p>
        </w:tc>
        <w:tc>
          <w:tcPr>
            <w:tcW w:w="343" w:type="pct"/>
          </w:tcPr>
          <w:p w:rsidR="00A37D06" w:rsidRPr="00384A74" w:rsidRDefault="00A37D06" w:rsidP="00A37D06">
            <w:pPr>
              <w:numPr>
                <w:ins w:id="967" w:author="Test" w:date="2008-12-04T14:34:00Z"/>
              </w:numPr>
              <w:jc w:val="center"/>
              <w:rPr>
                <w:ins w:id="968" w:author="Test" w:date="2008-12-04T14:34:00Z"/>
                <w:rFonts w:ascii="Times New Roman" w:hAnsi="Times New Roman"/>
                <w:rPrChange w:id="969" w:author="Test" w:date="2008-12-04T14:38:00Z">
                  <w:rPr>
                    <w:ins w:id="97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71" w:author="Test" w:date="2008-12-04T14:34:00Z">
              <w:r w:rsidRPr="00384A74">
                <w:rPr>
                  <w:rFonts w:ascii="Times New Roman" w:hAnsi="Times New Roman"/>
                  <w:rPrChange w:id="97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</w:t>
              </w:r>
            </w:ins>
          </w:p>
        </w:tc>
        <w:tc>
          <w:tcPr>
            <w:tcW w:w="343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973" w:author="Test" w:date="2008-12-04T14:34:00Z"/>
              </w:numPr>
              <w:jc w:val="center"/>
              <w:rPr>
                <w:ins w:id="974" w:author="Test" w:date="2008-12-04T14:34:00Z"/>
                <w:rFonts w:ascii="Times New Roman" w:hAnsi="Times New Roman"/>
                <w:rPrChange w:id="975" w:author="Test" w:date="2008-12-04T14:38:00Z">
                  <w:rPr>
                    <w:ins w:id="97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77" w:author="Test" w:date="2008-12-04T14:34:00Z">
              <w:r w:rsidRPr="00384A74">
                <w:rPr>
                  <w:rFonts w:ascii="Times New Roman" w:hAnsi="Times New Roman"/>
                  <w:rPrChange w:id="97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14</w:t>
              </w:r>
            </w:ins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979" w:author="Test" w:date="2008-12-04T14:34:00Z"/>
              </w:numPr>
              <w:jc w:val="both"/>
              <w:rPr>
                <w:ins w:id="980" w:author="Test" w:date="2008-12-04T14:34:00Z"/>
                <w:rFonts w:ascii="Times New Roman" w:hAnsi="Times New Roman"/>
                <w:rPrChange w:id="981" w:author="Test" w:date="2008-12-04T14:38:00Z">
                  <w:rPr>
                    <w:ins w:id="98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983" w:author="Test" w:date="2008-12-04T14:34:00Z"/>
              </w:numPr>
              <w:jc w:val="both"/>
              <w:rPr>
                <w:ins w:id="984" w:author="Test" w:date="2008-12-04T14:34:00Z"/>
                <w:rFonts w:ascii="Times New Roman" w:hAnsi="Times New Roman"/>
                <w:rPrChange w:id="985" w:author="Test" w:date="2008-12-04T14:38:00Z">
                  <w:rPr>
                    <w:ins w:id="98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987" w:author="Test" w:date="2008-12-04T14:34:00Z"/>
              </w:numPr>
              <w:jc w:val="both"/>
              <w:rPr>
                <w:ins w:id="988" w:author="Test" w:date="2008-12-04T14:34:00Z"/>
                <w:rFonts w:ascii="Times New Roman" w:hAnsi="Times New Roman"/>
                <w:rPrChange w:id="989" w:author="Test" w:date="2008-12-04T14:38:00Z">
                  <w:rPr>
                    <w:ins w:id="9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91" w:author="Test" w:date="2008-12-04T14:34:00Z">
              <w:r w:rsidRPr="00384A74">
                <w:rPr>
                  <w:rFonts w:ascii="Times New Roman" w:hAnsi="Times New Roman"/>
                  <w:rPrChange w:id="9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993" w:author="Test" w:date="2008-12-04T14:34:00Z"/>
              </w:numPr>
              <w:jc w:val="both"/>
              <w:rPr>
                <w:ins w:id="994" w:author="Test" w:date="2008-12-04T14:34:00Z"/>
                <w:rFonts w:ascii="Times New Roman" w:hAnsi="Times New Roman"/>
                <w:rPrChange w:id="995" w:author="Test" w:date="2008-12-04T14:38:00Z">
                  <w:rPr>
                    <w:ins w:id="9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997" w:author="Test" w:date="2008-12-04T14:34:00Z">
              <w:r w:rsidRPr="00384A74">
                <w:rPr>
                  <w:rFonts w:ascii="Times New Roman" w:hAnsi="Times New Roman"/>
                  <w:rPrChange w:id="9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999" w:author="Test" w:date="2008-12-04T14:34:00Z"/>
              </w:numPr>
              <w:jc w:val="both"/>
              <w:rPr>
                <w:ins w:id="1000" w:author="Test" w:date="2008-12-04T14:34:00Z"/>
                <w:rFonts w:ascii="Times New Roman" w:hAnsi="Times New Roman"/>
                <w:rPrChange w:id="1001" w:author="Test" w:date="2008-12-04T14:38:00Z">
                  <w:rPr>
                    <w:ins w:id="10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03" w:author="Test" w:date="2008-12-04T14:34:00Z">
              <w:r w:rsidRPr="00384A74">
                <w:rPr>
                  <w:rFonts w:ascii="Times New Roman" w:hAnsi="Times New Roman"/>
                  <w:rPrChange w:id="10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005" w:author="Test" w:date="2008-12-04T14:34:00Z"/>
              </w:numPr>
              <w:jc w:val="both"/>
              <w:rPr>
                <w:ins w:id="1006" w:author="Test" w:date="2008-12-04T14:34:00Z"/>
                <w:rFonts w:ascii="Times New Roman" w:hAnsi="Times New Roman"/>
                <w:rPrChange w:id="1007" w:author="Test" w:date="2008-12-04T14:38:00Z">
                  <w:rPr>
                    <w:ins w:id="100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09" w:author="Test" w:date="2008-12-04T14:34:00Z">
              <w:r w:rsidRPr="00384A74">
                <w:rPr>
                  <w:rFonts w:ascii="Times New Roman" w:hAnsi="Times New Roman"/>
                  <w:rPrChange w:id="101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011" w:author="Test" w:date="2008-12-04T14:34:00Z"/>
              </w:numPr>
              <w:jc w:val="both"/>
              <w:rPr>
                <w:ins w:id="1012" w:author="Test" w:date="2008-12-04T14:34:00Z"/>
                <w:rFonts w:ascii="Times New Roman" w:hAnsi="Times New Roman"/>
                <w:rPrChange w:id="1013" w:author="Test" w:date="2008-12-04T14:38:00Z">
                  <w:rPr>
                    <w:ins w:id="10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15" w:author="Test" w:date="2008-12-04T14:34:00Z">
              <w:r w:rsidRPr="00384A74">
                <w:rPr>
                  <w:rFonts w:ascii="Times New Roman" w:hAnsi="Times New Roman"/>
                  <w:rPrChange w:id="10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35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017" w:author="Test" w:date="2008-12-04T14:34:00Z"/>
              </w:numPr>
              <w:jc w:val="both"/>
              <w:rPr>
                <w:ins w:id="1018" w:author="Test" w:date="2008-12-04T14:34:00Z"/>
                <w:rFonts w:ascii="Times New Roman" w:hAnsi="Times New Roman"/>
                <w:rPrChange w:id="1019" w:author="Test" w:date="2008-12-04T14:38:00Z">
                  <w:rPr>
                    <w:ins w:id="10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21" w:author="Test" w:date="2008-12-04T14:34:00Z">
              <w:r w:rsidRPr="00384A74">
                <w:rPr>
                  <w:rFonts w:ascii="Times New Roman" w:hAnsi="Times New Roman"/>
                  <w:rPrChange w:id="10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</w:tr>
      <w:tr w:rsidR="00A37D06" w:rsidRPr="00384A74">
        <w:trPr>
          <w:jc w:val="center"/>
          <w:ins w:id="1023" w:author="Test" w:date="2008-12-04T14:34:00Z"/>
        </w:trPr>
        <w:tc>
          <w:tcPr>
            <w:tcW w:w="343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024" w:author="Test" w:date="2008-12-04T14:34:00Z"/>
              </w:numPr>
              <w:jc w:val="both"/>
              <w:rPr>
                <w:ins w:id="1025" w:author="Test" w:date="2008-12-04T14:34:00Z"/>
                <w:rFonts w:ascii="Times New Roman" w:hAnsi="Times New Roman"/>
                <w:rPrChange w:id="1026" w:author="Test" w:date="2008-12-04T14:38:00Z">
                  <w:rPr>
                    <w:ins w:id="102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028" w:author="Test" w:date="2008-12-04T14:34:00Z"/>
              </w:numPr>
              <w:jc w:val="center"/>
              <w:rPr>
                <w:ins w:id="1029" w:author="Test" w:date="2008-12-04T14:34:00Z"/>
                <w:rFonts w:ascii="Times New Roman" w:hAnsi="Times New Roman"/>
                <w:rPrChange w:id="1030" w:author="Test" w:date="2008-12-04T14:38:00Z">
                  <w:rPr>
                    <w:ins w:id="10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32" w:author="Test" w:date="2008-12-04T14:34:00Z">
              <w:r w:rsidRPr="00384A74">
                <w:rPr>
                  <w:rFonts w:ascii="Times New Roman" w:hAnsi="Times New Roman"/>
                  <w:rPrChange w:id="10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20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034" w:author="Test" w:date="2008-12-04T14:34:00Z"/>
              </w:numPr>
              <w:jc w:val="center"/>
              <w:rPr>
                <w:ins w:id="1035" w:author="Test" w:date="2008-12-04T14:34:00Z"/>
                <w:rFonts w:ascii="Times New Roman" w:hAnsi="Times New Roman"/>
                <w:rPrChange w:id="1036" w:author="Test" w:date="2008-12-04T14:38:00Z">
                  <w:rPr>
                    <w:ins w:id="10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38" w:author="Test" w:date="2008-12-04T14:34:00Z">
              <w:r w:rsidRPr="00384A74">
                <w:rPr>
                  <w:rFonts w:ascii="Times New Roman" w:hAnsi="Times New Roman"/>
                  <w:rPrChange w:id="10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12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040" w:author="Test" w:date="2008-12-04T14:34:00Z"/>
              </w:numPr>
              <w:jc w:val="center"/>
              <w:rPr>
                <w:ins w:id="1041" w:author="Test" w:date="2008-12-04T14:34:00Z"/>
                <w:rFonts w:ascii="Times New Roman" w:hAnsi="Times New Roman"/>
                <w:rPrChange w:id="1042" w:author="Test" w:date="2008-12-04T14:38:00Z">
                  <w:rPr>
                    <w:ins w:id="10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44" w:author="Test" w:date="2008-12-04T14:34:00Z">
              <w:r w:rsidRPr="00384A74">
                <w:rPr>
                  <w:rFonts w:ascii="Times New Roman" w:hAnsi="Times New Roman"/>
                  <w:rPrChange w:id="10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15</w:t>
              </w:r>
            </w:ins>
          </w:p>
        </w:tc>
        <w:tc>
          <w:tcPr>
            <w:tcW w:w="343" w:type="pct"/>
          </w:tcPr>
          <w:p w:rsidR="00A37D06" w:rsidRPr="00384A74" w:rsidRDefault="00A37D06" w:rsidP="00A37D06">
            <w:pPr>
              <w:numPr>
                <w:ins w:id="1046" w:author="Test" w:date="2008-12-04T14:34:00Z"/>
              </w:numPr>
              <w:jc w:val="center"/>
              <w:rPr>
                <w:ins w:id="1047" w:author="Test" w:date="2008-12-04T14:34:00Z"/>
                <w:rFonts w:ascii="Times New Roman" w:hAnsi="Times New Roman"/>
                <w:rPrChange w:id="1048" w:author="Test" w:date="2008-12-04T14:38:00Z">
                  <w:rPr>
                    <w:ins w:id="10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50" w:author="Test" w:date="2008-12-04T14:34:00Z">
              <w:r w:rsidRPr="00384A74">
                <w:rPr>
                  <w:rFonts w:ascii="Times New Roman" w:hAnsi="Times New Roman"/>
                  <w:rPrChange w:id="10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29</w:t>
              </w:r>
            </w:ins>
          </w:p>
        </w:tc>
        <w:tc>
          <w:tcPr>
            <w:tcW w:w="343" w:type="pct"/>
          </w:tcPr>
          <w:p w:rsidR="00A37D06" w:rsidRPr="00384A74" w:rsidRDefault="00A37D06" w:rsidP="00A37D06">
            <w:pPr>
              <w:numPr>
                <w:ins w:id="1052" w:author="Test" w:date="2008-12-04T14:34:00Z"/>
              </w:numPr>
              <w:jc w:val="center"/>
              <w:rPr>
                <w:ins w:id="1053" w:author="Test" w:date="2008-12-04T14:34:00Z"/>
                <w:rFonts w:ascii="Times New Roman" w:hAnsi="Times New Roman"/>
                <w:rPrChange w:id="1054" w:author="Test" w:date="2008-12-04T14:38:00Z">
                  <w:rPr>
                    <w:ins w:id="10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56" w:author="Test" w:date="2008-12-04T14:34:00Z">
              <w:r w:rsidRPr="00384A74">
                <w:rPr>
                  <w:rFonts w:ascii="Times New Roman" w:hAnsi="Times New Roman"/>
                  <w:rPrChange w:id="10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5</w:t>
              </w:r>
            </w:ins>
          </w:p>
        </w:tc>
        <w:tc>
          <w:tcPr>
            <w:tcW w:w="343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058" w:author="Test" w:date="2008-12-04T14:34:00Z"/>
              </w:numPr>
              <w:jc w:val="center"/>
              <w:rPr>
                <w:ins w:id="1059" w:author="Test" w:date="2008-12-04T14:34:00Z"/>
                <w:rFonts w:ascii="Times New Roman" w:hAnsi="Times New Roman"/>
                <w:rPrChange w:id="1060" w:author="Test" w:date="2008-12-04T14:38:00Z">
                  <w:rPr>
                    <w:ins w:id="10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62" w:author="Test" w:date="2008-12-04T14:34:00Z">
              <w:r w:rsidRPr="00384A74">
                <w:rPr>
                  <w:rFonts w:ascii="Times New Roman" w:hAnsi="Times New Roman"/>
                  <w:rPrChange w:id="10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16</w:t>
              </w:r>
            </w:ins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064" w:author="Test" w:date="2008-12-04T14:34:00Z"/>
              </w:numPr>
              <w:jc w:val="both"/>
              <w:rPr>
                <w:ins w:id="1065" w:author="Test" w:date="2008-12-04T14:34:00Z"/>
                <w:rFonts w:ascii="Times New Roman" w:hAnsi="Times New Roman"/>
                <w:rPrChange w:id="1066" w:author="Test" w:date="2008-12-04T14:38:00Z">
                  <w:rPr>
                    <w:ins w:id="106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068" w:author="Test" w:date="2008-12-04T14:34:00Z"/>
              </w:numPr>
              <w:jc w:val="both"/>
              <w:rPr>
                <w:ins w:id="1069" w:author="Test" w:date="2008-12-04T14:34:00Z"/>
                <w:rFonts w:ascii="Times New Roman" w:hAnsi="Times New Roman"/>
                <w:rPrChange w:id="1070" w:author="Test" w:date="2008-12-04T14:38:00Z">
                  <w:rPr>
                    <w:ins w:id="107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072" w:author="Test" w:date="2008-12-04T14:34:00Z"/>
              </w:numPr>
              <w:jc w:val="both"/>
              <w:rPr>
                <w:ins w:id="1073" w:author="Test" w:date="2008-12-04T14:34:00Z"/>
                <w:rFonts w:ascii="Times New Roman" w:hAnsi="Times New Roman"/>
                <w:rPrChange w:id="1074" w:author="Test" w:date="2008-12-04T14:38:00Z">
                  <w:rPr>
                    <w:ins w:id="10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76" w:author="Test" w:date="2008-12-04T14:34:00Z">
              <w:r w:rsidRPr="00384A74">
                <w:rPr>
                  <w:rFonts w:ascii="Times New Roman" w:hAnsi="Times New Roman"/>
                  <w:rPrChange w:id="10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078" w:author="Test" w:date="2008-12-04T14:34:00Z"/>
              </w:numPr>
              <w:jc w:val="both"/>
              <w:rPr>
                <w:ins w:id="1079" w:author="Test" w:date="2008-12-04T14:34:00Z"/>
                <w:rFonts w:ascii="Times New Roman" w:hAnsi="Times New Roman"/>
                <w:rPrChange w:id="1080" w:author="Test" w:date="2008-12-04T14:38:00Z">
                  <w:rPr>
                    <w:ins w:id="108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82" w:author="Test" w:date="2008-12-04T14:34:00Z">
              <w:r w:rsidRPr="00384A74">
                <w:rPr>
                  <w:rFonts w:ascii="Times New Roman" w:hAnsi="Times New Roman"/>
                  <w:rPrChange w:id="10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084" w:author="Test" w:date="2008-12-04T14:34:00Z"/>
              </w:numPr>
              <w:jc w:val="both"/>
              <w:rPr>
                <w:ins w:id="1085" w:author="Test" w:date="2008-12-04T14:34:00Z"/>
                <w:rFonts w:ascii="Times New Roman" w:hAnsi="Times New Roman"/>
                <w:rPrChange w:id="1086" w:author="Test" w:date="2008-12-04T14:38:00Z">
                  <w:rPr>
                    <w:ins w:id="10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88" w:author="Test" w:date="2008-12-04T14:34:00Z">
              <w:r w:rsidRPr="00384A74">
                <w:rPr>
                  <w:rFonts w:ascii="Times New Roman" w:hAnsi="Times New Roman"/>
                  <w:rPrChange w:id="10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090" w:author="Test" w:date="2008-12-04T14:34:00Z"/>
              </w:numPr>
              <w:jc w:val="both"/>
              <w:rPr>
                <w:ins w:id="1091" w:author="Test" w:date="2008-12-04T14:34:00Z"/>
                <w:rFonts w:ascii="Times New Roman" w:hAnsi="Times New Roman"/>
                <w:rPrChange w:id="1092" w:author="Test" w:date="2008-12-04T14:38:00Z">
                  <w:rPr>
                    <w:ins w:id="109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094" w:author="Test" w:date="2008-12-04T14:34:00Z">
              <w:r w:rsidRPr="00384A74">
                <w:rPr>
                  <w:rFonts w:ascii="Times New Roman" w:hAnsi="Times New Roman"/>
                  <w:rPrChange w:id="109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096" w:author="Test" w:date="2008-12-04T14:34:00Z"/>
              </w:numPr>
              <w:jc w:val="both"/>
              <w:rPr>
                <w:ins w:id="1097" w:author="Test" w:date="2008-12-04T14:34:00Z"/>
                <w:rFonts w:ascii="Times New Roman" w:hAnsi="Times New Roman"/>
                <w:rPrChange w:id="1098" w:author="Test" w:date="2008-12-04T14:38:00Z">
                  <w:rPr>
                    <w:ins w:id="10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00" w:author="Test" w:date="2008-12-04T14:34:00Z">
              <w:r w:rsidRPr="00384A74">
                <w:rPr>
                  <w:rFonts w:ascii="Times New Roman" w:hAnsi="Times New Roman"/>
                  <w:rPrChange w:id="11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35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102" w:author="Test" w:date="2008-12-04T14:34:00Z"/>
              </w:numPr>
              <w:jc w:val="both"/>
              <w:rPr>
                <w:ins w:id="1103" w:author="Test" w:date="2008-12-04T14:34:00Z"/>
                <w:rFonts w:ascii="Times New Roman" w:hAnsi="Times New Roman"/>
                <w:rPrChange w:id="1104" w:author="Test" w:date="2008-12-04T14:38:00Z">
                  <w:rPr>
                    <w:ins w:id="11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06" w:author="Test" w:date="2008-12-04T14:34:00Z">
              <w:r w:rsidRPr="00384A74">
                <w:rPr>
                  <w:rFonts w:ascii="Times New Roman" w:hAnsi="Times New Roman"/>
                  <w:rPrChange w:id="11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</w:tr>
      <w:tr w:rsidR="00A37D06" w:rsidRPr="00384A74">
        <w:trPr>
          <w:jc w:val="center"/>
          <w:ins w:id="1108" w:author="Test" w:date="2008-12-04T14:34:00Z"/>
        </w:trPr>
        <w:tc>
          <w:tcPr>
            <w:tcW w:w="343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109" w:author="Test" w:date="2008-12-04T14:34:00Z"/>
              </w:numPr>
              <w:jc w:val="both"/>
              <w:rPr>
                <w:ins w:id="1110" w:author="Test" w:date="2008-12-04T14:34:00Z"/>
                <w:rFonts w:ascii="Times New Roman" w:hAnsi="Times New Roman"/>
                <w:rPrChange w:id="1111" w:author="Test" w:date="2008-12-04T14:38:00Z">
                  <w:rPr>
                    <w:ins w:id="111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13" w:author="Test" w:date="2008-12-04T14:34:00Z"/>
              </w:numPr>
              <w:jc w:val="center"/>
              <w:rPr>
                <w:ins w:id="1114" w:author="Test" w:date="2008-12-04T14:34:00Z"/>
                <w:rFonts w:ascii="Times New Roman" w:hAnsi="Times New Roman"/>
                <w:rPrChange w:id="1115" w:author="Test" w:date="2008-12-04T14:38:00Z">
                  <w:rPr>
                    <w:ins w:id="11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17" w:author="Test" w:date="2008-12-04T14:34:00Z">
              <w:r w:rsidRPr="00384A74">
                <w:rPr>
                  <w:rFonts w:ascii="Times New Roman" w:hAnsi="Times New Roman"/>
                  <w:rPrChange w:id="11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14</w:t>
              </w:r>
            </w:ins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19" w:author="Test" w:date="2008-12-04T14:34:00Z"/>
              </w:numPr>
              <w:jc w:val="center"/>
              <w:rPr>
                <w:ins w:id="1120" w:author="Test" w:date="2008-12-04T14:34:00Z"/>
                <w:rFonts w:ascii="Times New Roman" w:hAnsi="Times New Roman"/>
                <w:rPrChange w:id="1121" w:author="Test" w:date="2008-12-04T14:38:00Z">
                  <w:rPr>
                    <w:ins w:id="11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23" w:author="Test" w:date="2008-12-04T14:34:00Z">
              <w:r w:rsidRPr="00384A74">
                <w:rPr>
                  <w:rFonts w:ascii="Times New Roman" w:hAnsi="Times New Roman"/>
                  <w:rPrChange w:id="11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24</w:t>
              </w:r>
            </w:ins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25" w:author="Test" w:date="2008-12-04T14:34:00Z"/>
              </w:numPr>
              <w:jc w:val="center"/>
              <w:rPr>
                <w:ins w:id="1126" w:author="Test" w:date="2008-12-04T14:34:00Z"/>
                <w:rFonts w:ascii="Times New Roman" w:hAnsi="Times New Roman"/>
                <w:rPrChange w:id="1127" w:author="Test" w:date="2008-12-04T14:38:00Z">
                  <w:rPr>
                    <w:ins w:id="11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29" w:author="Test" w:date="2008-12-04T14:34:00Z">
              <w:r w:rsidRPr="00384A74">
                <w:rPr>
                  <w:rFonts w:ascii="Times New Roman" w:hAnsi="Times New Roman"/>
                  <w:rPrChange w:id="11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18</w:t>
              </w:r>
            </w:ins>
          </w:p>
        </w:tc>
        <w:tc>
          <w:tcPr>
            <w:tcW w:w="343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31" w:author="Test" w:date="2008-12-04T14:34:00Z"/>
              </w:numPr>
              <w:jc w:val="center"/>
              <w:rPr>
                <w:ins w:id="1132" w:author="Test" w:date="2008-12-04T14:34:00Z"/>
                <w:rFonts w:ascii="Times New Roman" w:hAnsi="Times New Roman"/>
                <w:rPrChange w:id="1133" w:author="Test" w:date="2008-12-04T14:38:00Z">
                  <w:rPr>
                    <w:ins w:id="11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35" w:author="Test" w:date="2008-12-04T14:34:00Z">
              <w:r w:rsidRPr="00384A74">
                <w:rPr>
                  <w:rFonts w:ascii="Times New Roman" w:hAnsi="Times New Roman"/>
                  <w:rPrChange w:id="11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7</w:t>
              </w:r>
            </w:ins>
          </w:p>
        </w:tc>
        <w:tc>
          <w:tcPr>
            <w:tcW w:w="343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37" w:author="Test" w:date="2008-12-04T14:34:00Z"/>
              </w:numPr>
              <w:jc w:val="center"/>
              <w:rPr>
                <w:ins w:id="1138" w:author="Test" w:date="2008-12-04T14:34:00Z"/>
                <w:rFonts w:ascii="Times New Roman" w:hAnsi="Times New Roman"/>
                <w:rPrChange w:id="1139" w:author="Test" w:date="2008-12-04T14:38:00Z">
                  <w:rPr>
                    <w:ins w:id="11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41" w:author="Test" w:date="2008-12-04T14:34:00Z">
              <w:r w:rsidRPr="00384A74">
                <w:rPr>
                  <w:rFonts w:ascii="Times New Roman" w:hAnsi="Times New Roman"/>
                  <w:rPrChange w:id="11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14</w:t>
              </w:r>
            </w:ins>
          </w:p>
        </w:tc>
        <w:tc>
          <w:tcPr>
            <w:tcW w:w="343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143" w:author="Test" w:date="2008-12-04T14:34:00Z"/>
              </w:numPr>
              <w:jc w:val="center"/>
              <w:rPr>
                <w:ins w:id="1144" w:author="Test" w:date="2008-12-04T14:34:00Z"/>
                <w:rFonts w:ascii="Times New Roman" w:hAnsi="Times New Roman"/>
                <w:rPrChange w:id="1145" w:author="Test" w:date="2008-12-04T14:38:00Z">
                  <w:rPr>
                    <w:ins w:id="11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47" w:author="Test" w:date="2008-12-04T14:34:00Z">
              <w:r w:rsidRPr="00384A74">
                <w:rPr>
                  <w:rFonts w:ascii="Times New Roman" w:hAnsi="Times New Roman"/>
                  <w:rPrChange w:id="11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22</w:t>
              </w:r>
            </w:ins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149" w:author="Test" w:date="2008-12-04T14:34:00Z"/>
              </w:numPr>
              <w:jc w:val="both"/>
              <w:rPr>
                <w:ins w:id="1150" w:author="Test" w:date="2008-12-04T14:34:00Z"/>
                <w:rFonts w:ascii="Times New Roman" w:hAnsi="Times New Roman"/>
                <w:rPrChange w:id="1151" w:author="Test" w:date="2008-12-04T14:38:00Z">
                  <w:rPr>
                    <w:ins w:id="115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153" w:author="Test" w:date="2008-12-04T14:34:00Z"/>
              </w:numPr>
              <w:jc w:val="both"/>
              <w:rPr>
                <w:ins w:id="1154" w:author="Test" w:date="2008-12-04T14:34:00Z"/>
                <w:rFonts w:ascii="Times New Roman" w:hAnsi="Times New Roman"/>
                <w:rPrChange w:id="1155" w:author="Test" w:date="2008-12-04T14:38:00Z">
                  <w:rPr>
                    <w:ins w:id="115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57" w:author="Test" w:date="2008-12-04T14:34:00Z"/>
              </w:numPr>
              <w:jc w:val="both"/>
              <w:rPr>
                <w:ins w:id="1158" w:author="Test" w:date="2008-12-04T14:34:00Z"/>
                <w:rFonts w:ascii="Times New Roman" w:hAnsi="Times New Roman"/>
                <w:rPrChange w:id="1159" w:author="Test" w:date="2008-12-04T14:38:00Z">
                  <w:rPr>
                    <w:ins w:id="11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61" w:author="Test" w:date="2008-12-04T14:34:00Z">
              <w:r w:rsidRPr="00384A74">
                <w:rPr>
                  <w:rFonts w:ascii="Times New Roman" w:hAnsi="Times New Roman"/>
                  <w:rPrChange w:id="11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63" w:author="Test" w:date="2008-12-04T14:34:00Z"/>
              </w:numPr>
              <w:jc w:val="both"/>
              <w:rPr>
                <w:ins w:id="1164" w:author="Test" w:date="2008-12-04T14:34:00Z"/>
                <w:rFonts w:ascii="Times New Roman" w:hAnsi="Times New Roman"/>
                <w:rPrChange w:id="1165" w:author="Test" w:date="2008-12-04T14:38:00Z">
                  <w:rPr>
                    <w:ins w:id="11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67" w:author="Test" w:date="2008-12-04T14:34:00Z">
              <w:r w:rsidRPr="00384A74">
                <w:rPr>
                  <w:rFonts w:ascii="Times New Roman" w:hAnsi="Times New Roman"/>
                  <w:rPrChange w:id="11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69" w:author="Test" w:date="2008-12-04T14:34:00Z"/>
              </w:numPr>
              <w:jc w:val="both"/>
              <w:rPr>
                <w:ins w:id="1170" w:author="Test" w:date="2008-12-04T14:34:00Z"/>
                <w:rFonts w:ascii="Times New Roman" w:hAnsi="Times New Roman"/>
                <w:rPrChange w:id="1171" w:author="Test" w:date="2008-12-04T14:38:00Z">
                  <w:rPr>
                    <w:ins w:id="11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73" w:author="Test" w:date="2008-12-04T14:34:00Z">
              <w:r w:rsidRPr="00384A74">
                <w:rPr>
                  <w:rFonts w:ascii="Times New Roman" w:hAnsi="Times New Roman"/>
                  <w:rPrChange w:id="11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75" w:author="Test" w:date="2008-12-04T14:34:00Z"/>
              </w:numPr>
              <w:jc w:val="both"/>
              <w:rPr>
                <w:ins w:id="1176" w:author="Test" w:date="2008-12-04T14:34:00Z"/>
                <w:rFonts w:ascii="Times New Roman" w:hAnsi="Times New Roman"/>
                <w:rPrChange w:id="1177" w:author="Test" w:date="2008-12-04T14:38:00Z">
                  <w:rPr>
                    <w:ins w:id="11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79" w:author="Test" w:date="2008-12-04T14:34:00Z">
              <w:r w:rsidRPr="00384A74">
                <w:rPr>
                  <w:rFonts w:ascii="Times New Roman" w:hAnsi="Times New Roman"/>
                  <w:rPrChange w:id="11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181" w:author="Test" w:date="2008-12-04T14:34:00Z"/>
              </w:numPr>
              <w:jc w:val="both"/>
              <w:rPr>
                <w:ins w:id="1182" w:author="Test" w:date="2008-12-04T14:34:00Z"/>
                <w:rFonts w:ascii="Times New Roman" w:hAnsi="Times New Roman"/>
                <w:rPrChange w:id="1183" w:author="Test" w:date="2008-12-04T14:38:00Z">
                  <w:rPr>
                    <w:ins w:id="11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85" w:author="Test" w:date="2008-12-04T14:34:00Z">
              <w:r w:rsidRPr="00384A74">
                <w:rPr>
                  <w:rFonts w:ascii="Times New Roman" w:hAnsi="Times New Roman"/>
                  <w:rPrChange w:id="11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35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187" w:author="Test" w:date="2008-12-04T14:34:00Z"/>
              </w:numPr>
              <w:jc w:val="both"/>
              <w:rPr>
                <w:ins w:id="1188" w:author="Test" w:date="2008-12-04T14:34:00Z"/>
                <w:rFonts w:ascii="Times New Roman" w:hAnsi="Times New Roman"/>
                <w:rPrChange w:id="1189" w:author="Test" w:date="2008-12-04T14:38:00Z">
                  <w:rPr>
                    <w:ins w:id="11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191" w:author="Test" w:date="2008-12-04T14:34:00Z">
              <w:r w:rsidRPr="00384A74">
                <w:rPr>
                  <w:rFonts w:ascii="Times New Roman" w:hAnsi="Times New Roman"/>
                  <w:rPrChange w:id="11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</w:tr>
      <w:tr w:rsidR="00A37D06" w:rsidRPr="00384A74">
        <w:trPr>
          <w:jc w:val="center"/>
          <w:ins w:id="1193" w:author="Test" w:date="2008-12-04T14:34:00Z"/>
        </w:trPr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194" w:author="Test" w:date="2008-12-04T14:34:00Z"/>
              </w:numPr>
              <w:jc w:val="both"/>
              <w:rPr>
                <w:ins w:id="1195" w:author="Test" w:date="2008-12-04T14:34:00Z"/>
                <w:rFonts w:ascii="Times New Roman" w:hAnsi="Times New Roman"/>
                <w:rPrChange w:id="1196" w:author="Test" w:date="2008-12-04T14:38:00Z">
                  <w:rPr>
                    <w:ins w:id="119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198" w:author="Test" w:date="2008-12-04T14:34:00Z"/>
              </w:numPr>
              <w:jc w:val="center"/>
              <w:rPr>
                <w:ins w:id="1199" w:author="Test" w:date="2008-12-04T14:34:00Z"/>
                <w:rFonts w:ascii="Times New Roman" w:hAnsi="Times New Roman"/>
                <w:rPrChange w:id="1200" w:author="Test" w:date="2008-12-04T14:38:00Z">
                  <w:rPr>
                    <w:ins w:id="12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02" w:author="Test" w:date="2008-12-04T14:34:00Z">
              <w:r w:rsidRPr="00384A74">
                <w:rPr>
                  <w:rFonts w:ascii="Times New Roman" w:hAnsi="Times New Roman"/>
                  <w:rPrChange w:id="12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04" w:author="Test" w:date="2008-12-04T14:34:00Z"/>
              </w:numPr>
              <w:jc w:val="center"/>
              <w:rPr>
                <w:ins w:id="1205" w:author="Test" w:date="2008-12-04T14:34:00Z"/>
                <w:rFonts w:ascii="Times New Roman" w:hAnsi="Times New Roman"/>
                <w:rPrChange w:id="1206" w:author="Test" w:date="2008-12-04T14:38:00Z">
                  <w:rPr>
                    <w:ins w:id="120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08" w:author="Test" w:date="2008-12-04T14:34:00Z">
              <w:r w:rsidRPr="00384A74">
                <w:rPr>
                  <w:rFonts w:ascii="Times New Roman" w:hAnsi="Times New Roman"/>
                  <w:rPrChange w:id="12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10" w:author="Test" w:date="2008-12-04T14:34:00Z"/>
              </w:numPr>
              <w:jc w:val="center"/>
              <w:rPr>
                <w:ins w:id="1211" w:author="Test" w:date="2008-12-04T14:34:00Z"/>
                <w:rFonts w:ascii="Times New Roman" w:hAnsi="Times New Roman"/>
                <w:rPrChange w:id="1212" w:author="Test" w:date="2008-12-04T14:38:00Z">
                  <w:rPr>
                    <w:ins w:id="12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14" w:author="Test" w:date="2008-12-04T14:34:00Z">
              <w:r w:rsidRPr="00384A74">
                <w:rPr>
                  <w:rFonts w:ascii="Times New Roman" w:hAnsi="Times New Roman"/>
                  <w:rPrChange w:id="12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11</w:t>
              </w:r>
            </w:ins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16" w:author="Test" w:date="2008-12-04T14:34:00Z"/>
              </w:numPr>
              <w:jc w:val="center"/>
              <w:rPr>
                <w:ins w:id="1217" w:author="Test" w:date="2008-12-04T14:34:00Z"/>
                <w:rFonts w:ascii="Times New Roman" w:hAnsi="Times New Roman"/>
                <w:rPrChange w:id="1218" w:author="Test" w:date="2008-12-04T14:38:00Z">
                  <w:rPr>
                    <w:ins w:id="12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20" w:author="Test" w:date="2008-12-04T14:34:00Z">
              <w:r w:rsidRPr="00384A74">
                <w:rPr>
                  <w:rFonts w:ascii="Times New Roman" w:hAnsi="Times New Roman"/>
                  <w:rPrChange w:id="12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9</w:t>
              </w:r>
            </w:ins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22" w:author="Test" w:date="2008-12-04T14:34:00Z"/>
              </w:numPr>
              <w:jc w:val="center"/>
              <w:rPr>
                <w:ins w:id="1223" w:author="Test" w:date="2008-12-04T14:34:00Z"/>
                <w:rFonts w:ascii="Times New Roman" w:hAnsi="Times New Roman"/>
                <w:rPrChange w:id="1224" w:author="Test" w:date="2008-12-04T14:38:00Z">
                  <w:rPr>
                    <w:ins w:id="12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26" w:author="Test" w:date="2008-12-04T14:34:00Z">
              <w:r w:rsidRPr="00384A74">
                <w:rPr>
                  <w:rFonts w:ascii="Times New Roman" w:hAnsi="Times New Roman"/>
                  <w:rPrChange w:id="12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21</w:t>
              </w:r>
            </w:ins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28" w:author="Test" w:date="2008-12-04T14:34:00Z"/>
              </w:numPr>
              <w:jc w:val="center"/>
              <w:rPr>
                <w:ins w:id="1229" w:author="Test" w:date="2008-12-04T14:34:00Z"/>
                <w:rFonts w:ascii="Times New Roman" w:hAnsi="Times New Roman"/>
                <w:rPrChange w:id="1230" w:author="Test" w:date="2008-12-04T14:38:00Z">
                  <w:rPr>
                    <w:ins w:id="123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32" w:author="Test" w:date="2008-12-04T14:34:00Z"/>
              </w:numPr>
              <w:jc w:val="both"/>
              <w:rPr>
                <w:ins w:id="1233" w:author="Test" w:date="2008-12-04T14:34:00Z"/>
                <w:rFonts w:ascii="Times New Roman" w:hAnsi="Times New Roman"/>
                <w:rPrChange w:id="1234" w:author="Test" w:date="2008-12-04T14:38:00Z">
                  <w:rPr>
                    <w:ins w:id="123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36" w:author="Test" w:date="2008-12-04T14:34:00Z"/>
              </w:numPr>
              <w:jc w:val="both"/>
              <w:rPr>
                <w:ins w:id="1237" w:author="Test" w:date="2008-12-04T14:34:00Z"/>
                <w:rFonts w:ascii="Times New Roman" w:hAnsi="Times New Roman"/>
                <w:rPrChange w:id="1238" w:author="Test" w:date="2008-12-04T14:38:00Z">
                  <w:rPr>
                    <w:ins w:id="123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40" w:author="Test" w:date="2008-12-04T14:34:00Z"/>
              </w:numPr>
              <w:jc w:val="both"/>
              <w:rPr>
                <w:ins w:id="1241" w:author="Test" w:date="2008-12-04T14:34:00Z"/>
                <w:rFonts w:ascii="Times New Roman" w:hAnsi="Times New Roman"/>
                <w:rPrChange w:id="1242" w:author="Test" w:date="2008-12-04T14:38:00Z">
                  <w:rPr>
                    <w:ins w:id="12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44" w:author="Test" w:date="2008-12-04T14:34:00Z">
              <w:r w:rsidRPr="00384A74">
                <w:rPr>
                  <w:rFonts w:ascii="Times New Roman" w:hAnsi="Times New Roman"/>
                  <w:rPrChange w:id="12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46" w:author="Test" w:date="2008-12-04T14:34:00Z"/>
              </w:numPr>
              <w:jc w:val="both"/>
              <w:rPr>
                <w:ins w:id="1247" w:author="Test" w:date="2008-12-04T14:34:00Z"/>
                <w:rFonts w:ascii="Times New Roman" w:hAnsi="Times New Roman"/>
                <w:rPrChange w:id="1248" w:author="Test" w:date="2008-12-04T14:38:00Z">
                  <w:rPr>
                    <w:ins w:id="12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50" w:author="Test" w:date="2008-12-04T14:34:00Z">
              <w:r w:rsidRPr="00384A74">
                <w:rPr>
                  <w:rFonts w:ascii="Times New Roman" w:hAnsi="Times New Roman"/>
                  <w:rPrChange w:id="12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52" w:author="Test" w:date="2008-12-04T14:34:00Z"/>
              </w:numPr>
              <w:jc w:val="both"/>
              <w:rPr>
                <w:ins w:id="1253" w:author="Test" w:date="2008-12-04T14:34:00Z"/>
                <w:rFonts w:ascii="Times New Roman" w:hAnsi="Times New Roman"/>
                <w:rPrChange w:id="1254" w:author="Test" w:date="2008-12-04T14:38:00Z">
                  <w:rPr>
                    <w:ins w:id="12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56" w:author="Test" w:date="2008-12-04T14:34:00Z">
              <w:r w:rsidRPr="00384A74">
                <w:rPr>
                  <w:rFonts w:ascii="Times New Roman" w:hAnsi="Times New Roman"/>
                  <w:rPrChange w:id="12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58" w:author="Test" w:date="2008-12-04T14:34:00Z"/>
              </w:numPr>
              <w:jc w:val="both"/>
              <w:rPr>
                <w:ins w:id="1259" w:author="Test" w:date="2008-12-04T14:34:00Z"/>
                <w:rFonts w:ascii="Times New Roman" w:hAnsi="Times New Roman"/>
                <w:rPrChange w:id="1260" w:author="Test" w:date="2008-12-04T14:38:00Z">
                  <w:rPr>
                    <w:ins w:id="12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62" w:author="Test" w:date="2008-12-04T14:34:00Z">
              <w:r w:rsidRPr="00384A74">
                <w:rPr>
                  <w:rFonts w:ascii="Times New Roman" w:hAnsi="Times New Roman"/>
                  <w:rPrChange w:id="12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64" w:author="Test" w:date="2008-12-04T14:34:00Z"/>
              </w:numPr>
              <w:jc w:val="both"/>
              <w:rPr>
                <w:ins w:id="1265" w:author="Test" w:date="2008-12-04T14:34:00Z"/>
                <w:rFonts w:ascii="Times New Roman" w:hAnsi="Times New Roman"/>
                <w:rPrChange w:id="1266" w:author="Test" w:date="2008-12-04T14:38:00Z">
                  <w:rPr>
                    <w:ins w:id="12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68" w:author="Test" w:date="2008-12-04T14:34:00Z">
              <w:r w:rsidRPr="00384A74">
                <w:rPr>
                  <w:rFonts w:ascii="Times New Roman" w:hAnsi="Times New Roman"/>
                  <w:rPrChange w:id="12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35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270" w:author="Test" w:date="2008-12-04T14:34:00Z"/>
              </w:numPr>
              <w:jc w:val="both"/>
              <w:rPr>
                <w:ins w:id="1271" w:author="Test" w:date="2008-12-04T14:34:00Z"/>
                <w:rFonts w:ascii="Times New Roman" w:hAnsi="Times New Roman"/>
                <w:rPrChange w:id="1272" w:author="Test" w:date="2008-12-04T14:38:00Z">
                  <w:rPr>
                    <w:ins w:id="127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384A74" w:rsidRDefault="00A37D06" w:rsidP="00A37D06">
      <w:pPr>
        <w:numPr>
          <w:ins w:id="1274" w:author="Test" w:date="2008-12-04T14:34:00Z"/>
        </w:numPr>
        <w:jc w:val="both"/>
        <w:rPr>
          <w:ins w:id="1275" w:author="Test" w:date="2008-12-04T14:34:00Z"/>
          <w:rFonts w:ascii="Times New Roman" w:hAnsi="Times New Roman"/>
          <w:lang w:val="en-US"/>
          <w:rPrChange w:id="1276" w:author="Test" w:date="2008-12-04T14:38:00Z">
            <w:rPr>
              <w:ins w:id="1277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384A74">
        <w:trPr>
          <w:jc w:val="center"/>
          <w:ins w:id="1278" w:author="Test" w:date="2008-12-04T14:34:00Z"/>
        </w:trPr>
        <w:tc>
          <w:tcPr>
            <w:tcW w:w="342" w:type="pct"/>
            <w:tcBorders>
              <w:top w:val="nil"/>
              <w:left w:val="nil"/>
              <w:bottom w:val="nil"/>
            </w:tcBorders>
          </w:tcPr>
          <w:p w:rsidR="00A37D06" w:rsidRPr="00384A74" w:rsidRDefault="00A37D06" w:rsidP="00A37D06">
            <w:pPr>
              <w:numPr>
                <w:ins w:id="1279" w:author="Test" w:date="2008-12-04T14:34:00Z"/>
              </w:numPr>
              <w:jc w:val="both"/>
              <w:rPr>
                <w:ins w:id="1280" w:author="Test" w:date="2008-12-04T14:34:00Z"/>
                <w:rFonts w:ascii="Times New Roman" w:hAnsi="Times New Roman"/>
                <w:b/>
                <w:rPrChange w:id="1281" w:author="Test" w:date="2008-12-04T14:38:00Z">
                  <w:rPr>
                    <w:ins w:id="128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83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128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3.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285" w:author="Test" w:date="2008-12-04T14:34:00Z"/>
              </w:numPr>
              <w:jc w:val="both"/>
              <w:rPr>
                <w:ins w:id="1286" w:author="Test" w:date="2008-12-04T14:34:00Z"/>
                <w:rFonts w:ascii="Times New Roman" w:hAnsi="Times New Roman"/>
                <w:rPrChange w:id="1287" w:author="Test" w:date="2008-12-04T14:38:00Z">
                  <w:rPr>
                    <w:ins w:id="12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89" w:author="Test" w:date="2008-12-04T14:34:00Z">
              <w:r w:rsidRPr="00384A74">
                <w:rPr>
                  <w:rFonts w:ascii="Times New Roman" w:hAnsi="Times New Roman"/>
                  <w:rPrChange w:id="12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291" w:author="Test" w:date="2008-12-04T14:34:00Z"/>
              </w:numPr>
              <w:jc w:val="both"/>
              <w:rPr>
                <w:ins w:id="1292" w:author="Test" w:date="2008-12-04T14:34:00Z"/>
                <w:rFonts w:ascii="Times New Roman" w:hAnsi="Times New Roman"/>
                <w:rPrChange w:id="1293" w:author="Test" w:date="2008-12-04T14:38:00Z">
                  <w:rPr>
                    <w:ins w:id="129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295" w:author="Test" w:date="2008-12-04T14:34:00Z">
              <w:r w:rsidRPr="00384A74">
                <w:rPr>
                  <w:rFonts w:ascii="Times New Roman" w:hAnsi="Times New Roman"/>
                  <w:rPrChange w:id="129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297" w:author="Test" w:date="2008-12-04T14:34:00Z"/>
              </w:numPr>
              <w:jc w:val="both"/>
              <w:rPr>
                <w:ins w:id="1298" w:author="Test" w:date="2008-12-04T14:34:00Z"/>
                <w:rFonts w:ascii="Times New Roman" w:hAnsi="Times New Roman"/>
                <w:rPrChange w:id="1299" w:author="Test" w:date="2008-12-04T14:38:00Z">
                  <w:rPr>
                    <w:ins w:id="130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01" w:author="Test" w:date="2008-12-04T14:34:00Z">
              <w:r w:rsidRPr="00384A74">
                <w:rPr>
                  <w:rFonts w:ascii="Times New Roman" w:hAnsi="Times New Roman"/>
                  <w:rPrChange w:id="130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303" w:author="Test" w:date="2008-12-04T14:34:00Z"/>
              </w:numPr>
              <w:jc w:val="both"/>
              <w:rPr>
                <w:ins w:id="1304" w:author="Test" w:date="2008-12-04T14:34:00Z"/>
                <w:rFonts w:ascii="Times New Roman" w:hAnsi="Times New Roman"/>
                <w:rPrChange w:id="1305" w:author="Test" w:date="2008-12-04T14:38:00Z">
                  <w:rPr>
                    <w:ins w:id="130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07" w:author="Test" w:date="2008-12-04T14:34:00Z">
              <w:r w:rsidRPr="00384A74">
                <w:rPr>
                  <w:rFonts w:ascii="Times New Roman" w:hAnsi="Times New Roman"/>
                  <w:rPrChange w:id="130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309" w:author="Test" w:date="2008-12-04T14:34:00Z"/>
              </w:numPr>
              <w:jc w:val="both"/>
              <w:rPr>
                <w:ins w:id="1310" w:author="Test" w:date="2008-12-04T14:34:00Z"/>
                <w:rFonts w:ascii="Times New Roman" w:hAnsi="Times New Roman"/>
                <w:rPrChange w:id="1311" w:author="Test" w:date="2008-12-04T14:38:00Z">
                  <w:rPr>
                    <w:ins w:id="131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13" w:author="Test" w:date="2008-12-04T14:34:00Z">
              <w:r w:rsidRPr="00384A74">
                <w:rPr>
                  <w:rFonts w:ascii="Times New Roman" w:hAnsi="Times New Roman"/>
                  <w:rPrChange w:id="13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315" w:author="Test" w:date="2008-12-04T14:34:00Z"/>
              </w:numPr>
              <w:jc w:val="both"/>
              <w:rPr>
                <w:ins w:id="1316" w:author="Test" w:date="2008-12-04T14:34:00Z"/>
                <w:rFonts w:ascii="Times New Roman" w:hAnsi="Times New Roman"/>
                <w:rPrChange w:id="1317" w:author="Test" w:date="2008-12-04T14:38:00Z">
                  <w:rPr>
                    <w:ins w:id="13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19" w:author="Test" w:date="2008-12-04T14:34:00Z">
              <w:r w:rsidRPr="00384A74">
                <w:rPr>
                  <w:rFonts w:ascii="Times New Roman" w:hAnsi="Times New Roman"/>
                  <w:rPrChange w:id="13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34</w:t>
              </w:r>
            </w:ins>
          </w:p>
        </w:tc>
        <w:tc>
          <w:tcPr>
            <w:tcW w:w="220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321" w:author="Test" w:date="2008-12-04T14:34:00Z"/>
              </w:numPr>
              <w:jc w:val="both"/>
              <w:rPr>
                <w:ins w:id="1322" w:author="Test" w:date="2008-12-04T14:34:00Z"/>
                <w:rFonts w:ascii="Times New Roman" w:hAnsi="Times New Roman"/>
                <w:rPrChange w:id="1323" w:author="Test" w:date="2008-12-04T14:38:00Z">
                  <w:rPr>
                    <w:ins w:id="132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nil"/>
              <w:left w:val="nil"/>
              <w:bottom w:val="nil"/>
            </w:tcBorders>
          </w:tcPr>
          <w:p w:rsidR="00A37D06" w:rsidRPr="00384A74" w:rsidRDefault="00A37D06" w:rsidP="00A37D06">
            <w:pPr>
              <w:numPr>
                <w:ins w:id="1325" w:author="Test" w:date="2008-12-04T14:34:00Z"/>
              </w:numPr>
              <w:jc w:val="both"/>
              <w:rPr>
                <w:ins w:id="1326" w:author="Test" w:date="2008-12-04T14:34:00Z"/>
                <w:rFonts w:ascii="Times New Roman" w:hAnsi="Times New Roman"/>
                <w:b/>
                <w:rPrChange w:id="1327" w:author="Test" w:date="2008-12-04T14:38:00Z">
                  <w:rPr>
                    <w:ins w:id="13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29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13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4.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331" w:author="Test" w:date="2008-12-04T14:34:00Z"/>
              </w:numPr>
              <w:jc w:val="both"/>
              <w:rPr>
                <w:ins w:id="1332" w:author="Test" w:date="2008-12-04T14:34:00Z"/>
                <w:rFonts w:ascii="Times New Roman" w:hAnsi="Times New Roman"/>
                <w:rPrChange w:id="1333" w:author="Test" w:date="2008-12-04T14:38:00Z">
                  <w:rPr>
                    <w:ins w:id="13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35" w:author="Test" w:date="2008-12-04T14:34:00Z">
              <w:r w:rsidRPr="00384A74">
                <w:rPr>
                  <w:rFonts w:ascii="Times New Roman" w:hAnsi="Times New Roman"/>
                  <w:rPrChange w:id="13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337" w:author="Test" w:date="2008-12-04T14:34:00Z"/>
              </w:numPr>
              <w:jc w:val="both"/>
              <w:rPr>
                <w:ins w:id="1338" w:author="Test" w:date="2008-12-04T14:34:00Z"/>
                <w:rFonts w:ascii="Times New Roman" w:hAnsi="Times New Roman"/>
                <w:rPrChange w:id="1339" w:author="Test" w:date="2008-12-04T14:38:00Z">
                  <w:rPr>
                    <w:ins w:id="13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41" w:author="Test" w:date="2008-12-04T14:34:00Z">
              <w:r w:rsidRPr="00384A74">
                <w:rPr>
                  <w:rFonts w:ascii="Times New Roman" w:hAnsi="Times New Roman"/>
                  <w:rPrChange w:id="13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343" w:author="Test" w:date="2008-12-04T14:34:00Z"/>
              </w:numPr>
              <w:jc w:val="both"/>
              <w:rPr>
                <w:ins w:id="1344" w:author="Test" w:date="2008-12-04T14:34:00Z"/>
                <w:rFonts w:ascii="Times New Roman" w:hAnsi="Times New Roman"/>
                <w:rPrChange w:id="1345" w:author="Test" w:date="2008-12-04T14:38:00Z">
                  <w:rPr>
                    <w:ins w:id="13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47" w:author="Test" w:date="2008-12-04T14:34:00Z">
              <w:r w:rsidRPr="00384A74">
                <w:rPr>
                  <w:rFonts w:ascii="Times New Roman" w:hAnsi="Times New Roman"/>
                  <w:rPrChange w:id="13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349" w:author="Test" w:date="2008-12-04T14:34:00Z"/>
              </w:numPr>
              <w:jc w:val="both"/>
              <w:rPr>
                <w:ins w:id="1350" w:author="Test" w:date="2008-12-04T14:34:00Z"/>
                <w:rFonts w:ascii="Times New Roman" w:hAnsi="Times New Roman"/>
                <w:rPrChange w:id="1351" w:author="Test" w:date="2008-12-04T14:38:00Z">
                  <w:rPr>
                    <w:ins w:id="13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53" w:author="Test" w:date="2008-12-04T14:34:00Z">
              <w:r w:rsidRPr="00384A74">
                <w:rPr>
                  <w:rFonts w:ascii="Times New Roman" w:hAnsi="Times New Roman"/>
                  <w:rPrChange w:id="13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355" w:author="Test" w:date="2008-12-04T14:34:00Z"/>
              </w:numPr>
              <w:jc w:val="both"/>
              <w:rPr>
                <w:ins w:id="1356" w:author="Test" w:date="2008-12-04T14:34:00Z"/>
                <w:rFonts w:ascii="Times New Roman" w:hAnsi="Times New Roman"/>
                <w:rPrChange w:id="1357" w:author="Test" w:date="2008-12-04T14:38:00Z">
                  <w:rPr>
                    <w:ins w:id="13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59" w:author="Test" w:date="2008-12-04T14:34:00Z">
              <w:r w:rsidRPr="00384A74">
                <w:rPr>
                  <w:rFonts w:ascii="Times New Roman" w:hAnsi="Times New Roman"/>
                  <w:rPrChange w:id="13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361" w:author="Test" w:date="2008-12-04T14:34:00Z"/>
              </w:numPr>
              <w:jc w:val="both"/>
              <w:rPr>
                <w:ins w:id="1362" w:author="Test" w:date="2008-12-04T14:34:00Z"/>
                <w:rFonts w:ascii="Times New Roman" w:hAnsi="Times New Roman"/>
                <w:rPrChange w:id="1363" w:author="Test" w:date="2008-12-04T14:38:00Z">
                  <w:rPr>
                    <w:ins w:id="13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65" w:author="Test" w:date="2008-12-04T14:34:00Z">
              <w:r w:rsidRPr="00384A74">
                <w:rPr>
                  <w:rFonts w:ascii="Times New Roman" w:hAnsi="Times New Roman"/>
                  <w:rPrChange w:id="13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</w:tr>
      <w:tr w:rsidR="00A37D06" w:rsidRPr="00384A74">
        <w:trPr>
          <w:jc w:val="center"/>
          <w:ins w:id="1367" w:author="Test" w:date="2008-12-04T14:34:00Z"/>
        </w:trPr>
        <w:tc>
          <w:tcPr>
            <w:tcW w:w="34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368" w:author="Test" w:date="2008-12-04T14:34:00Z"/>
              </w:numPr>
              <w:jc w:val="both"/>
              <w:rPr>
                <w:ins w:id="1369" w:author="Test" w:date="2008-12-04T14:34:00Z"/>
                <w:rFonts w:ascii="Times New Roman" w:hAnsi="Times New Roman"/>
                <w:rPrChange w:id="1370" w:author="Test" w:date="2008-12-04T14:38:00Z">
                  <w:rPr>
                    <w:ins w:id="137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372" w:author="Test" w:date="2008-12-04T14:34:00Z"/>
              </w:numPr>
              <w:jc w:val="both"/>
              <w:rPr>
                <w:ins w:id="1373" w:author="Test" w:date="2008-12-04T14:34:00Z"/>
                <w:rFonts w:ascii="Times New Roman" w:hAnsi="Times New Roman"/>
                <w:rPrChange w:id="1374" w:author="Test" w:date="2008-12-04T14:38:00Z">
                  <w:rPr>
                    <w:ins w:id="13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76" w:author="Test" w:date="2008-12-04T14:34:00Z">
              <w:r w:rsidRPr="00384A74">
                <w:rPr>
                  <w:rFonts w:ascii="Times New Roman" w:hAnsi="Times New Roman"/>
                  <w:rPrChange w:id="13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378" w:author="Test" w:date="2008-12-04T14:34:00Z"/>
              </w:numPr>
              <w:jc w:val="both"/>
              <w:rPr>
                <w:ins w:id="1379" w:author="Test" w:date="2008-12-04T14:34:00Z"/>
                <w:rFonts w:ascii="Times New Roman" w:hAnsi="Times New Roman"/>
                <w:rPrChange w:id="1380" w:author="Test" w:date="2008-12-04T14:38:00Z">
                  <w:rPr>
                    <w:ins w:id="138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82" w:author="Test" w:date="2008-12-04T14:34:00Z">
              <w:r w:rsidRPr="00384A74">
                <w:rPr>
                  <w:rFonts w:ascii="Times New Roman" w:hAnsi="Times New Roman"/>
                  <w:rPrChange w:id="13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384" w:author="Test" w:date="2008-12-04T14:34:00Z"/>
              </w:numPr>
              <w:jc w:val="both"/>
              <w:rPr>
                <w:ins w:id="1385" w:author="Test" w:date="2008-12-04T14:34:00Z"/>
                <w:rFonts w:ascii="Times New Roman" w:hAnsi="Times New Roman"/>
                <w:rPrChange w:id="1386" w:author="Test" w:date="2008-12-04T14:38:00Z">
                  <w:rPr>
                    <w:ins w:id="13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88" w:author="Test" w:date="2008-12-04T14:34:00Z">
              <w:r w:rsidRPr="00384A74">
                <w:rPr>
                  <w:rFonts w:ascii="Times New Roman" w:hAnsi="Times New Roman"/>
                  <w:rPrChange w:id="13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390" w:author="Test" w:date="2008-12-04T14:34:00Z"/>
              </w:numPr>
              <w:jc w:val="both"/>
              <w:rPr>
                <w:ins w:id="1391" w:author="Test" w:date="2008-12-04T14:34:00Z"/>
                <w:rFonts w:ascii="Times New Roman" w:hAnsi="Times New Roman"/>
                <w:rPrChange w:id="1392" w:author="Test" w:date="2008-12-04T14:38:00Z">
                  <w:rPr>
                    <w:ins w:id="139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394" w:author="Test" w:date="2008-12-04T14:34:00Z">
              <w:r w:rsidRPr="00384A74">
                <w:rPr>
                  <w:rFonts w:ascii="Times New Roman" w:hAnsi="Times New Roman"/>
                  <w:rPrChange w:id="139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396" w:author="Test" w:date="2008-12-04T14:34:00Z"/>
              </w:numPr>
              <w:jc w:val="both"/>
              <w:rPr>
                <w:ins w:id="1397" w:author="Test" w:date="2008-12-04T14:34:00Z"/>
                <w:rFonts w:ascii="Times New Roman" w:hAnsi="Times New Roman"/>
                <w:rPrChange w:id="1398" w:author="Test" w:date="2008-12-04T14:38:00Z">
                  <w:rPr>
                    <w:ins w:id="13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00" w:author="Test" w:date="2008-12-04T14:34:00Z">
              <w:r w:rsidRPr="00384A74">
                <w:rPr>
                  <w:rFonts w:ascii="Times New Roman" w:hAnsi="Times New Roman"/>
                  <w:rPrChange w:id="14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402" w:author="Test" w:date="2008-12-04T14:34:00Z"/>
              </w:numPr>
              <w:jc w:val="both"/>
              <w:rPr>
                <w:ins w:id="1403" w:author="Test" w:date="2008-12-04T14:34:00Z"/>
                <w:rFonts w:ascii="Times New Roman" w:hAnsi="Times New Roman"/>
                <w:rPrChange w:id="1404" w:author="Test" w:date="2008-12-04T14:38:00Z">
                  <w:rPr>
                    <w:ins w:id="14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06" w:author="Test" w:date="2008-12-04T14:34:00Z">
              <w:r w:rsidRPr="00384A74">
                <w:rPr>
                  <w:rFonts w:ascii="Times New Roman" w:hAnsi="Times New Roman"/>
                  <w:rPrChange w:id="14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220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408" w:author="Test" w:date="2008-12-04T14:34:00Z"/>
              </w:numPr>
              <w:jc w:val="both"/>
              <w:rPr>
                <w:ins w:id="1409" w:author="Test" w:date="2008-12-04T14:34:00Z"/>
                <w:rFonts w:ascii="Times New Roman" w:hAnsi="Times New Roman"/>
                <w:rPrChange w:id="1410" w:author="Test" w:date="2008-12-04T14:38:00Z">
                  <w:rPr>
                    <w:ins w:id="141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nil"/>
              <w:left w:val="nil"/>
              <w:bottom w:val="nil"/>
            </w:tcBorders>
          </w:tcPr>
          <w:p w:rsidR="00A37D06" w:rsidRPr="00384A74" w:rsidRDefault="00A37D06" w:rsidP="00A37D06">
            <w:pPr>
              <w:numPr>
                <w:ins w:id="1412" w:author="Test" w:date="2008-12-04T14:34:00Z"/>
              </w:numPr>
              <w:jc w:val="both"/>
              <w:rPr>
                <w:ins w:id="1413" w:author="Test" w:date="2008-12-04T14:34:00Z"/>
                <w:rFonts w:ascii="Times New Roman" w:hAnsi="Times New Roman"/>
                <w:rPrChange w:id="1414" w:author="Test" w:date="2008-12-04T14:38:00Z">
                  <w:rPr>
                    <w:ins w:id="141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416" w:author="Test" w:date="2008-12-04T14:34:00Z"/>
              </w:numPr>
              <w:jc w:val="both"/>
              <w:rPr>
                <w:ins w:id="1417" w:author="Test" w:date="2008-12-04T14:34:00Z"/>
                <w:rFonts w:ascii="Times New Roman" w:hAnsi="Times New Roman"/>
                <w:rPrChange w:id="1418" w:author="Test" w:date="2008-12-04T14:38:00Z">
                  <w:rPr>
                    <w:ins w:id="14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20" w:author="Test" w:date="2008-12-04T14:34:00Z">
              <w:r w:rsidRPr="00384A74">
                <w:rPr>
                  <w:rFonts w:ascii="Times New Roman" w:hAnsi="Times New Roman"/>
                  <w:rPrChange w:id="14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422" w:author="Test" w:date="2008-12-04T14:34:00Z"/>
              </w:numPr>
              <w:jc w:val="both"/>
              <w:rPr>
                <w:ins w:id="1423" w:author="Test" w:date="2008-12-04T14:34:00Z"/>
                <w:rFonts w:ascii="Times New Roman" w:hAnsi="Times New Roman"/>
                <w:rPrChange w:id="1424" w:author="Test" w:date="2008-12-04T14:38:00Z">
                  <w:rPr>
                    <w:ins w:id="14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26" w:author="Test" w:date="2008-12-04T14:34:00Z">
              <w:r w:rsidRPr="00384A74">
                <w:rPr>
                  <w:rFonts w:ascii="Times New Roman" w:hAnsi="Times New Roman"/>
                  <w:rPrChange w:id="14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428" w:author="Test" w:date="2008-12-04T14:34:00Z"/>
              </w:numPr>
              <w:jc w:val="both"/>
              <w:rPr>
                <w:ins w:id="1429" w:author="Test" w:date="2008-12-04T14:34:00Z"/>
                <w:rFonts w:ascii="Times New Roman" w:hAnsi="Times New Roman"/>
                <w:rPrChange w:id="1430" w:author="Test" w:date="2008-12-04T14:38:00Z">
                  <w:rPr>
                    <w:ins w:id="14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32" w:author="Test" w:date="2008-12-04T14:34:00Z">
              <w:r w:rsidRPr="00384A74">
                <w:rPr>
                  <w:rFonts w:ascii="Times New Roman" w:hAnsi="Times New Roman"/>
                  <w:rPrChange w:id="14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434" w:author="Test" w:date="2008-12-04T14:34:00Z"/>
              </w:numPr>
              <w:jc w:val="both"/>
              <w:rPr>
                <w:ins w:id="1435" w:author="Test" w:date="2008-12-04T14:34:00Z"/>
                <w:rFonts w:ascii="Times New Roman" w:hAnsi="Times New Roman"/>
                <w:rPrChange w:id="1436" w:author="Test" w:date="2008-12-04T14:38:00Z">
                  <w:rPr>
                    <w:ins w:id="14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38" w:author="Test" w:date="2008-12-04T14:34:00Z">
              <w:r w:rsidRPr="00384A74">
                <w:rPr>
                  <w:rFonts w:ascii="Times New Roman" w:hAnsi="Times New Roman"/>
                  <w:rPrChange w:id="14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440" w:author="Test" w:date="2008-12-04T14:34:00Z"/>
              </w:numPr>
              <w:jc w:val="both"/>
              <w:rPr>
                <w:ins w:id="1441" w:author="Test" w:date="2008-12-04T14:34:00Z"/>
                <w:rFonts w:ascii="Times New Roman" w:hAnsi="Times New Roman"/>
                <w:rPrChange w:id="1442" w:author="Test" w:date="2008-12-04T14:38:00Z">
                  <w:rPr>
                    <w:ins w:id="14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44" w:author="Test" w:date="2008-12-04T14:34:00Z">
              <w:r w:rsidRPr="00384A74">
                <w:rPr>
                  <w:rFonts w:ascii="Times New Roman" w:hAnsi="Times New Roman"/>
                  <w:rPrChange w:id="14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446" w:author="Test" w:date="2008-12-04T14:34:00Z"/>
              </w:numPr>
              <w:jc w:val="both"/>
              <w:rPr>
                <w:ins w:id="1447" w:author="Test" w:date="2008-12-04T14:34:00Z"/>
                <w:rFonts w:ascii="Times New Roman" w:hAnsi="Times New Roman"/>
                <w:rPrChange w:id="1448" w:author="Test" w:date="2008-12-04T14:38:00Z">
                  <w:rPr>
                    <w:ins w:id="14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50" w:author="Test" w:date="2008-12-04T14:34:00Z">
              <w:r w:rsidRPr="00384A74">
                <w:rPr>
                  <w:rFonts w:ascii="Times New Roman" w:hAnsi="Times New Roman"/>
                  <w:rPrChange w:id="14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</w:tr>
      <w:tr w:rsidR="00A37D06" w:rsidRPr="00384A74">
        <w:trPr>
          <w:jc w:val="center"/>
          <w:ins w:id="1452" w:author="Test" w:date="2008-12-04T14:34:00Z"/>
        </w:trPr>
        <w:tc>
          <w:tcPr>
            <w:tcW w:w="34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453" w:author="Test" w:date="2008-12-04T14:34:00Z"/>
              </w:numPr>
              <w:jc w:val="both"/>
              <w:rPr>
                <w:ins w:id="1454" w:author="Test" w:date="2008-12-04T14:34:00Z"/>
                <w:rFonts w:ascii="Times New Roman" w:hAnsi="Times New Roman"/>
                <w:rPrChange w:id="1455" w:author="Test" w:date="2008-12-04T14:38:00Z">
                  <w:rPr>
                    <w:ins w:id="145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457" w:author="Test" w:date="2008-12-04T14:34:00Z"/>
              </w:numPr>
              <w:jc w:val="both"/>
              <w:rPr>
                <w:ins w:id="1458" w:author="Test" w:date="2008-12-04T14:34:00Z"/>
                <w:rFonts w:ascii="Times New Roman" w:hAnsi="Times New Roman"/>
                <w:rPrChange w:id="1459" w:author="Test" w:date="2008-12-04T14:38:00Z">
                  <w:rPr>
                    <w:ins w:id="14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61" w:author="Test" w:date="2008-12-04T14:34:00Z">
              <w:r w:rsidRPr="00384A74">
                <w:rPr>
                  <w:rFonts w:ascii="Times New Roman" w:hAnsi="Times New Roman"/>
                  <w:rPrChange w:id="14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463" w:author="Test" w:date="2008-12-04T14:34:00Z"/>
              </w:numPr>
              <w:jc w:val="both"/>
              <w:rPr>
                <w:ins w:id="1464" w:author="Test" w:date="2008-12-04T14:34:00Z"/>
                <w:rFonts w:ascii="Times New Roman" w:hAnsi="Times New Roman"/>
                <w:rPrChange w:id="1465" w:author="Test" w:date="2008-12-04T14:38:00Z">
                  <w:rPr>
                    <w:ins w:id="14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67" w:author="Test" w:date="2008-12-04T14:34:00Z">
              <w:r w:rsidRPr="00384A74">
                <w:rPr>
                  <w:rFonts w:ascii="Times New Roman" w:hAnsi="Times New Roman"/>
                  <w:rPrChange w:id="14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469" w:author="Test" w:date="2008-12-04T14:34:00Z"/>
              </w:numPr>
              <w:jc w:val="both"/>
              <w:rPr>
                <w:ins w:id="1470" w:author="Test" w:date="2008-12-04T14:34:00Z"/>
                <w:rFonts w:ascii="Times New Roman" w:hAnsi="Times New Roman"/>
                <w:rPrChange w:id="1471" w:author="Test" w:date="2008-12-04T14:38:00Z">
                  <w:rPr>
                    <w:ins w:id="14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73" w:author="Test" w:date="2008-12-04T14:34:00Z">
              <w:r w:rsidRPr="00384A74">
                <w:rPr>
                  <w:rFonts w:ascii="Times New Roman" w:hAnsi="Times New Roman"/>
                  <w:rPrChange w:id="14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475" w:author="Test" w:date="2008-12-04T14:34:00Z"/>
              </w:numPr>
              <w:jc w:val="both"/>
              <w:rPr>
                <w:ins w:id="1476" w:author="Test" w:date="2008-12-04T14:34:00Z"/>
                <w:rFonts w:ascii="Times New Roman" w:hAnsi="Times New Roman"/>
                <w:rPrChange w:id="1477" w:author="Test" w:date="2008-12-04T14:38:00Z">
                  <w:rPr>
                    <w:ins w:id="14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79" w:author="Test" w:date="2008-12-04T14:34:00Z">
              <w:r w:rsidRPr="00384A74">
                <w:rPr>
                  <w:rFonts w:ascii="Times New Roman" w:hAnsi="Times New Roman"/>
                  <w:rPrChange w:id="14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481" w:author="Test" w:date="2008-12-04T14:34:00Z"/>
              </w:numPr>
              <w:jc w:val="both"/>
              <w:rPr>
                <w:ins w:id="1482" w:author="Test" w:date="2008-12-04T14:34:00Z"/>
                <w:rFonts w:ascii="Times New Roman" w:hAnsi="Times New Roman"/>
                <w:rPrChange w:id="1483" w:author="Test" w:date="2008-12-04T14:38:00Z">
                  <w:rPr>
                    <w:ins w:id="14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85" w:author="Test" w:date="2008-12-04T14:34:00Z">
              <w:r w:rsidRPr="00384A74">
                <w:rPr>
                  <w:rFonts w:ascii="Times New Roman" w:hAnsi="Times New Roman"/>
                  <w:rPrChange w:id="14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487" w:author="Test" w:date="2008-12-04T14:34:00Z"/>
              </w:numPr>
              <w:jc w:val="both"/>
              <w:rPr>
                <w:ins w:id="1488" w:author="Test" w:date="2008-12-04T14:34:00Z"/>
                <w:rFonts w:ascii="Times New Roman" w:hAnsi="Times New Roman"/>
                <w:rPrChange w:id="1489" w:author="Test" w:date="2008-12-04T14:38:00Z">
                  <w:rPr>
                    <w:ins w:id="14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491" w:author="Test" w:date="2008-12-04T14:34:00Z">
              <w:r w:rsidRPr="00384A74">
                <w:rPr>
                  <w:rFonts w:ascii="Times New Roman" w:hAnsi="Times New Roman"/>
                  <w:rPrChange w:id="14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220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493" w:author="Test" w:date="2008-12-04T14:34:00Z"/>
              </w:numPr>
              <w:jc w:val="both"/>
              <w:rPr>
                <w:ins w:id="1494" w:author="Test" w:date="2008-12-04T14:34:00Z"/>
                <w:rFonts w:ascii="Times New Roman" w:hAnsi="Times New Roman"/>
                <w:rPrChange w:id="1495" w:author="Test" w:date="2008-12-04T14:38:00Z">
                  <w:rPr>
                    <w:ins w:id="149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nil"/>
              <w:left w:val="nil"/>
              <w:bottom w:val="nil"/>
            </w:tcBorders>
          </w:tcPr>
          <w:p w:rsidR="00A37D06" w:rsidRPr="00384A74" w:rsidRDefault="00A37D06" w:rsidP="00A37D06">
            <w:pPr>
              <w:numPr>
                <w:ins w:id="1497" w:author="Test" w:date="2008-12-04T14:34:00Z"/>
              </w:numPr>
              <w:jc w:val="both"/>
              <w:rPr>
                <w:ins w:id="1498" w:author="Test" w:date="2008-12-04T14:34:00Z"/>
                <w:rFonts w:ascii="Times New Roman" w:hAnsi="Times New Roman"/>
                <w:rPrChange w:id="1499" w:author="Test" w:date="2008-12-04T14:38:00Z">
                  <w:rPr>
                    <w:ins w:id="150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1501" w:author="Test" w:date="2008-12-04T14:34:00Z"/>
              </w:numPr>
              <w:jc w:val="both"/>
              <w:rPr>
                <w:ins w:id="1502" w:author="Test" w:date="2008-12-04T14:34:00Z"/>
                <w:rFonts w:ascii="Times New Roman" w:hAnsi="Times New Roman"/>
                <w:rPrChange w:id="1503" w:author="Test" w:date="2008-12-04T14:38:00Z">
                  <w:rPr>
                    <w:ins w:id="15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05" w:author="Test" w:date="2008-12-04T14:34:00Z">
              <w:r w:rsidRPr="00384A74">
                <w:rPr>
                  <w:rFonts w:ascii="Times New Roman" w:hAnsi="Times New Roman"/>
                  <w:rPrChange w:id="15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507" w:author="Test" w:date="2008-12-04T14:34:00Z"/>
              </w:numPr>
              <w:jc w:val="both"/>
              <w:rPr>
                <w:ins w:id="1508" w:author="Test" w:date="2008-12-04T14:34:00Z"/>
                <w:rFonts w:ascii="Times New Roman" w:hAnsi="Times New Roman"/>
                <w:rPrChange w:id="1509" w:author="Test" w:date="2008-12-04T14:38:00Z">
                  <w:rPr>
                    <w:ins w:id="15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11" w:author="Test" w:date="2008-12-04T14:34:00Z">
              <w:r w:rsidRPr="00384A74">
                <w:rPr>
                  <w:rFonts w:ascii="Times New Roman" w:hAnsi="Times New Roman"/>
                  <w:rPrChange w:id="15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513" w:author="Test" w:date="2008-12-04T14:34:00Z"/>
              </w:numPr>
              <w:jc w:val="both"/>
              <w:rPr>
                <w:ins w:id="1514" w:author="Test" w:date="2008-12-04T14:34:00Z"/>
                <w:rFonts w:ascii="Times New Roman" w:hAnsi="Times New Roman"/>
                <w:rPrChange w:id="1515" w:author="Test" w:date="2008-12-04T14:38:00Z">
                  <w:rPr>
                    <w:ins w:id="15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17" w:author="Test" w:date="2008-12-04T14:34:00Z">
              <w:r w:rsidRPr="00384A74">
                <w:rPr>
                  <w:rFonts w:ascii="Times New Roman" w:hAnsi="Times New Roman"/>
                  <w:rPrChange w:id="15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519" w:author="Test" w:date="2008-12-04T14:34:00Z"/>
              </w:numPr>
              <w:jc w:val="both"/>
              <w:rPr>
                <w:ins w:id="1520" w:author="Test" w:date="2008-12-04T14:34:00Z"/>
                <w:rFonts w:ascii="Times New Roman" w:hAnsi="Times New Roman"/>
                <w:rPrChange w:id="1521" w:author="Test" w:date="2008-12-04T14:38:00Z">
                  <w:rPr>
                    <w:ins w:id="15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23" w:author="Test" w:date="2008-12-04T14:34:00Z">
              <w:r w:rsidRPr="00384A74">
                <w:rPr>
                  <w:rFonts w:ascii="Times New Roman" w:hAnsi="Times New Roman"/>
                  <w:rPrChange w:id="15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1525" w:author="Test" w:date="2008-12-04T14:34:00Z"/>
              </w:numPr>
              <w:jc w:val="both"/>
              <w:rPr>
                <w:ins w:id="1526" w:author="Test" w:date="2008-12-04T14:34:00Z"/>
                <w:rFonts w:ascii="Times New Roman" w:hAnsi="Times New Roman"/>
                <w:rPrChange w:id="1527" w:author="Test" w:date="2008-12-04T14:38:00Z">
                  <w:rPr>
                    <w:ins w:id="15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29" w:author="Test" w:date="2008-12-04T14:34:00Z">
              <w:r w:rsidRPr="00384A74">
                <w:rPr>
                  <w:rFonts w:ascii="Times New Roman" w:hAnsi="Times New Roman"/>
                  <w:rPrChange w:id="15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531" w:author="Test" w:date="2008-12-04T14:34:00Z"/>
              </w:numPr>
              <w:jc w:val="both"/>
              <w:rPr>
                <w:ins w:id="1532" w:author="Test" w:date="2008-12-04T14:34:00Z"/>
                <w:rFonts w:ascii="Times New Roman" w:hAnsi="Times New Roman"/>
                <w:rPrChange w:id="1533" w:author="Test" w:date="2008-12-04T14:38:00Z">
                  <w:rPr>
                    <w:ins w:id="15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35" w:author="Test" w:date="2008-12-04T14:34:00Z">
              <w:r w:rsidRPr="00384A74">
                <w:rPr>
                  <w:rFonts w:ascii="Times New Roman" w:hAnsi="Times New Roman"/>
                  <w:rPrChange w:id="15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</w:tr>
      <w:tr w:rsidR="00A37D06" w:rsidRPr="00384A74">
        <w:trPr>
          <w:jc w:val="center"/>
          <w:ins w:id="1537" w:author="Test" w:date="2008-12-04T14:34:00Z"/>
        </w:trPr>
        <w:tc>
          <w:tcPr>
            <w:tcW w:w="34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538" w:author="Test" w:date="2008-12-04T14:34:00Z"/>
              </w:numPr>
              <w:jc w:val="both"/>
              <w:rPr>
                <w:ins w:id="1539" w:author="Test" w:date="2008-12-04T14:34:00Z"/>
                <w:rFonts w:ascii="Times New Roman" w:hAnsi="Times New Roman"/>
                <w:rPrChange w:id="1540" w:author="Test" w:date="2008-12-04T14:38:00Z">
                  <w:rPr>
                    <w:ins w:id="154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left w:val="single" w:sz="4" w:space="0" w:color="auto"/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542" w:author="Test" w:date="2008-12-04T14:34:00Z"/>
              </w:numPr>
              <w:jc w:val="both"/>
              <w:rPr>
                <w:ins w:id="1543" w:author="Test" w:date="2008-12-04T14:34:00Z"/>
                <w:rFonts w:ascii="Times New Roman" w:hAnsi="Times New Roman"/>
                <w:rPrChange w:id="1544" w:author="Test" w:date="2008-12-04T14:38:00Z">
                  <w:rPr>
                    <w:ins w:id="15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46" w:author="Test" w:date="2008-12-04T14:34:00Z">
              <w:r w:rsidRPr="00384A74">
                <w:rPr>
                  <w:rFonts w:ascii="Times New Roman" w:hAnsi="Times New Roman"/>
                  <w:rPrChange w:id="15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548" w:author="Test" w:date="2008-12-04T14:34:00Z"/>
              </w:numPr>
              <w:jc w:val="both"/>
              <w:rPr>
                <w:ins w:id="1549" w:author="Test" w:date="2008-12-04T14:34:00Z"/>
                <w:rFonts w:ascii="Times New Roman" w:hAnsi="Times New Roman"/>
                <w:rPrChange w:id="1550" w:author="Test" w:date="2008-12-04T14:38:00Z">
                  <w:rPr>
                    <w:ins w:id="155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52" w:author="Test" w:date="2008-12-04T14:34:00Z">
              <w:r w:rsidRPr="00384A74">
                <w:rPr>
                  <w:rFonts w:ascii="Times New Roman" w:hAnsi="Times New Roman"/>
                  <w:rPrChange w:id="155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554" w:author="Test" w:date="2008-12-04T14:34:00Z"/>
              </w:numPr>
              <w:jc w:val="both"/>
              <w:rPr>
                <w:ins w:id="1555" w:author="Test" w:date="2008-12-04T14:34:00Z"/>
                <w:rFonts w:ascii="Times New Roman" w:hAnsi="Times New Roman"/>
                <w:rPrChange w:id="1556" w:author="Test" w:date="2008-12-04T14:38:00Z">
                  <w:rPr>
                    <w:ins w:id="15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58" w:author="Test" w:date="2008-12-04T14:34:00Z">
              <w:r w:rsidRPr="00384A74">
                <w:rPr>
                  <w:rFonts w:ascii="Times New Roman" w:hAnsi="Times New Roman"/>
                  <w:rPrChange w:id="15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560" w:author="Test" w:date="2008-12-04T14:34:00Z"/>
              </w:numPr>
              <w:jc w:val="both"/>
              <w:rPr>
                <w:ins w:id="1561" w:author="Test" w:date="2008-12-04T14:34:00Z"/>
                <w:rFonts w:ascii="Times New Roman" w:hAnsi="Times New Roman"/>
                <w:rPrChange w:id="1562" w:author="Test" w:date="2008-12-04T14:38:00Z">
                  <w:rPr>
                    <w:ins w:id="156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64" w:author="Test" w:date="2008-12-04T14:34:00Z">
              <w:r w:rsidRPr="00384A74">
                <w:rPr>
                  <w:rFonts w:ascii="Times New Roman" w:hAnsi="Times New Roman"/>
                  <w:rPrChange w:id="156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566" w:author="Test" w:date="2008-12-04T14:34:00Z"/>
              </w:numPr>
              <w:jc w:val="both"/>
              <w:rPr>
                <w:ins w:id="1567" w:author="Test" w:date="2008-12-04T14:34:00Z"/>
                <w:rFonts w:ascii="Times New Roman" w:hAnsi="Times New Roman"/>
                <w:rPrChange w:id="1568" w:author="Test" w:date="2008-12-04T14:38:00Z">
                  <w:rPr>
                    <w:ins w:id="156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70" w:author="Test" w:date="2008-12-04T14:34:00Z">
              <w:r w:rsidRPr="00384A74">
                <w:rPr>
                  <w:rFonts w:ascii="Times New Roman" w:hAnsi="Times New Roman"/>
                  <w:rPrChange w:id="157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572" w:author="Test" w:date="2008-12-04T14:34:00Z"/>
              </w:numPr>
              <w:jc w:val="both"/>
              <w:rPr>
                <w:ins w:id="1573" w:author="Test" w:date="2008-12-04T14:34:00Z"/>
                <w:rFonts w:ascii="Times New Roman" w:hAnsi="Times New Roman"/>
                <w:rPrChange w:id="1574" w:author="Test" w:date="2008-12-04T14:38:00Z">
                  <w:rPr>
                    <w:ins w:id="15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76" w:author="Test" w:date="2008-12-04T14:34:00Z">
              <w:r w:rsidRPr="00384A74">
                <w:rPr>
                  <w:rFonts w:ascii="Times New Roman" w:hAnsi="Times New Roman"/>
                  <w:rPrChange w:id="15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220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578" w:author="Test" w:date="2008-12-04T14:34:00Z"/>
              </w:numPr>
              <w:jc w:val="both"/>
              <w:rPr>
                <w:ins w:id="1579" w:author="Test" w:date="2008-12-04T14:34:00Z"/>
                <w:rFonts w:ascii="Times New Roman" w:hAnsi="Times New Roman"/>
                <w:rPrChange w:id="1580" w:author="Test" w:date="2008-12-04T14:38:00Z">
                  <w:rPr>
                    <w:ins w:id="158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nil"/>
              <w:left w:val="nil"/>
              <w:bottom w:val="nil"/>
            </w:tcBorders>
          </w:tcPr>
          <w:p w:rsidR="00A37D06" w:rsidRPr="00384A74" w:rsidRDefault="00A37D06" w:rsidP="00A37D06">
            <w:pPr>
              <w:numPr>
                <w:ins w:id="1582" w:author="Test" w:date="2008-12-04T14:34:00Z"/>
              </w:numPr>
              <w:jc w:val="both"/>
              <w:rPr>
                <w:ins w:id="1583" w:author="Test" w:date="2008-12-04T14:34:00Z"/>
                <w:rFonts w:ascii="Times New Roman" w:hAnsi="Times New Roman"/>
                <w:rPrChange w:id="1584" w:author="Test" w:date="2008-12-04T14:38:00Z">
                  <w:rPr>
                    <w:ins w:id="158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586" w:author="Test" w:date="2008-12-04T14:34:00Z"/>
              </w:numPr>
              <w:jc w:val="both"/>
              <w:rPr>
                <w:ins w:id="1587" w:author="Test" w:date="2008-12-04T14:34:00Z"/>
                <w:rFonts w:ascii="Times New Roman" w:hAnsi="Times New Roman"/>
                <w:rPrChange w:id="1588" w:author="Test" w:date="2008-12-04T14:38:00Z">
                  <w:rPr>
                    <w:ins w:id="15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90" w:author="Test" w:date="2008-12-04T14:34:00Z">
              <w:r w:rsidRPr="00384A74">
                <w:rPr>
                  <w:rFonts w:ascii="Times New Roman" w:hAnsi="Times New Roman"/>
                  <w:rPrChange w:id="15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592" w:author="Test" w:date="2008-12-04T14:34:00Z"/>
              </w:numPr>
              <w:jc w:val="both"/>
              <w:rPr>
                <w:ins w:id="1593" w:author="Test" w:date="2008-12-04T14:34:00Z"/>
                <w:rFonts w:ascii="Times New Roman" w:hAnsi="Times New Roman"/>
                <w:rPrChange w:id="1594" w:author="Test" w:date="2008-12-04T14:38:00Z">
                  <w:rPr>
                    <w:ins w:id="15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596" w:author="Test" w:date="2008-12-04T14:34:00Z">
              <w:r w:rsidRPr="00384A74">
                <w:rPr>
                  <w:rFonts w:ascii="Times New Roman" w:hAnsi="Times New Roman"/>
                  <w:rPrChange w:id="15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598" w:author="Test" w:date="2008-12-04T14:34:00Z"/>
              </w:numPr>
              <w:jc w:val="both"/>
              <w:rPr>
                <w:ins w:id="1599" w:author="Test" w:date="2008-12-04T14:34:00Z"/>
                <w:rFonts w:ascii="Times New Roman" w:hAnsi="Times New Roman"/>
                <w:rPrChange w:id="1600" w:author="Test" w:date="2008-12-04T14:38:00Z">
                  <w:rPr>
                    <w:ins w:id="16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02" w:author="Test" w:date="2008-12-04T14:34:00Z">
              <w:r w:rsidRPr="00384A74">
                <w:rPr>
                  <w:rFonts w:ascii="Times New Roman" w:hAnsi="Times New Roman"/>
                  <w:rPrChange w:id="16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604" w:author="Test" w:date="2008-12-04T14:34:00Z"/>
              </w:numPr>
              <w:jc w:val="both"/>
              <w:rPr>
                <w:ins w:id="1605" w:author="Test" w:date="2008-12-04T14:34:00Z"/>
                <w:rFonts w:ascii="Times New Roman" w:hAnsi="Times New Roman"/>
                <w:rPrChange w:id="1606" w:author="Test" w:date="2008-12-04T14:38:00Z">
                  <w:rPr>
                    <w:ins w:id="160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08" w:author="Test" w:date="2008-12-04T14:34:00Z">
              <w:r w:rsidRPr="00384A74">
                <w:rPr>
                  <w:rFonts w:ascii="Times New Roman" w:hAnsi="Times New Roman"/>
                  <w:rPrChange w:id="16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bottom w:val="single" w:sz="4" w:space="0" w:color="auto"/>
            </w:tcBorders>
          </w:tcPr>
          <w:p w:rsidR="00A37D06" w:rsidRPr="00384A74" w:rsidRDefault="00A37D06" w:rsidP="00A37D06">
            <w:pPr>
              <w:numPr>
                <w:ins w:id="1610" w:author="Test" w:date="2008-12-04T14:34:00Z"/>
              </w:numPr>
              <w:jc w:val="both"/>
              <w:rPr>
                <w:ins w:id="1611" w:author="Test" w:date="2008-12-04T14:34:00Z"/>
                <w:rFonts w:ascii="Times New Roman" w:hAnsi="Times New Roman"/>
                <w:rPrChange w:id="1612" w:author="Test" w:date="2008-12-04T14:38:00Z">
                  <w:rPr>
                    <w:ins w:id="16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14" w:author="Test" w:date="2008-12-04T14:34:00Z">
              <w:r w:rsidRPr="00384A74">
                <w:rPr>
                  <w:rFonts w:ascii="Times New Roman" w:hAnsi="Times New Roman"/>
                  <w:rPrChange w:id="16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16" w:author="Test" w:date="2008-12-04T14:34:00Z"/>
              </w:numPr>
              <w:jc w:val="both"/>
              <w:rPr>
                <w:ins w:id="1617" w:author="Test" w:date="2008-12-04T14:34:00Z"/>
                <w:rFonts w:ascii="Times New Roman" w:hAnsi="Times New Roman"/>
                <w:rPrChange w:id="1618" w:author="Test" w:date="2008-12-04T14:38:00Z">
                  <w:rPr>
                    <w:ins w:id="16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20" w:author="Test" w:date="2008-12-04T14:34:00Z">
              <w:r w:rsidRPr="00384A74">
                <w:rPr>
                  <w:rFonts w:ascii="Times New Roman" w:hAnsi="Times New Roman"/>
                  <w:rPrChange w:id="16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</w:tr>
      <w:tr w:rsidR="00A37D06" w:rsidRPr="00384A74">
        <w:trPr>
          <w:jc w:val="center"/>
          <w:ins w:id="1622" w:author="Test" w:date="2008-12-04T14:34:00Z"/>
        </w:trPr>
        <w:tc>
          <w:tcPr>
            <w:tcW w:w="342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23" w:author="Test" w:date="2008-12-04T14:34:00Z"/>
              </w:numPr>
              <w:jc w:val="both"/>
              <w:rPr>
                <w:ins w:id="1624" w:author="Test" w:date="2008-12-04T14:34:00Z"/>
                <w:rFonts w:ascii="Times New Roman" w:hAnsi="Times New Roman"/>
                <w:rPrChange w:id="1625" w:author="Test" w:date="2008-12-04T14:38:00Z">
                  <w:rPr>
                    <w:ins w:id="162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27" w:author="Test" w:date="2008-12-04T14:34:00Z"/>
              </w:numPr>
              <w:jc w:val="both"/>
              <w:rPr>
                <w:ins w:id="1628" w:author="Test" w:date="2008-12-04T14:34:00Z"/>
                <w:rFonts w:ascii="Times New Roman" w:hAnsi="Times New Roman"/>
                <w:rPrChange w:id="1629" w:author="Test" w:date="2008-12-04T14:38:00Z">
                  <w:rPr>
                    <w:ins w:id="16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31" w:author="Test" w:date="2008-12-04T14:34:00Z">
              <w:r w:rsidRPr="00384A74">
                <w:rPr>
                  <w:rFonts w:ascii="Times New Roman" w:hAnsi="Times New Roman"/>
                  <w:rPrChange w:id="16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33" w:author="Test" w:date="2008-12-04T14:34:00Z"/>
              </w:numPr>
              <w:jc w:val="both"/>
              <w:rPr>
                <w:ins w:id="1634" w:author="Test" w:date="2008-12-04T14:34:00Z"/>
                <w:rFonts w:ascii="Times New Roman" w:hAnsi="Times New Roman"/>
                <w:rPrChange w:id="1635" w:author="Test" w:date="2008-12-04T14:38:00Z">
                  <w:rPr>
                    <w:ins w:id="16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37" w:author="Test" w:date="2008-12-04T14:34:00Z">
              <w:r w:rsidRPr="00384A74">
                <w:rPr>
                  <w:rFonts w:ascii="Times New Roman" w:hAnsi="Times New Roman"/>
                  <w:rPrChange w:id="16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39" w:author="Test" w:date="2008-12-04T14:34:00Z"/>
              </w:numPr>
              <w:jc w:val="both"/>
              <w:rPr>
                <w:ins w:id="1640" w:author="Test" w:date="2008-12-04T14:34:00Z"/>
                <w:rFonts w:ascii="Times New Roman" w:hAnsi="Times New Roman"/>
                <w:rPrChange w:id="1641" w:author="Test" w:date="2008-12-04T14:38:00Z">
                  <w:rPr>
                    <w:ins w:id="16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43" w:author="Test" w:date="2008-12-04T14:34:00Z">
              <w:r w:rsidRPr="00384A74">
                <w:rPr>
                  <w:rFonts w:ascii="Times New Roman" w:hAnsi="Times New Roman"/>
                  <w:rPrChange w:id="16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45" w:author="Test" w:date="2008-12-04T14:34:00Z"/>
              </w:numPr>
              <w:jc w:val="both"/>
              <w:rPr>
                <w:ins w:id="1646" w:author="Test" w:date="2008-12-04T14:34:00Z"/>
                <w:rFonts w:ascii="Times New Roman" w:hAnsi="Times New Roman"/>
                <w:rPrChange w:id="1647" w:author="Test" w:date="2008-12-04T14:38:00Z">
                  <w:rPr>
                    <w:ins w:id="16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49" w:author="Test" w:date="2008-12-04T14:34:00Z">
              <w:r w:rsidRPr="00384A74">
                <w:rPr>
                  <w:rFonts w:ascii="Times New Roman" w:hAnsi="Times New Roman"/>
                  <w:rPrChange w:id="16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51" w:author="Test" w:date="2008-12-04T14:34:00Z"/>
              </w:numPr>
              <w:jc w:val="both"/>
              <w:rPr>
                <w:ins w:id="1652" w:author="Test" w:date="2008-12-04T14:34:00Z"/>
                <w:rFonts w:ascii="Times New Roman" w:hAnsi="Times New Roman"/>
                <w:rPrChange w:id="1653" w:author="Test" w:date="2008-12-04T14:38:00Z">
                  <w:rPr>
                    <w:ins w:id="165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55" w:author="Test" w:date="2008-12-04T14:34:00Z">
              <w:r w:rsidRPr="00384A74">
                <w:rPr>
                  <w:rFonts w:ascii="Times New Roman" w:hAnsi="Times New Roman"/>
                  <w:rPrChange w:id="165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57" w:author="Test" w:date="2008-12-04T14:34:00Z"/>
              </w:numPr>
              <w:jc w:val="both"/>
              <w:rPr>
                <w:ins w:id="1658" w:author="Test" w:date="2008-12-04T14:34:00Z"/>
                <w:rFonts w:ascii="Times New Roman" w:hAnsi="Times New Roman"/>
                <w:rPrChange w:id="1659" w:author="Test" w:date="2008-12-04T14:38:00Z">
                  <w:rPr>
                    <w:ins w:id="166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61" w:author="Test" w:date="2008-12-04T14:34:00Z"/>
              </w:numPr>
              <w:jc w:val="both"/>
              <w:rPr>
                <w:ins w:id="1662" w:author="Test" w:date="2008-12-04T14:34:00Z"/>
                <w:rFonts w:ascii="Times New Roman" w:hAnsi="Times New Roman"/>
                <w:rPrChange w:id="1663" w:author="Test" w:date="2008-12-04T14:38:00Z">
                  <w:rPr>
                    <w:ins w:id="166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65" w:author="Test" w:date="2008-12-04T14:34:00Z"/>
              </w:numPr>
              <w:jc w:val="both"/>
              <w:rPr>
                <w:ins w:id="1666" w:author="Test" w:date="2008-12-04T14:34:00Z"/>
                <w:rFonts w:ascii="Times New Roman" w:hAnsi="Times New Roman"/>
                <w:rPrChange w:id="1667" w:author="Test" w:date="2008-12-04T14:38:00Z">
                  <w:rPr>
                    <w:ins w:id="166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69" w:author="Test" w:date="2008-12-04T14:34:00Z"/>
              </w:numPr>
              <w:jc w:val="both"/>
              <w:rPr>
                <w:ins w:id="1670" w:author="Test" w:date="2008-12-04T14:34:00Z"/>
                <w:rFonts w:ascii="Times New Roman" w:hAnsi="Times New Roman"/>
                <w:rPrChange w:id="1671" w:author="Test" w:date="2008-12-04T14:38:00Z">
                  <w:rPr>
                    <w:ins w:id="16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73" w:author="Test" w:date="2008-12-04T14:34:00Z">
              <w:r w:rsidRPr="00384A74">
                <w:rPr>
                  <w:rFonts w:ascii="Times New Roman" w:hAnsi="Times New Roman"/>
                  <w:rPrChange w:id="16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75" w:author="Test" w:date="2008-12-04T14:34:00Z"/>
              </w:numPr>
              <w:jc w:val="both"/>
              <w:rPr>
                <w:ins w:id="1676" w:author="Test" w:date="2008-12-04T14:34:00Z"/>
                <w:rFonts w:ascii="Times New Roman" w:hAnsi="Times New Roman"/>
                <w:rPrChange w:id="1677" w:author="Test" w:date="2008-12-04T14:38:00Z">
                  <w:rPr>
                    <w:ins w:id="16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79" w:author="Test" w:date="2008-12-04T14:34:00Z">
              <w:r w:rsidRPr="00384A74">
                <w:rPr>
                  <w:rFonts w:ascii="Times New Roman" w:hAnsi="Times New Roman"/>
                  <w:rPrChange w:id="16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81" w:author="Test" w:date="2008-12-04T14:34:00Z"/>
              </w:numPr>
              <w:jc w:val="both"/>
              <w:rPr>
                <w:ins w:id="1682" w:author="Test" w:date="2008-12-04T14:34:00Z"/>
                <w:rFonts w:ascii="Times New Roman" w:hAnsi="Times New Roman"/>
                <w:rPrChange w:id="1683" w:author="Test" w:date="2008-12-04T14:38:00Z">
                  <w:rPr>
                    <w:ins w:id="16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85" w:author="Test" w:date="2008-12-04T14:34:00Z">
              <w:r w:rsidRPr="00384A74">
                <w:rPr>
                  <w:rFonts w:ascii="Times New Roman" w:hAnsi="Times New Roman"/>
                  <w:rPrChange w:id="16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87" w:author="Test" w:date="2008-12-04T14:34:00Z"/>
              </w:numPr>
              <w:jc w:val="both"/>
              <w:rPr>
                <w:ins w:id="1688" w:author="Test" w:date="2008-12-04T14:34:00Z"/>
                <w:rFonts w:ascii="Times New Roman" w:hAnsi="Times New Roman"/>
                <w:rPrChange w:id="1689" w:author="Test" w:date="2008-12-04T14:38:00Z">
                  <w:rPr>
                    <w:ins w:id="16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91" w:author="Test" w:date="2008-12-04T14:34:00Z">
              <w:r w:rsidRPr="00384A74">
                <w:rPr>
                  <w:rFonts w:ascii="Times New Roman" w:hAnsi="Times New Roman"/>
                  <w:rPrChange w:id="16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93" w:author="Test" w:date="2008-12-04T14:34:00Z"/>
              </w:numPr>
              <w:jc w:val="both"/>
              <w:rPr>
                <w:ins w:id="1694" w:author="Test" w:date="2008-12-04T14:34:00Z"/>
                <w:rFonts w:ascii="Times New Roman" w:hAnsi="Times New Roman"/>
                <w:rPrChange w:id="1695" w:author="Test" w:date="2008-12-04T14:38:00Z">
                  <w:rPr>
                    <w:ins w:id="16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697" w:author="Test" w:date="2008-12-04T14:34:00Z">
              <w:r w:rsidRPr="00384A74">
                <w:rPr>
                  <w:rFonts w:ascii="Times New Roman" w:hAnsi="Times New Roman"/>
                  <w:rPrChange w:id="16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nil"/>
              <w:left w:val="nil"/>
              <w:bottom w:val="nil"/>
              <w:right w:val="nil"/>
            </w:tcBorders>
          </w:tcPr>
          <w:p w:rsidR="00A37D06" w:rsidRPr="00384A74" w:rsidRDefault="00A37D06" w:rsidP="00A37D06">
            <w:pPr>
              <w:numPr>
                <w:ins w:id="1699" w:author="Test" w:date="2008-12-04T14:34:00Z"/>
              </w:numPr>
              <w:jc w:val="both"/>
              <w:rPr>
                <w:ins w:id="1700" w:author="Test" w:date="2008-12-04T14:34:00Z"/>
                <w:rFonts w:ascii="Times New Roman" w:hAnsi="Times New Roman"/>
                <w:rPrChange w:id="1701" w:author="Test" w:date="2008-12-04T14:38:00Z">
                  <w:rPr>
                    <w:ins w:id="170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384A74" w:rsidRDefault="00A37D06" w:rsidP="00A37D06">
      <w:pPr>
        <w:numPr>
          <w:ins w:id="1703" w:author="Test" w:date="2008-12-04T14:34:00Z"/>
        </w:numPr>
        <w:jc w:val="both"/>
        <w:rPr>
          <w:ins w:id="1704" w:author="Test" w:date="2008-12-04T14:34:00Z"/>
          <w:rFonts w:ascii="Times New Roman" w:hAnsi="Times New Roman"/>
          <w:lang w:val="en-US"/>
          <w:rPrChange w:id="1705" w:author="Test" w:date="2008-12-04T14:38:00Z">
            <w:rPr>
              <w:ins w:id="1706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384A74">
        <w:trPr>
          <w:jc w:val="center"/>
          <w:ins w:id="1707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08" w:author="Test" w:date="2008-12-04T14:34:00Z"/>
              </w:numPr>
              <w:jc w:val="both"/>
              <w:rPr>
                <w:ins w:id="1709" w:author="Test" w:date="2008-12-04T14:34:00Z"/>
                <w:rFonts w:ascii="Times New Roman" w:hAnsi="Times New Roman"/>
                <w:b/>
                <w:rPrChange w:id="1710" w:author="Test" w:date="2008-12-04T14:38:00Z">
                  <w:rPr>
                    <w:ins w:id="17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12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17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5</w:t>
              </w:r>
              <w:r w:rsidRPr="00384A74">
                <w:rPr>
                  <w:rFonts w:ascii="Times New Roman" w:hAnsi="Times New Roman"/>
                  <w:b/>
                  <w:rPrChange w:id="17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15" w:author="Test" w:date="2008-12-04T14:34:00Z"/>
              </w:numPr>
              <w:jc w:val="both"/>
              <w:rPr>
                <w:ins w:id="1716" w:author="Test" w:date="2008-12-04T14:34:00Z"/>
                <w:rFonts w:ascii="Times New Roman" w:hAnsi="Times New Roman"/>
                <w:rPrChange w:id="1717" w:author="Test" w:date="2008-12-04T14:38:00Z">
                  <w:rPr>
                    <w:ins w:id="17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19" w:author="Test" w:date="2008-12-04T14:34:00Z">
              <w:r w:rsidRPr="00384A74">
                <w:rPr>
                  <w:rFonts w:ascii="Times New Roman" w:hAnsi="Times New Roman"/>
                  <w:rPrChange w:id="17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21" w:author="Test" w:date="2008-12-04T14:34:00Z"/>
              </w:numPr>
              <w:jc w:val="both"/>
              <w:rPr>
                <w:ins w:id="1722" w:author="Test" w:date="2008-12-04T14:34:00Z"/>
                <w:rFonts w:ascii="Times New Roman" w:hAnsi="Times New Roman"/>
                <w:rPrChange w:id="1723" w:author="Test" w:date="2008-12-04T14:38:00Z">
                  <w:rPr>
                    <w:ins w:id="172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25" w:author="Test" w:date="2008-12-04T14:34:00Z">
              <w:r w:rsidRPr="00384A74">
                <w:rPr>
                  <w:rFonts w:ascii="Times New Roman" w:hAnsi="Times New Roman"/>
                  <w:rPrChange w:id="172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27" w:author="Test" w:date="2008-12-04T14:34:00Z"/>
              </w:numPr>
              <w:jc w:val="both"/>
              <w:rPr>
                <w:ins w:id="1728" w:author="Test" w:date="2008-12-04T14:34:00Z"/>
                <w:rFonts w:ascii="Times New Roman" w:hAnsi="Times New Roman"/>
                <w:rPrChange w:id="1729" w:author="Test" w:date="2008-12-04T14:38:00Z">
                  <w:rPr>
                    <w:ins w:id="17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31" w:author="Test" w:date="2008-12-04T14:34:00Z">
              <w:r w:rsidRPr="00384A74">
                <w:rPr>
                  <w:rFonts w:ascii="Times New Roman" w:hAnsi="Times New Roman"/>
                  <w:rPrChange w:id="17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33" w:author="Test" w:date="2008-12-04T14:34:00Z"/>
              </w:numPr>
              <w:jc w:val="both"/>
              <w:rPr>
                <w:ins w:id="1734" w:author="Test" w:date="2008-12-04T14:34:00Z"/>
                <w:rFonts w:ascii="Times New Roman" w:hAnsi="Times New Roman"/>
                <w:rPrChange w:id="1735" w:author="Test" w:date="2008-12-04T14:38:00Z">
                  <w:rPr>
                    <w:ins w:id="17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37" w:author="Test" w:date="2008-12-04T14:34:00Z">
              <w:r w:rsidRPr="00384A74">
                <w:rPr>
                  <w:rFonts w:ascii="Times New Roman" w:hAnsi="Times New Roman"/>
                  <w:rPrChange w:id="17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39" w:author="Test" w:date="2008-12-04T14:34:00Z"/>
              </w:numPr>
              <w:jc w:val="both"/>
              <w:rPr>
                <w:ins w:id="1740" w:author="Test" w:date="2008-12-04T14:34:00Z"/>
                <w:rFonts w:ascii="Times New Roman" w:hAnsi="Times New Roman"/>
                <w:rPrChange w:id="1741" w:author="Test" w:date="2008-12-04T14:38:00Z">
                  <w:rPr>
                    <w:ins w:id="17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43" w:author="Test" w:date="2008-12-04T14:34:00Z">
              <w:r w:rsidRPr="00384A74">
                <w:rPr>
                  <w:rFonts w:ascii="Times New Roman" w:hAnsi="Times New Roman"/>
                  <w:rPrChange w:id="17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745" w:author="Test" w:date="2008-12-04T14:34:00Z"/>
              </w:numPr>
              <w:jc w:val="both"/>
              <w:rPr>
                <w:ins w:id="1746" w:author="Test" w:date="2008-12-04T14:34:00Z"/>
                <w:rFonts w:ascii="Times New Roman" w:hAnsi="Times New Roman"/>
                <w:rPrChange w:id="1747" w:author="Test" w:date="2008-12-04T14:38:00Z">
                  <w:rPr>
                    <w:ins w:id="17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49" w:author="Test" w:date="2008-12-04T14:34:00Z">
              <w:r w:rsidRPr="00384A74">
                <w:rPr>
                  <w:rFonts w:ascii="Times New Roman" w:hAnsi="Times New Roman"/>
                  <w:rPrChange w:id="17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38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1751" w:author="Test" w:date="2008-12-04T14:34:00Z"/>
              </w:numPr>
              <w:jc w:val="both"/>
              <w:rPr>
                <w:ins w:id="1752" w:author="Test" w:date="2008-12-04T14:34:00Z"/>
                <w:rFonts w:ascii="Times New Roman" w:hAnsi="Times New Roman"/>
                <w:rPrChange w:id="1753" w:author="Test" w:date="2008-12-04T14:38:00Z">
                  <w:rPr>
                    <w:ins w:id="175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55" w:author="Test" w:date="2008-12-04T14:34:00Z"/>
              </w:numPr>
              <w:jc w:val="both"/>
              <w:rPr>
                <w:ins w:id="1756" w:author="Test" w:date="2008-12-04T14:34:00Z"/>
                <w:rFonts w:ascii="Times New Roman" w:hAnsi="Times New Roman"/>
                <w:b/>
                <w:rPrChange w:id="1757" w:author="Test" w:date="2008-12-04T14:38:00Z">
                  <w:rPr>
                    <w:ins w:id="17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59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17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6.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61" w:author="Test" w:date="2008-12-04T14:34:00Z"/>
              </w:numPr>
              <w:jc w:val="both"/>
              <w:rPr>
                <w:ins w:id="1762" w:author="Test" w:date="2008-12-04T14:34:00Z"/>
                <w:rFonts w:ascii="Times New Roman" w:hAnsi="Times New Roman"/>
                <w:rPrChange w:id="1763" w:author="Test" w:date="2008-12-04T14:38:00Z">
                  <w:rPr>
                    <w:ins w:id="17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65" w:author="Test" w:date="2008-12-04T14:34:00Z">
              <w:r w:rsidRPr="00384A74">
                <w:rPr>
                  <w:rFonts w:ascii="Times New Roman" w:hAnsi="Times New Roman"/>
                  <w:rPrChange w:id="17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67" w:author="Test" w:date="2008-12-04T14:34:00Z"/>
              </w:numPr>
              <w:jc w:val="both"/>
              <w:rPr>
                <w:ins w:id="1768" w:author="Test" w:date="2008-12-04T14:34:00Z"/>
                <w:rFonts w:ascii="Times New Roman" w:hAnsi="Times New Roman"/>
                <w:rPrChange w:id="1769" w:author="Test" w:date="2008-12-04T14:38:00Z">
                  <w:rPr>
                    <w:ins w:id="177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71" w:author="Test" w:date="2008-12-04T14:34:00Z">
              <w:r w:rsidRPr="00384A74">
                <w:rPr>
                  <w:rFonts w:ascii="Times New Roman" w:hAnsi="Times New Roman"/>
                  <w:rPrChange w:id="177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73" w:author="Test" w:date="2008-12-04T14:34:00Z"/>
              </w:numPr>
              <w:jc w:val="both"/>
              <w:rPr>
                <w:ins w:id="1774" w:author="Test" w:date="2008-12-04T14:34:00Z"/>
                <w:rFonts w:ascii="Times New Roman" w:hAnsi="Times New Roman"/>
                <w:rPrChange w:id="1775" w:author="Test" w:date="2008-12-04T14:38:00Z">
                  <w:rPr>
                    <w:ins w:id="177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77" w:author="Test" w:date="2008-12-04T14:34:00Z">
              <w:r w:rsidRPr="00384A74">
                <w:rPr>
                  <w:rFonts w:ascii="Times New Roman" w:hAnsi="Times New Roman"/>
                  <w:rPrChange w:id="177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79" w:author="Test" w:date="2008-12-04T14:34:00Z"/>
              </w:numPr>
              <w:jc w:val="both"/>
              <w:rPr>
                <w:ins w:id="1780" w:author="Test" w:date="2008-12-04T14:34:00Z"/>
                <w:rFonts w:ascii="Times New Roman" w:hAnsi="Times New Roman"/>
                <w:rPrChange w:id="1781" w:author="Test" w:date="2008-12-04T14:38:00Z">
                  <w:rPr>
                    <w:ins w:id="178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83" w:author="Test" w:date="2008-12-04T14:34:00Z">
              <w:r w:rsidRPr="00384A74">
                <w:rPr>
                  <w:rFonts w:ascii="Times New Roman" w:hAnsi="Times New Roman"/>
                  <w:rPrChange w:id="178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85" w:author="Test" w:date="2008-12-04T14:34:00Z"/>
              </w:numPr>
              <w:jc w:val="both"/>
              <w:rPr>
                <w:ins w:id="1786" w:author="Test" w:date="2008-12-04T14:34:00Z"/>
                <w:rFonts w:ascii="Times New Roman" w:hAnsi="Times New Roman"/>
                <w:rPrChange w:id="1787" w:author="Test" w:date="2008-12-04T14:38:00Z">
                  <w:rPr>
                    <w:ins w:id="17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89" w:author="Test" w:date="2008-12-04T14:34:00Z">
              <w:r w:rsidRPr="00384A74">
                <w:rPr>
                  <w:rFonts w:ascii="Times New Roman" w:hAnsi="Times New Roman"/>
                  <w:rPrChange w:id="17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791" w:author="Test" w:date="2008-12-04T14:34:00Z"/>
              </w:numPr>
              <w:jc w:val="both"/>
              <w:rPr>
                <w:ins w:id="1792" w:author="Test" w:date="2008-12-04T14:34:00Z"/>
                <w:rFonts w:ascii="Times New Roman" w:hAnsi="Times New Roman"/>
                <w:rPrChange w:id="1793" w:author="Test" w:date="2008-12-04T14:38:00Z">
                  <w:rPr>
                    <w:ins w:id="179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795" w:author="Test" w:date="2008-12-04T14:34:00Z">
              <w:r w:rsidRPr="00384A74">
                <w:rPr>
                  <w:rFonts w:ascii="Times New Roman" w:hAnsi="Times New Roman"/>
                  <w:rPrChange w:id="179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</w:tr>
      <w:tr w:rsidR="00A37D06" w:rsidRPr="00384A74">
        <w:trPr>
          <w:jc w:val="center"/>
          <w:ins w:id="1797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798" w:author="Test" w:date="2008-12-04T14:34:00Z"/>
              </w:numPr>
              <w:jc w:val="both"/>
              <w:rPr>
                <w:ins w:id="1799" w:author="Test" w:date="2008-12-04T14:34:00Z"/>
                <w:rFonts w:ascii="Times New Roman" w:hAnsi="Times New Roman"/>
                <w:rPrChange w:id="1800" w:author="Test" w:date="2008-12-04T14:38:00Z">
                  <w:rPr>
                    <w:ins w:id="180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02" w:author="Test" w:date="2008-12-04T14:34:00Z"/>
              </w:numPr>
              <w:jc w:val="both"/>
              <w:rPr>
                <w:ins w:id="1803" w:author="Test" w:date="2008-12-04T14:34:00Z"/>
                <w:rFonts w:ascii="Times New Roman" w:hAnsi="Times New Roman"/>
                <w:rPrChange w:id="1804" w:author="Test" w:date="2008-12-04T14:38:00Z">
                  <w:rPr>
                    <w:ins w:id="18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06" w:author="Test" w:date="2008-12-04T14:34:00Z">
              <w:r w:rsidRPr="00384A74">
                <w:rPr>
                  <w:rFonts w:ascii="Times New Roman" w:hAnsi="Times New Roman"/>
                  <w:rPrChange w:id="18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08" w:author="Test" w:date="2008-12-04T14:34:00Z"/>
              </w:numPr>
              <w:jc w:val="both"/>
              <w:rPr>
                <w:ins w:id="1809" w:author="Test" w:date="2008-12-04T14:34:00Z"/>
                <w:rFonts w:ascii="Times New Roman" w:hAnsi="Times New Roman"/>
                <w:rPrChange w:id="1810" w:author="Test" w:date="2008-12-04T14:38:00Z">
                  <w:rPr>
                    <w:ins w:id="18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12" w:author="Test" w:date="2008-12-04T14:34:00Z">
              <w:r w:rsidRPr="00384A74">
                <w:rPr>
                  <w:rFonts w:ascii="Times New Roman" w:hAnsi="Times New Roman"/>
                  <w:rPrChange w:id="18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14" w:author="Test" w:date="2008-12-04T14:34:00Z"/>
              </w:numPr>
              <w:jc w:val="both"/>
              <w:rPr>
                <w:ins w:id="1815" w:author="Test" w:date="2008-12-04T14:34:00Z"/>
                <w:rFonts w:ascii="Times New Roman" w:hAnsi="Times New Roman"/>
                <w:rPrChange w:id="1816" w:author="Test" w:date="2008-12-04T14:38:00Z">
                  <w:rPr>
                    <w:ins w:id="181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18" w:author="Test" w:date="2008-12-04T14:34:00Z">
              <w:r w:rsidRPr="00384A74">
                <w:rPr>
                  <w:rFonts w:ascii="Times New Roman" w:hAnsi="Times New Roman"/>
                  <w:rPrChange w:id="181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20" w:author="Test" w:date="2008-12-04T14:34:00Z"/>
              </w:numPr>
              <w:jc w:val="both"/>
              <w:rPr>
                <w:ins w:id="1821" w:author="Test" w:date="2008-12-04T14:34:00Z"/>
                <w:rFonts w:ascii="Times New Roman" w:hAnsi="Times New Roman"/>
                <w:rPrChange w:id="1822" w:author="Test" w:date="2008-12-04T14:38:00Z">
                  <w:rPr>
                    <w:ins w:id="182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24" w:author="Test" w:date="2008-12-04T14:34:00Z">
              <w:r w:rsidRPr="00384A74">
                <w:rPr>
                  <w:rFonts w:ascii="Times New Roman" w:hAnsi="Times New Roman"/>
                  <w:rPrChange w:id="182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26" w:author="Test" w:date="2008-12-04T14:34:00Z"/>
              </w:numPr>
              <w:jc w:val="both"/>
              <w:rPr>
                <w:ins w:id="1827" w:author="Test" w:date="2008-12-04T14:34:00Z"/>
                <w:rFonts w:ascii="Times New Roman" w:hAnsi="Times New Roman"/>
                <w:rPrChange w:id="1828" w:author="Test" w:date="2008-12-04T14:38:00Z">
                  <w:rPr>
                    <w:ins w:id="182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30" w:author="Test" w:date="2008-12-04T14:34:00Z">
              <w:r w:rsidRPr="00384A74">
                <w:rPr>
                  <w:rFonts w:ascii="Times New Roman" w:hAnsi="Times New Roman"/>
                  <w:rPrChange w:id="183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832" w:author="Test" w:date="2008-12-04T14:34:00Z"/>
              </w:numPr>
              <w:jc w:val="both"/>
              <w:rPr>
                <w:ins w:id="1833" w:author="Test" w:date="2008-12-04T14:34:00Z"/>
                <w:rFonts w:ascii="Times New Roman" w:hAnsi="Times New Roman"/>
                <w:rPrChange w:id="1834" w:author="Test" w:date="2008-12-04T14:38:00Z">
                  <w:rPr>
                    <w:ins w:id="183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36" w:author="Test" w:date="2008-12-04T14:34:00Z">
              <w:r w:rsidRPr="00384A74">
                <w:rPr>
                  <w:rFonts w:ascii="Times New Roman" w:hAnsi="Times New Roman"/>
                  <w:rPrChange w:id="183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1838" w:author="Test" w:date="2008-12-04T14:34:00Z"/>
              </w:numPr>
              <w:jc w:val="both"/>
              <w:rPr>
                <w:ins w:id="1839" w:author="Test" w:date="2008-12-04T14:34:00Z"/>
                <w:rFonts w:ascii="Times New Roman" w:hAnsi="Times New Roman"/>
                <w:rPrChange w:id="1840" w:author="Test" w:date="2008-12-04T14:38:00Z">
                  <w:rPr>
                    <w:ins w:id="184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42" w:author="Test" w:date="2008-12-04T14:34:00Z"/>
              </w:numPr>
              <w:jc w:val="both"/>
              <w:rPr>
                <w:ins w:id="1843" w:author="Test" w:date="2008-12-04T14:34:00Z"/>
                <w:rFonts w:ascii="Times New Roman" w:hAnsi="Times New Roman"/>
                <w:rPrChange w:id="1844" w:author="Test" w:date="2008-12-04T14:38:00Z">
                  <w:rPr>
                    <w:ins w:id="184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46" w:author="Test" w:date="2008-12-04T14:34:00Z"/>
              </w:numPr>
              <w:jc w:val="both"/>
              <w:rPr>
                <w:ins w:id="1847" w:author="Test" w:date="2008-12-04T14:34:00Z"/>
                <w:rFonts w:ascii="Times New Roman" w:hAnsi="Times New Roman"/>
                <w:rPrChange w:id="1848" w:author="Test" w:date="2008-12-04T14:38:00Z">
                  <w:rPr>
                    <w:ins w:id="18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50" w:author="Test" w:date="2008-12-04T14:34:00Z">
              <w:r w:rsidRPr="00384A74">
                <w:rPr>
                  <w:rFonts w:ascii="Times New Roman" w:hAnsi="Times New Roman"/>
                  <w:rPrChange w:id="18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52" w:author="Test" w:date="2008-12-04T14:34:00Z"/>
              </w:numPr>
              <w:jc w:val="both"/>
              <w:rPr>
                <w:ins w:id="1853" w:author="Test" w:date="2008-12-04T14:34:00Z"/>
                <w:rFonts w:ascii="Times New Roman" w:hAnsi="Times New Roman"/>
                <w:rPrChange w:id="1854" w:author="Test" w:date="2008-12-04T14:38:00Z">
                  <w:rPr>
                    <w:ins w:id="18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56" w:author="Test" w:date="2008-12-04T14:34:00Z">
              <w:r w:rsidRPr="00384A74">
                <w:rPr>
                  <w:rFonts w:ascii="Times New Roman" w:hAnsi="Times New Roman"/>
                  <w:rPrChange w:id="18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58" w:author="Test" w:date="2008-12-04T14:34:00Z"/>
              </w:numPr>
              <w:jc w:val="both"/>
              <w:rPr>
                <w:ins w:id="1859" w:author="Test" w:date="2008-12-04T14:34:00Z"/>
                <w:rFonts w:ascii="Times New Roman" w:hAnsi="Times New Roman"/>
                <w:rPrChange w:id="1860" w:author="Test" w:date="2008-12-04T14:38:00Z">
                  <w:rPr>
                    <w:ins w:id="18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62" w:author="Test" w:date="2008-12-04T14:34:00Z">
              <w:r w:rsidRPr="00384A74">
                <w:rPr>
                  <w:rFonts w:ascii="Times New Roman" w:hAnsi="Times New Roman"/>
                  <w:rPrChange w:id="18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64" w:author="Test" w:date="2008-12-04T14:34:00Z"/>
              </w:numPr>
              <w:jc w:val="both"/>
              <w:rPr>
                <w:ins w:id="1865" w:author="Test" w:date="2008-12-04T14:34:00Z"/>
                <w:rFonts w:ascii="Times New Roman" w:hAnsi="Times New Roman"/>
                <w:rPrChange w:id="1866" w:author="Test" w:date="2008-12-04T14:38:00Z">
                  <w:rPr>
                    <w:ins w:id="18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68" w:author="Test" w:date="2008-12-04T14:34:00Z">
              <w:r w:rsidRPr="00384A74">
                <w:rPr>
                  <w:rFonts w:ascii="Times New Roman" w:hAnsi="Times New Roman"/>
                  <w:rPrChange w:id="18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70" w:author="Test" w:date="2008-12-04T14:34:00Z"/>
              </w:numPr>
              <w:jc w:val="both"/>
              <w:rPr>
                <w:ins w:id="1871" w:author="Test" w:date="2008-12-04T14:34:00Z"/>
                <w:rFonts w:ascii="Times New Roman" w:hAnsi="Times New Roman"/>
                <w:rPrChange w:id="1872" w:author="Test" w:date="2008-12-04T14:38:00Z">
                  <w:rPr>
                    <w:ins w:id="18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74" w:author="Test" w:date="2008-12-04T14:34:00Z">
              <w:r w:rsidRPr="00384A74">
                <w:rPr>
                  <w:rFonts w:ascii="Times New Roman" w:hAnsi="Times New Roman"/>
                  <w:rPrChange w:id="18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876" w:author="Test" w:date="2008-12-04T14:34:00Z"/>
              </w:numPr>
              <w:jc w:val="both"/>
              <w:rPr>
                <w:ins w:id="1877" w:author="Test" w:date="2008-12-04T14:34:00Z"/>
                <w:rFonts w:ascii="Times New Roman" w:hAnsi="Times New Roman"/>
                <w:rPrChange w:id="1878" w:author="Test" w:date="2008-12-04T14:38:00Z">
                  <w:rPr>
                    <w:ins w:id="187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80" w:author="Test" w:date="2008-12-04T14:34:00Z">
              <w:r w:rsidRPr="00384A74">
                <w:rPr>
                  <w:rFonts w:ascii="Times New Roman" w:hAnsi="Times New Roman"/>
                  <w:rPrChange w:id="188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</w:tr>
      <w:tr w:rsidR="00A37D06" w:rsidRPr="00384A74">
        <w:trPr>
          <w:jc w:val="center"/>
          <w:ins w:id="1882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83" w:author="Test" w:date="2008-12-04T14:34:00Z"/>
              </w:numPr>
              <w:jc w:val="both"/>
              <w:rPr>
                <w:ins w:id="1884" w:author="Test" w:date="2008-12-04T14:34:00Z"/>
                <w:rFonts w:ascii="Times New Roman" w:hAnsi="Times New Roman"/>
                <w:rPrChange w:id="1885" w:author="Test" w:date="2008-12-04T14:38:00Z">
                  <w:rPr>
                    <w:ins w:id="188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87" w:author="Test" w:date="2008-12-04T14:34:00Z"/>
              </w:numPr>
              <w:jc w:val="both"/>
              <w:rPr>
                <w:ins w:id="1888" w:author="Test" w:date="2008-12-04T14:34:00Z"/>
                <w:rFonts w:ascii="Times New Roman" w:hAnsi="Times New Roman"/>
                <w:rPrChange w:id="1889" w:author="Test" w:date="2008-12-04T14:38:00Z">
                  <w:rPr>
                    <w:ins w:id="18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91" w:author="Test" w:date="2008-12-04T14:34:00Z">
              <w:r w:rsidRPr="00384A74">
                <w:rPr>
                  <w:rFonts w:ascii="Times New Roman" w:hAnsi="Times New Roman"/>
                  <w:rPrChange w:id="18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93" w:author="Test" w:date="2008-12-04T14:34:00Z"/>
              </w:numPr>
              <w:jc w:val="both"/>
              <w:rPr>
                <w:ins w:id="1894" w:author="Test" w:date="2008-12-04T14:34:00Z"/>
                <w:rFonts w:ascii="Times New Roman" w:hAnsi="Times New Roman"/>
                <w:rPrChange w:id="1895" w:author="Test" w:date="2008-12-04T14:38:00Z">
                  <w:rPr>
                    <w:ins w:id="18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897" w:author="Test" w:date="2008-12-04T14:34:00Z">
              <w:r w:rsidRPr="00384A74">
                <w:rPr>
                  <w:rFonts w:ascii="Times New Roman" w:hAnsi="Times New Roman"/>
                  <w:rPrChange w:id="18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899" w:author="Test" w:date="2008-12-04T14:34:00Z"/>
              </w:numPr>
              <w:jc w:val="both"/>
              <w:rPr>
                <w:ins w:id="1900" w:author="Test" w:date="2008-12-04T14:34:00Z"/>
                <w:rFonts w:ascii="Times New Roman" w:hAnsi="Times New Roman"/>
                <w:rPrChange w:id="1901" w:author="Test" w:date="2008-12-04T14:38:00Z">
                  <w:rPr>
                    <w:ins w:id="19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03" w:author="Test" w:date="2008-12-04T14:34:00Z">
              <w:r w:rsidRPr="00384A74">
                <w:rPr>
                  <w:rFonts w:ascii="Times New Roman" w:hAnsi="Times New Roman"/>
                  <w:rPrChange w:id="19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05" w:author="Test" w:date="2008-12-04T14:34:00Z"/>
              </w:numPr>
              <w:jc w:val="both"/>
              <w:rPr>
                <w:ins w:id="1906" w:author="Test" w:date="2008-12-04T14:34:00Z"/>
                <w:rFonts w:ascii="Times New Roman" w:hAnsi="Times New Roman"/>
                <w:rPrChange w:id="1907" w:author="Test" w:date="2008-12-04T14:38:00Z">
                  <w:rPr>
                    <w:ins w:id="190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09" w:author="Test" w:date="2008-12-04T14:34:00Z">
              <w:r w:rsidRPr="00384A74">
                <w:rPr>
                  <w:rFonts w:ascii="Times New Roman" w:hAnsi="Times New Roman"/>
                  <w:rPrChange w:id="191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11" w:author="Test" w:date="2008-12-04T14:34:00Z"/>
              </w:numPr>
              <w:jc w:val="both"/>
              <w:rPr>
                <w:ins w:id="1912" w:author="Test" w:date="2008-12-04T14:34:00Z"/>
                <w:rFonts w:ascii="Times New Roman" w:hAnsi="Times New Roman"/>
                <w:rPrChange w:id="1913" w:author="Test" w:date="2008-12-04T14:38:00Z">
                  <w:rPr>
                    <w:ins w:id="19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15" w:author="Test" w:date="2008-12-04T14:34:00Z">
              <w:r w:rsidRPr="00384A74">
                <w:rPr>
                  <w:rFonts w:ascii="Times New Roman" w:hAnsi="Times New Roman"/>
                  <w:rPrChange w:id="19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917" w:author="Test" w:date="2008-12-04T14:34:00Z"/>
              </w:numPr>
              <w:jc w:val="both"/>
              <w:rPr>
                <w:ins w:id="1918" w:author="Test" w:date="2008-12-04T14:34:00Z"/>
                <w:rFonts w:ascii="Times New Roman" w:hAnsi="Times New Roman"/>
                <w:rPrChange w:id="1919" w:author="Test" w:date="2008-12-04T14:38:00Z">
                  <w:rPr>
                    <w:ins w:id="19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21" w:author="Test" w:date="2008-12-04T14:34:00Z">
              <w:r w:rsidRPr="00384A74">
                <w:rPr>
                  <w:rFonts w:ascii="Times New Roman" w:hAnsi="Times New Roman"/>
                  <w:rPrChange w:id="19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1923" w:author="Test" w:date="2008-12-04T14:34:00Z"/>
              </w:numPr>
              <w:jc w:val="both"/>
              <w:rPr>
                <w:ins w:id="1924" w:author="Test" w:date="2008-12-04T14:34:00Z"/>
                <w:rFonts w:ascii="Times New Roman" w:hAnsi="Times New Roman"/>
                <w:rPrChange w:id="1925" w:author="Test" w:date="2008-12-04T14:38:00Z">
                  <w:rPr>
                    <w:ins w:id="192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27" w:author="Test" w:date="2008-12-04T14:34:00Z"/>
              </w:numPr>
              <w:jc w:val="both"/>
              <w:rPr>
                <w:ins w:id="1928" w:author="Test" w:date="2008-12-04T14:34:00Z"/>
                <w:rFonts w:ascii="Times New Roman" w:hAnsi="Times New Roman"/>
                <w:rPrChange w:id="1929" w:author="Test" w:date="2008-12-04T14:38:00Z">
                  <w:rPr>
                    <w:ins w:id="193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31" w:author="Test" w:date="2008-12-04T14:34:00Z"/>
              </w:numPr>
              <w:jc w:val="both"/>
              <w:rPr>
                <w:ins w:id="1932" w:author="Test" w:date="2008-12-04T14:34:00Z"/>
                <w:rFonts w:ascii="Times New Roman" w:hAnsi="Times New Roman"/>
                <w:rPrChange w:id="1933" w:author="Test" w:date="2008-12-04T14:38:00Z">
                  <w:rPr>
                    <w:ins w:id="19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35" w:author="Test" w:date="2008-12-04T14:34:00Z">
              <w:r w:rsidRPr="00384A74">
                <w:rPr>
                  <w:rFonts w:ascii="Times New Roman" w:hAnsi="Times New Roman"/>
                  <w:rPrChange w:id="19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37" w:author="Test" w:date="2008-12-04T14:34:00Z"/>
              </w:numPr>
              <w:jc w:val="both"/>
              <w:rPr>
                <w:ins w:id="1938" w:author="Test" w:date="2008-12-04T14:34:00Z"/>
                <w:rFonts w:ascii="Times New Roman" w:hAnsi="Times New Roman"/>
                <w:rPrChange w:id="1939" w:author="Test" w:date="2008-12-04T14:38:00Z">
                  <w:rPr>
                    <w:ins w:id="19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41" w:author="Test" w:date="2008-12-04T14:34:00Z">
              <w:r w:rsidRPr="00384A74">
                <w:rPr>
                  <w:rFonts w:ascii="Times New Roman" w:hAnsi="Times New Roman"/>
                  <w:rPrChange w:id="19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43" w:author="Test" w:date="2008-12-04T14:34:00Z"/>
              </w:numPr>
              <w:jc w:val="both"/>
              <w:rPr>
                <w:ins w:id="1944" w:author="Test" w:date="2008-12-04T14:34:00Z"/>
                <w:rFonts w:ascii="Times New Roman" w:hAnsi="Times New Roman"/>
                <w:rPrChange w:id="1945" w:author="Test" w:date="2008-12-04T14:38:00Z">
                  <w:rPr>
                    <w:ins w:id="19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47" w:author="Test" w:date="2008-12-04T14:34:00Z">
              <w:r w:rsidRPr="00384A74">
                <w:rPr>
                  <w:rFonts w:ascii="Times New Roman" w:hAnsi="Times New Roman"/>
                  <w:rPrChange w:id="19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49" w:author="Test" w:date="2008-12-04T14:34:00Z"/>
              </w:numPr>
              <w:jc w:val="both"/>
              <w:rPr>
                <w:ins w:id="1950" w:author="Test" w:date="2008-12-04T14:34:00Z"/>
                <w:rFonts w:ascii="Times New Roman" w:hAnsi="Times New Roman"/>
                <w:rPrChange w:id="1951" w:author="Test" w:date="2008-12-04T14:38:00Z">
                  <w:rPr>
                    <w:ins w:id="19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53" w:author="Test" w:date="2008-12-04T14:34:00Z">
              <w:r w:rsidRPr="00384A74">
                <w:rPr>
                  <w:rFonts w:ascii="Times New Roman" w:hAnsi="Times New Roman"/>
                  <w:rPrChange w:id="19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55" w:author="Test" w:date="2008-12-04T14:34:00Z"/>
              </w:numPr>
              <w:jc w:val="both"/>
              <w:rPr>
                <w:ins w:id="1956" w:author="Test" w:date="2008-12-04T14:34:00Z"/>
                <w:rFonts w:ascii="Times New Roman" w:hAnsi="Times New Roman"/>
                <w:rPrChange w:id="1957" w:author="Test" w:date="2008-12-04T14:38:00Z">
                  <w:rPr>
                    <w:ins w:id="19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59" w:author="Test" w:date="2008-12-04T14:34:00Z">
              <w:r w:rsidRPr="00384A74">
                <w:rPr>
                  <w:rFonts w:ascii="Times New Roman" w:hAnsi="Times New Roman"/>
                  <w:rPrChange w:id="19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1961" w:author="Test" w:date="2008-12-04T14:34:00Z"/>
              </w:numPr>
              <w:jc w:val="both"/>
              <w:rPr>
                <w:ins w:id="1962" w:author="Test" w:date="2008-12-04T14:34:00Z"/>
                <w:rFonts w:ascii="Times New Roman" w:hAnsi="Times New Roman"/>
                <w:rPrChange w:id="1963" w:author="Test" w:date="2008-12-04T14:38:00Z">
                  <w:rPr>
                    <w:ins w:id="19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65" w:author="Test" w:date="2008-12-04T14:34:00Z">
              <w:r w:rsidRPr="00384A74">
                <w:rPr>
                  <w:rFonts w:ascii="Times New Roman" w:hAnsi="Times New Roman"/>
                  <w:rPrChange w:id="19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</w:tr>
      <w:tr w:rsidR="00A37D06" w:rsidRPr="00384A74">
        <w:trPr>
          <w:jc w:val="center"/>
          <w:ins w:id="1967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68" w:author="Test" w:date="2008-12-04T14:34:00Z"/>
              </w:numPr>
              <w:jc w:val="both"/>
              <w:rPr>
                <w:ins w:id="1969" w:author="Test" w:date="2008-12-04T14:34:00Z"/>
                <w:rFonts w:ascii="Times New Roman" w:hAnsi="Times New Roman"/>
                <w:rPrChange w:id="1970" w:author="Test" w:date="2008-12-04T14:38:00Z">
                  <w:rPr>
                    <w:ins w:id="197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72" w:author="Test" w:date="2008-12-04T14:34:00Z"/>
              </w:numPr>
              <w:jc w:val="both"/>
              <w:rPr>
                <w:ins w:id="1973" w:author="Test" w:date="2008-12-04T14:34:00Z"/>
                <w:rFonts w:ascii="Times New Roman" w:hAnsi="Times New Roman"/>
                <w:rPrChange w:id="1974" w:author="Test" w:date="2008-12-04T14:38:00Z">
                  <w:rPr>
                    <w:ins w:id="19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76" w:author="Test" w:date="2008-12-04T14:34:00Z">
              <w:r w:rsidRPr="00384A74">
                <w:rPr>
                  <w:rFonts w:ascii="Times New Roman" w:hAnsi="Times New Roman"/>
                  <w:rPrChange w:id="19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78" w:author="Test" w:date="2008-12-04T14:34:00Z"/>
              </w:numPr>
              <w:jc w:val="both"/>
              <w:rPr>
                <w:ins w:id="1979" w:author="Test" w:date="2008-12-04T14:34:00Z"/>
                <w:rFonts w:ascii="Times New Roman" w:hAnsi="Times New Roman"/>
                <w:rPrChange w:id="1980" w:author="Test" w:date="2008-12-04T14:38:00Z">
                  <w:rPr>
                    <w:ins w:id="198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82" w:author="Test" w:date="2008-12-04T14:34:00Z">
              <w:r w:rsidRPr="00384A74">
                <w:rPr>
                  <w:rFonts w:ascii="Times New Roman" w:hAnsi="Times New Roman"/>
                  <w:rPrChange w:id="19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84" w:author="Test" w:date="2008-12-04T14:34:00Z"/>
              </w:numPr>
              <w:jc w:val="both"/>
              <w:rPr>
                <w:ins w:id="1985" w:author="Test" w:date="2008-12-04T14:34:00Z"/>
                <w:rFonts w:ascii="Times New Roman" w:hAnsi="Times New Roman"/>
                <w:rPrChange w:id="1986" w:author="Test" w:date="2008-12-04T14:38:00Z">
                  <w:rPr>
                    <w:ins w:id="19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88" w:author="Test" w:date="2008-12-04T14:34:00Z">
              <w:r w:rsidRPr="00384A74">
                <w:rPr>
                  <w:rFonts w:ascii="Times New Roman" w:hAnsi="Times New Roman"/>
                  <w:rPrChange w:id="19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90" w:author="Test" w:date="2008-12-04T14:34:00Z"/>
              </w:numPr>
              <w:jc w:val="both"/>
              <w:rPr>
                <w:ins w:id="1991" w:author="Test" w:date="2008-12-04T14:34:00Z"/>
                <w:rFonts w:ascii="Times New Roman" w:hAnsi="Times New Roman"/>
                <w:rPrChange w:id="1992" w:author="Test" w:date="2008-12-04T14:38:00Z">
                  <w:rPr>
                    <w:ins w:id="199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1994" w:author="Test" w:date="2008-12-04T14:34:00Z">
              <w:r w:rsidRPr="00384A74">
                <w:rPr>
                  <w:rFonts w:ascii="Times New Roman" w:hAnsi="Times New Roman"/>
                  <w:rPrChange w:id="199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1996" w:author="Test" w:date="2008-12-04T14:34:00Z"/>
              </w:numPr>
              <w:jc w:val="both"/>
              <w:rPr>
                <w:ins w:id="1997" w:author="Test" w:date="2008-12-04T14:34:00Z"/>
                <w:rFonts w:ascii="Times New Roman" w:hAnsi="Times New Roman"/>
                <w:rPrChange w:id="1998" w:author="Test" w:date="2008-12-04T14:38:00Z">
                  <w:rPr>
                    <w:ins w:id="19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00" w:author="Test" w:date="2008-12-04T14:34:00Z">
              <w:r w:rsidRPr="00384A74">
                <w:rPr>
                  <w:rFonts w:ascii="Times New Roman" w:hAnsi="Times New Roman"/>
                  <w:rPrChange w:id="20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002" w:author="Test" w:date="2008-12-04T14:34:00Z"/>
              </w:numPr>
              <w:jc w:val="both"/>
              <w:rPr>
                <w:ins w:id="2003" w:author="Test" w:date="2008-12-04T14:34:00Z"/>
                <w:rFonts w:ascii="Times New Roman" w:hAnsi="Times New Roman"/>
                <w:rPrChange w:id="2004" w:author="Test" w:date="2008-12-04T14:38:00Z">
                  <w:rPr>
                    <w:ins w:id="20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06" w:author="Test" w:date="2008-12-04T14:34:00Z">
              <w:r w:rsidRPr="00384A74">
                <w:rPr>
                  <w:rFonts w:ascii="Times New Roman" w:hAnsi="Times New Roman"/>
                  <w:rPrChange w:id="20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008" w:author="Test" w:date="2008-12-04T14:34:00Z"/>
              </w:numPr>
              <w:jc w:val="both"/>
              <w:rPr>
                <w:ins w:id="2009" w:author="Test" w:date="2008-12-04T14:34:00Z"/>
                <w:rFonts w:ascii="Times New Roman" w:hAnsi="Times New Roman"/>
                <w:rPrChange w:id="2010" w:author="Test" w:date="2008-12-04T14:38:00Z">
                  <w:rPr>
                    <w:ins w:id="201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012" w:author="Test" w:date="2008-12-04T14:34:00Z"/>
              </w:numPr>
              <w:jc w:val="both"/>
              <w:rPr>
                <w:ins w:id="2013" w:author="Test" w:date="2008-12-04T14:34:00Z"/>
                <w:rFonts w:ascii="Times New Roman" w:hAnsi="Times New Roman"/>
                <w:rPrChange w:id="2014" w:author="Test" w:date="2008-12-04T14:38:00Z">
                  <w:rPr>
                    <w:ins w:id="201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016" w:author="Test" w:date="2008-12-04T14:34:00Z"/>
              </w:numPr>
              <w:jc w:val="both"/>
              <w:rPr>
                <w:ins w:id="2017" w:author="Test" w:date="2008-12-04T14:34:00Z"/>
                <w:rFonts w:ascii="Times New Roman" w:hAnsi="Times New Roman"/>
                <w:rPrChange w:id="2018" w:author="Test" w:date="2008-12-04T14:38:00Z">
                  <w:rPr>
                    <w:ins w:id="20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20" w:author="Test" w:date="2008-12-04T14:34:00Z">
              <w:r w:rsidRPr="00384A74">
                <w:rPr>
                  <w:rFonts w:ascii="Times New Roman" w:hAnsi="Times New Roman"/>
                  <w:rPrChange w:id="20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022" w:author="Test" w:date="2008-12-04T14:34:00Z"/>
              </w:numPr>
              <w:jc w:val="both"/>
              <w:rPr>
                <w:ins w:id="2023" w:author="Test" w:date="2008-12-04T14:34:00Z"/>
                <w:rFonts w:ascii="Times New Roman" w:hAnsi="Times New Roman"/>
                <w:rPrChange w:id="2024" w:author="Test" w:date="2008-12-04T14:38:00Z">
                  <w:rPr>
                    <w:ins w:id="20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26" w:author="Test" w:date="2008-12-04T14:34:00Z">
              <w:r w:rsidRPr="00384A74">
                <w:rPr>
                  <w:rFonts w:ascii="Times New Roman" w:hAnsi="Times New Roman"/>
                  <w:rPrChange w:id="20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028" w:author="Test" w:date="2008-12-04T14:34:00Z"/>
              </w:numPr>
              <w:jc w:val="both"/>
              <w:rPr>
                <w:ins w:id="2029" w:author="Test" w:date="2008-12-04T14:34:00Z"/>
                <w:rFonts w:ascii="Times New Roman" w:hAnsi="Times New Roman"/>
                <w:rPrChange w:id="2030" w:author="Test" w:date="2008-12-04T14:38:00Z">
                  <w:rPr>
                    <w:ins w:id="20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32" w:author="Test" w:date="2008-12-04T14:34:00Z">
              <w:r w:rsidRPr="00384A74">
                <w:rPr>
                  <w:rFonts w:ascii="Times New Roman" w:hAnsi="Times New Roman"/>
                  <w:rPrChange w:id="20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034" w:author="Test" w:date="2008-12-04T14:34:00Z"/>
              </w:numPr>
              <w:jc w:val="both"/>
              <w:rPr>
                <w:ins w:id="2035" w:author="Test" w:date="2008-12-04T14:34:00Z"/>
                <w:rFonts w:ascii="Times New Roman" w:hAnsi="Times New Roman"/>
                <w:rPrChange w:id="2036" w:author="Test" w:date="2008-12-04T14:38:00Z">
                  <w:rPr>
                    <w:ins w:id="20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38" w:author="Test" w:date="2008-12-04T14:34:00Z">
              <w:r w:rsidRPr="00384A74">
                <w:rPr>
                  <w:rFonts w:ascii="Times New Roman" w:hAnsi="Times New Roman"/>
                  <w:rPrChange w:id="20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040" w:author="Test" w:date="2008-12-04T14:34:00Z"/>
              </w:numPr>
              <w:jc w:val="both"/>
              <w:rPr>
                <w:ins w:id="2041" w:author="Test" w:date="2008-12-04T14:34:00Z"/>
                <w:rFonts w:ascii="Times New Roman" w:hAnsi="Times New Roman"/>
                <w:rPrChange w:id="2042" w:author="Test" w:date="2008-12-04T14:38:00Z">
                  <w:rPr>
                    <w:ins w:id="20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44" w:author="Test" w:date="2008-12-04T14:34:00Z">
              <w:r w:rsidRPr="00384A74">
                <w:rPr>
                  <w:rFonts w:ascii="Times New Roman" w:hAnsi="Times New Roman"/>
                  <w:rPrChange w:id="20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046" w:author="Test" w:date="2008-12-04T14:34:00Z"/>
              </w:numPr>
              <w:jc w:val="both"/>
              <w:rPr>
                <w:ins w:id="2047" w:author="Test" w:date="2008-12-04T14:34:00Z"/>
                <w:rFonts w:ascii="Times New Roman" w:hAnsi="Times New Roman"/>
                <w:rPrChange w:id="2048" w:author="Test" w:date="2008-12-04T14:38:00Z">
                  <w:rPr>
                    <w:ins w:id="20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50" w:author="Test" w:date="2008-12-04T14:34:00Z">
              <w:r w:rsidRPr="00384A74">
                <w:rPr>
                  <w:rFonts w:ascii="Times New Roman" w:hAnsi="Times New Roman"/>
                  <w:rPrChange w:id="20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</w:tr>
      <w:tr w:rsidR="00A37D06" w:rsidRPr="00384A74">
        <w:trPr>
          <w:jc w:val="center"/>
          <w:ins w:id="2052" w:author="Test" w:date="2008-12-04T14:34:00Z"/>
        </w:trPr>
        <w:tc>
          <w:tcPr>
            <w:tcW w:w="342" w:type="pct"/>
          </w:tcPr>
          <w:p w:rsidR="00A37D06" w:rsidRPr="00384A74" w:rsidRDefault="00A37D06" w:rsidP="00A37D06">
            <w:pPr>
              <w:numPr>
                <w:ins w:id="2053" w:author="Test" w:date="2008-12-04T14:34:00Z"/>
              </w:numPr>
              <w:jc w:val="both"/>
              <w:rPr>
                <w:ins w:id="2054" w:author="Test" w:date="2008-12-04T14:34:00Z"/>
                <w:rFonts w:ascii="Times New Roman" w:hAnsi="Times New Roman"/>
                <w:rPrChange w:id="2055" w:author="Test" w:date="2008-12-04T14:38:00Z">
                  <w:rPr>
                    <w:ins w:id="205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057" w:author="Test" w:date="2008-12-04T14:34:00Z"/>
              </w:numPr>
              <w:jc w:val="both"/>
              <w:rPr>
                <w:ins w:id="2058" w:author="Test" w:date="2008-12-04T14:34:00Z"/>
                <w:rFonts w:ascii="Times New Roman" w:hAnsi="Times New Roman"/>
                <w:rPrChange w:id="2059" w:author="Test" w:date="2008-12-04T14:38:00Z">
                  <w:rPr>
                    <w:ins w:id="20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61" w:author="Test" w:date="2008-12-04T14:34:00Z">
              <w:r w:rsidRPr="00384A74">
                <w:rPr>
                  <w:rFonts w:ascii="Times New Roman" w:hAnsi="Times New Roman"/>
                  <w:rPrChange w:id="20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063" w:author="Test" w:date="2008-12-04T14:34:00Z"/>
              </w:numPr>
              <w:jc w:val="both"/>
              <w:rPr>
                <w:ins w:id="2064" w:author="Test" w:date="2008-12-04T14:34:00Z"/>
                <w:rFonts w:ascii="Times New Roman" w:hAnsi="Times New Roman"/>
                <w:rPrChange w:id="2065" w:author="Test" w:date="2008-12-04T14:38:00Z">
                  <w:rPr>
                    <w:ins w:id="20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67" w:author="Test" w:date="2008-12-04T14:34:00Z">
              <w:r w:rsidRPr="00384A74">
                <w:rPr>
                  <w:rFonts w:ascii="Times New Roman" w:hAnsi="Times New Roman"/>
                  <w:rPrChange w:id="20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069" w:author="Test" w:date="2008-12-04T14:34:00Z"/>
              </w:numPr>
              <w:jc w:val="both"/>
              <w:rPr>
                <w:ins w:id="2070" w:author="Test" w:date="2008-12-04T14:34:00Z"/>
                <w:rFonts w:ascii="Times New Roman" w:hAnsi="Times New Roman"/>
                <w:rPrChange w:id="2071" w:author="Test" w:date="2008-12-04T14:38:00Z">
                  <w:rPr>
                    <w:ins w:id="20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73" w:author="Test" w:date="2008-12-04T14:34:00Z">
              <w:r w:rsidRPr="00384A74">
                <w:rPr>
                  <w:rFonts w:ascii="Times New Roman" w:hAnsi="Times New Roman"/>
                  <w:rPrChange w:id="20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075" w:author="Test" w:date="2008-12-04T14:34:00Z"/>
              </w:numPr>
              <w:jc w:val="both"/>
              <w:rPr>
                <w:ins w:id="2076" w:author="Test" w:date="2008-12-04T14:34:00Z"/>
                <w:rFonts w:ascii="Times New Roman" w:hAnsi="Times New Roman"/>
                <w:rPrChange w:id="2077" w:author="Test" w:date="2008-12-04T14:38:00Z">
                  <w:rPr>
                    <w:ins w:id="20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79" w:author="Test" w:date="2008-12-04T14:34:00Z">
              <w:r w:rsidRPr="00384A74">
                <w:rPr>
                  <w:rFonts w:ascii="Times New Roman" w:hAnsi="Times New Roman"/>
                  <w:rPrChange w:id="20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081" w:author="Test" w:date="2008-12-04T14:34:00Z"/>
              </w:numPr>
              <w:jc w:val="both"/>
              <w:rPr>
                <w:ins w:id="2082" w:author="Test" w:date="2008-12-04T14:34:00Z"/>
                <w:rFonts w:ascii="Times New Roman" w:hAnsi="Times New Roman"/>
                <w:rPrChange w:id="2083" w:author="Test" w:date="2008-12-04T14:38:00Z">
                  <w:rPr>
                    <w:ins w:id="20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085" w:author="Test" w:date="2008-12-04T14:34:00Z">
              <w:r w:rsidRPr="00384A74">
                <w:rPr>
                  <w:rFonts w:ascii="Times New Roman" w:hAnsi="Times New Roman"/>
                  <w:rPrChange w:id="20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2087" w:author="Test" w:date="2008-12-04T14:34:00Z"/>
              </w:numPr>
              <w:jc w:val="both"/>
              <w:rPr>
                <w:ins w:id="2088" w:author="Test" w:date="2008-12-04T14:34:00Z"/>
                <w:rFonts w:ascii="Times New Roman" w:hAnsi="Times New Roman"/>
                <w:rPrChange w:id="2089" w:author="Test" w:date="2008-12-04T14:38:00Z">
                  <w:rPr>
                    <w:ins w:id="209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091" w:author="Test" w:date="2008-12-04T14:34:00Z"/>
              </w:numPr>
              <w:jc w:val="both"/>
              <w:rPr>
                <w:ins w:id="2092" w:author="Test" w:date="2008-12-04T14:34:00Z"/>
                <w:rFonts w:ascii="Times New Roman" w:hAnsi="Times New Roman"/>
                <w:rPrChange w:id="2093" w:author="Test" w:date="2008-12-04T14:38:00Z">
                  <w:rPr>
                    <w:ins w:id="209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2095" w:author="Test" w:date="2008-12-04T14:34:00Z"/>
              </w:numPr>
              <w:jc w:val="both"/>
              <w:rPr>
                <w:ins w:id="2096" w:author="Test" w:date="2008-12-04T14:34:00Z"/>
                <w:rFonts w:ascii="Times New Roman" w:hAnsi="Times New Roman"/>
                <w:rPrChange w:id="2097" w:author="Test" w:date="2008-12-04T14:38:00Z">
                  <w:rPr>
                    <w:ins w:id="209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099" w:author="Test" w:date="2008-12-04T14:34:00Z"/>
              </w:numPr>
              <w:jc w:val="both"/>
              <w:rPr>
                <w:ins w:id="2100" w:author="Test" w:date="2008-12-04T14:34:00Z"/>
                <w:rFonts w:ascii="Times New Roman" w:hAnsi="Times New Roman"/>
                <w:rPrChange w:id="2101" w:author="Test" w:date="2008-12-04T14:38:00Z">
                  <w:rPr>
                    <w:ins w:id="21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03" w:author="Test" w:date="2008-12-04T14:34:00Z">
              <w:r w:rsidRPr="00384A74">
                <w:rPr>
                  <w:rFonts w:ascii="Times New Roman" w:hAnsi="Times New Roman"/>
                  <w:rPrChange w:id="21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105" w:author="Test" w:date="2008-12-04T14:34:00Z"/>
              </w:numPr>
              <w:jc w:val="both"/>
              <w:rPr>
                <w:ins w:id="2106" w:author="Test" w:date="2008-12-04T14:34:00Z"/>
                <w:rFonts w:ascii="Times New Roman" w:hAnsi="Times New Roman"/>
                <w:rPrChange w:id="2107" w:author="Test" w:date="2008-12-04T14:38:00Z">
                  <w:rPr>
                    <w:ins w:id="210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09" w:author="Test" w:date="2008-12-04T14:34:00Z">
              <w:r w:rsidRPr="00384A74">
                <w:rPr>
                  <w:rFonts w:ascii="Times New Roman" w:hAnsi="Times New Roman"/>
                  <w:rPrChange w:id="211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111" w:author="Test" w:date="2008-12-04T14:34:00Z"/>
              </w:numPr>
              <w:jc w:val="both"/>
              <w:rPr>
                <w:ins w:id="2112" w:author="Test" w:date="2008-12-04T14:34:00Z"/>
                <w:rFonts w:ascii="Times New Roman" w:hAnsi="Times New Roman"/>
                <w:rPrChange w:id="2113" w:author="Test" w:date="2008-12-04T14:38:00Z">
                  <w:rPr>
                    <w:ins w:id="21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15" w:author="Test" w:date="2008-12-04T14:34:00Z">
              <w:r w:rsidRPr="00384A74">
                <w:rPr>
                  <w:rFonts w:ascii="Times New Roman" w:hAnsi="Times New Roman"/>
                  <w:rPrChange w:id="21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117" w:author="Test" w:date="2008-12-04T14:34:00Z"/>
              </w:numPr>
              <w:jc w:val="both"/>
              <w:rPr>
                <w:ins w:id="2118" w:author="Test" w:date="2008-12-04T14:34:00Z"/>
                <w:rFonts w:ascii="Times New Roman" w:hAnsi="Times New Roman"/>
                <w:rPrChange w:id="2119" w:author="Test" w:date="2008-12-04T14:38:00Z">
                  <w:rPr>
                    <w:ins w:id="21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21" w:author="Test" w:date="2008-12-04T14:34:00Z">
              <w:r w:rsidRPr="00384A74">
                <w:rPr>
                  <w:rFonts w:ascii="Times New Roman" w:hAnsi="Times New Roman"/>
                  <w:rPrChange w:id="21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123" w:author="Test" w:date="2008-12-04T14:34:00Z"/>
              </w:numPr>
              <w:jc w:val="both"/>
              <w:rPr>
                <w:ins w:id="2124" w:author="Test" w:date="2008-12-04T14:34:00Z"/>
                <w:rFonts w:ascii="Times New Roman" w:hAnsi="Times New Roman"/>
                <w:rPrChange w:id="2125" w:author="Test" w:date="2008-12-04T14:38:00Z">
                  <w:rPr>
                    <w:ins w:id="21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27" w:author="Test" w:date="2008-12-04T14:34:00Z">
              <w:r w:rsidRPr="00384A74">
                <w:rPr>
                  <w:rFonts w:ascii="Times New Roman" w:hAnsi="Times New Roman"/>
                  <w:rPrChange w:id="21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38" w:type="pct"/>
          </w:tcPr>
          <w:p w:rsidR="00A37D06" w:rsidRPr="00384A74" w:rsidRDefault="00A37D06" w:rsidP="00A37D06">
            <w:pPr>
              <w:numPr>
                <w:ins w:id="2129" w:author="Test" w:date="2008-12-04T14:34:00Z"/>
              </w:numPr>
              <w:jc w:val="both"/>
              <w:rPr>
                <w:ins w:id="2130" w:author="Test" w:date="2008-12-04T14:34:00Z"/>
                <w:rFonts w:ascii="Times New Roman" w:hAnsi="Times New Roman"/>
                <w:rPrChange w:id="2131" w:author="Test" w:date="2008-12-04T14:38:00Z">
                  <w:rPr>
                    <w:ins w:id="213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  <w:tr w:rsidR="00A37D06" w:rsidRPr="00384A74">
        <w:trPr>
          <w:jc w:val="center"/>
          <w:ins w:id="2133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34" w:author="Test" w:date="2008-12-04T14:34:00Z"/>
              </w:numPr>
              <w:jc w:val="both"/>
              <w:rPr>
                <w:ins w:id="2135" w:author="Test" w:date="2008-12-04T14:34:00Z"/>
                <w:rFonts w:ascii="Times New Roman" w:hAnsi="Times New Roman"/>
                <w:b/>
                <w:rPrChange w:id="2136" w:author="Test" w:date="2008-12-04T14:38:00Z">
                  <w:rPr>
                    <w:ins w:id="21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38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21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7.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40" w:author="Test" w:date="2008-12-04T14:34:00Z"/>
              </w:numPr>
              <w:jc w:val="both"/>
              <w:rPr>
                <w:ins w:id="2141" w:author="Test" w:date="2008-12-04T14:34:00Z"/>
                <w:rFonts w:ascii="Times New Roman" w:hAnsi="Times New Roman"/>
                <w:rPrChange w:id="2142" w:author="Test" w:date="2008-12-04T14:38:00Z">
                  <w:rPr>
                    <w:ins w:id="21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44" w:author="Test" w:date="2008-12-04T14:34:00Z">
              <w:r w:rsidRPr="00384A74">
                <w:rPr>
                  <w:rFonts w:ascii="Times New Roman" w:hAnsi="Times New Roman"/>
                  <w:rPrChange w:id="21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46" w:author="Test" w:date="2008-12-04T14:34:00Z"/>
              </w:numPr>
              <w:jc w:val="both"/>
              <w:rPr>
                <w:ins w:id="2147" w:author="Test" w:date="2008-12-04T14:34:00Z"/>
                <w:rFonts w:ascii="Times New Roman" w:hAnsi="Times New Roman"/>
                <w:rPrChange w:id="2148" w:author="Test" w:date="2008-12-04T14:38:00Z">
                  <w:rPr>
                    <w:ins w:id="21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50" w:author="Test" w:date="2008-12-04T14:34:00Z">
              <w:r w:rsidRPr="00384A74">
                <w:rPr>
                  <w:rFonts w:ascii="Times New Roman" w:hAnsi="Times New Roman"/>
                  <w:rPrChange w:id="21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52" w:author="Test" w:date="2008-12-04T14:34:00Z"/>
              </w:numPr>
              <w:jc w:val="both"/>
              <w:rPr>
                <w:ins w:id="2153" w:author="Test" w:date="2008-12-04T14:34:00Z"/>
                <w:rFonts w:ascii="Times New Roman" w:hAnsi="Times New Roman"/>
                <w:rPrChange w:id="2154" w:author="Test" w:date="2008-12-04T14:38:00Z">
                  <w:rPr>
                    <w:ins w:id="21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56" w:author="Test" w:date="2008-12-04T14:34:00Z">
              <w:r w:rsidRPr="00384A74">
                <w:rPr>
                  <w:rFonts w:ascii="Times New Roman" w:hAnsi="Times New Roman"/>
                  <w:rPrChange w:id="21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58" w:author="Test" w:date="2008-12-04T14:34:00Z"/>
              </w:numPr>
              <w:jc w:val="both"/>
              <w:rPr>
                <w:ins w:id="2159" w:author="Test" w:date="2008-12-04T14:34:00Z"/>
                <w:rFonts w:ascii="Times New Roman" w:hAnsi="Times New Roman"/>
                <w:rPrChange w:id="2160" w:author="Test" w:date="2008-12-04T14:38:00Z">
                  <w:rPr>
                    <w:ins w:id="21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62" w:author="Test" w:date="2008-12-04T14:34:00Z">
              <w:r w:rsidRPr="00384A74">
                <w:rPr>
                  <w:rFonts w:ascii="Times New Roman" w:hAnsi="Times New Roman"/>
                  <w:rPrChange w:id="21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64" w:author="Test" w:date="2008-12-04T14:34:00Z"/>
              </w:numPr>
              <w:jc w:val="both"/>
              <w:rPr>
                <w:ins w:id="2165" w:author="Test" w:date="2008-12-04T14:34:00Z"/>
                <w:rFonts w:ascii="Times New Roman" w:hAnsi="Times New Roman"/>
                <w:rPrChange w:id="2166" w:author="Test" w:date="2008-12-04T14:38:00Z">
                  <w:rPr>
                    <w:ins w:id="21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68" w:author="Test" w:date="2008-12-04T14:34:00Z">
              <w:r w:rsidRPr="00384A74">
                <w:rPr>
                  <w:rFonts w:ascii="Times New Roman" w:hAnsi="Times New Roman"/>
                  <w:rPrChange w:id="21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170" w:author="Test" w:date="2008-12-04T14:34:00Z"/>
              </w:numPr>
              <w:jc w:val="both"/>
              <w:rPr>
                <w:ins w:id="2171" w:author="Test" w:date="2008-12-04T14:34:00Z"/>
                <w:rFonts w:ascii="Times New Roman" w:hAnsi="Times New Roman"/>
                <w:rPrChange w:id="2172" w:author="Test" w:date="2008-12-04T14:38:00Z">
                  <w:rPr>
                    <w:ins w:id="21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74" w:author="Test" w:date="2008-12-04T14:34:00Z">
              <w:r w:rsidRPr="00384A74">
                <w:rPr>
                  <w:rFonts w:ascii="Times New Roman" w:hAnsi="Times New Roman"/>
                  <w:rPrChange w:id="21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176" w:author="Test" w:date="2008-12-04T14:34:00Z"/>
              </w:numPr>
              <w:jc w:val="both"/>
              <w:rPr>
                <w:ins w:id="2177" w:author="Test" w:date="2008-12-04T14:34:00Z"/>
                <w:rFonts w:ascii="Times New Roman" w:hAnsi="Times New Roman"/>
                <w:rPrChange w:id="2178" w:author="Test" w:date="2008-12-04T14:38:00Z">
                  <w:rPr>
                    <w:ins w:id="217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C377D7" w:rsidRDefault="00A37D06" w:rsidP="00A37D06">
            <w:pPr>
              <w:numPr>
                <w:ins w:id="2180" w:author="Test" w:date="2008-12-04T14:34:00Z"/>
              </w:numPr>
              <w:jc w:val="both"/>
              <w:rPr>
                <w:ins w:id="2181" w:author="Test" w:date="2008-12-04T14:34:00Z"/>
                <w:rFonts w:ascii="Times New Roman" w:hAnsi="Times New Roman"/>
                <w:sz w:val="22"/>
                <w:szCs w:val="22"/>
                <w:rPrChange w:id="2182" w:author="Test" w:date="2008-12-04T14:38:00Z">
                  <w:rPr>
                    <w:ins w:id="21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84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21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8.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86" w:author="Test" w:date="2008-12-04T14:34:00Z"/>
              </w:numPr>
              <w:jc w:val="both"/>
              <w:rPr>
                <w:ins w:id="2187" w:author="Test" w:date="2008-12-04T14:34:00Z"/>
                <w:rFonts w:ascii="Times New Roman" w:hAnsi="Times New Roman"/>
                <w:rPrChange w:id="2188" w:author="Test" w:date="2008-12-04T14:38:00Z">
                  <w:rPr>
                    <w:ins w:id="21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90" w:author="Test" w:date="2008-12-04T14:34:00Z">
              <w:r w:rsidRPr="00384A74">
                <w:rPr>
                  <w:rFonts w:ascii="Times New Roman" w:hAnsi="Times New Roman"/>
                  <w:rPrChange w:id="21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92" w:author="Test" w:date="2008-12-04T14:34:00Z"/>
              </w:numPr>
              <w:jc w:val="both"/>
              <w:rPr>
                <w:ins w:id="2193" w:author="Test" w:date="2008-12-04T14:34:00Z"/>
                <w:rFonts w:ascii="Times New Roman" w:hAnsi="Times New Roman"/>
                <w:rPrChange w:id="2194" w:author="Test" w:date="2008-12-04T14:38:00Z">
                  <w:rPr>
                    <w:ins w:id="21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196" w:author="Test" w:date="2008-12-04T14:34:00Z">
              <w:r w:rsidRPr="00384A74">
                <w:rPr>
                  <w:rFonts w:ascii="Times New Roman" w:hAnsi="Times New Roman"/>
                  <w:rPrChange w:id="21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198" w:author="Test" w:date="2008-12-04T14:34:00Z"/>
              </w:numPr>
              <w:jc w:val="both"/>
              <w:rPr>
                <w:ins w:id="2199" w:author="Test" w:date="2008-12-04T14:34:00Z"/>
                <w:rFonts w:ascii="Times New Roman" w:hAnsi="Times New Roman"/>
                <w:rPrChange w:id="2200" w:author="Test" w:date="2008-12-04T14:38:00Z">
                  <w:rPr>
                    <w:ins w:id="22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02" w:author="Test" w:date="2008-12-04T14:34:00Z">
              <w:r w:rsidRPr="00384A74">
                <w:rPr>
                  <w:rFonts w:ascii="Times New Roman" w:hAnsi="Times New Roman"/>
                  <w:rPrChange w:id="22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04" w:author="Test" w:date="2008-12-04T14:34:00Z"/>
              </w:numPr>
              <w:jc w:val="both"/>
              <w:rPr>
                <w:ins w:id="2205" w:author="Test" w:date="2008-12-04T14:34:00Z"/>
                <w:rFonts w:ascii="Times New Roman" w:hAnsi="Times New Roman"/>
                <w:rPrChange w:id="2206" w:author="Test" w:date="2008-12-04T14:38:00Z">
                  <w:rPr>
                    <w:ins w:id="220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08" w:author="Test" w:date="2008-12-04T14:34:00Z">
              <w:r w:rsidRPr="00384A74">
                <w:rPr>
                  <w:rFonts w:ascii="Times New Roman" w:hAnsi="Times New Roman"/>
                  <w:rPrChange w:id="22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10" w:author="Test" w:date="2008-12-04T14:34:00Z"/>
              </w:numPr>
              <w:jc w:val="both"/>
              <w:rPr>
                <w:ins w:id="2211" w:author="Test" w:date="2008-12-04T14:34:00Z"/>
                <w:rFonts w:ascii="Times New Roman" w:hAnsi="Times New Roman"/>
                <w:rPrChange w:id="2212" w:author="Test" w:date="2008-12-04T14:38:00Z">
                  <w:rPr>
                    <w:ins w:id="22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14" w:author="Test" w:date="2008-12-04T14:34:00Z">
              <w:r w:rsidRPr="00384A74">
                <w:rPr>
                  <w:rFonts w:ascii="Times New Roman" w:hAnsi="Times New Roman"/>
                  <w:rPrChange w:id="22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216" w:author="Test" w:date="2008-12-04T14:34:00Z"/>
              </w:numPr>
              <w:jc w:val="both"/>
              <w:rPr>
                <w:ins w:id="2217" w:author="Test" w:date="2008-12-04T14:34:00Z"/>
                <w:rFonts w:ascii="Times New Roman" w:hAnsi="Times New Roman"/>
                <w:rPrChange w:id="2218" w:author="Test" w:date="2008-12-04T14:38:00Z">
                  <w:rPr>
                    <w:ins w:id="22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20" w:author="Test" w:date="2008-12-04T14:34:00Z">
              <w:r w:rsidRPr="00384A74">
                <w:rPr>
                  <w:rFonts w:ascii="Times New Roman" w:hAnsi="Times New Roman"/>
                  <w:rPrChange w:id="22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</w:tr>
      <w:tr w:rsidR="00A37D06" w:rsidRPr="00384A74">
        <w:trPr>
          <w:jc w:val="center"/>
          <w:ins w:id="2222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23" w:author="Test" w:date="2008-12-04T14:34:00Z"/>
              </w:numPr>
              <w:jc w:val="both"/>
              <w:rPr>
                <w:ins w:id="2224" w:author="Test" w:date="2008-12-04T14:34:00Z"/>
                <w:rFonts w:ascii="Times New Roman" w:hAnsi="Times New Roman"/>
                <w:rPrChange w:id="2225" w:author="Test" w:date="2008-12-04T14:38:00Z">
                  <w:rPr>
                    <w:ins w:id="222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27" w:author="Test" w:date="2008-12-04T14:34:00Z"/>
              </w:numPr>
              <w:jc w:val="both"/>
              <w:rPr>
                <w:ins w:id="2228" w:author="Test" w:date="2008-12-04T14:34:00Z"/>
                <w:rFonts w:ascii="Times New Roman" w:hAnsi="Times New Roman"/>
                <w:rPrChange w:id="2229" w:author="Test" w:date="2008-12-04T14:38:00Z">
                  <w:rPr>
                    <w:ins w:id="22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31" w:author="Test" w:date="2008-12-04T14:34:00Z">
              <w:r w:rsidRPr="00384A74">
                <w:rPr>
                  <w:rFonts w:ascii="Times New Roman" w:hAnsi="Times New Roman"/>
                  <w:rPrChange w:id="22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33" w:author="Test" w:date="2008-12-04T14:34:00Z"/>
              </w:numPr>
              <w:jc w:val="both"/>
              <w:rPr>
                <w:ins w:id="2234" w:author="Test" w:date="2008-12-04T14:34:00Z"/>
                <w:rFonts w:ascii="Times New Roman" w:hAnsi="Times New Roman"/>
                <w:rPrChange w:id="2235" w:author="Test" w:date="2008-12-04T14:38:00Z">
                  <w:rPr>
                    <w:ins w:id="22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37" w:author="Test" w:date="2008-12-04T14:34:00Z">
              <w:r w:rsidRPr="00384A74">
                <w:rPr>
                  <w:rFonts w:ascii="Times New Roman" w:hAnsi="Times New Roman"/>
                  <w:rPrChange w:id="22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39" w:author="Test" w:date="2008-12-04T14:34:00Z"/>
              </w:numPr>
              <w:jc w:val="both"/>
              <w:rPr>
                <w:ins w:id="2240" w:author="Test" w:date="2008-12-04T14:34:00Z"/>
                <w:rFonts w:ascii="Times New Roman" w:hAnsi="Times New Roman"/>
                <w:rPrChange w:id="2241" w:author="Test" w:date="2008-12-04T14:38:00Z">
                  <w:rPr>
                    <w:ins w:id="22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43" w:author="Test" w:date="2008-12-04T14:34:00Z">
              <w:r w:rsidRPr="00384A74">
                <w:rPr>
                  <w:rFonts w:ascii="Times New Roman" w:hAnsi="Times New Roman"/>
                  <w:rPrChange w:id="22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45" w:author="Test" w:date="2008-12-04T14:34:00Z"/>
              </w:numPr>
              <w:jc w:val="both"/>
              <w:rPr>
                <w:ins w:id="2246" w:author="Test" w:date="2008-12-04T14:34:00Z"/>
                <w:rFonts w:ascii="Times New Roman" w:hAnsi="Times New Roman"/>
                <w:rPrChange w:id="2247" w:author="Test" w:date="2008-12-04T14:38:00Z">
                  <w:rPr>
                    <w:ins w:id="22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49" w:author="Test" w:date="2008-12-04T14:34:00Z">
              <w:r w:rsidRPr="00384A74">
                <w:rPr>
                  <w:rFonts w:ascii="Times New Roman" w:hAnsi="Times New Roman"/>
                  <w:rPrChange w:id="22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51" w:author="Test" w:date="2008-12-04T14:34:00Z"/>
              </w:numPr>
              <w:jc w:val="both"/>
              <w:rPr>
                <w:ins w:id="2252" w:author="Test" w:date="2008-12-04T14:34:00Z"/>
                <w:rFonts w:ascii="Times New Roman" w:hAnsi="Times New Roman"/>
                <w:rPrChange w:id="2253" w:author="Test" w:date="2008-12-04T14:38:00Z">
                  <w:rPr>
                    <w:ins w:id="225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55" w:author="Test" w:date="2008-12-04T14:34:00Z">
              <w:r w:rsidRPr="00384A74">
                <w:rPr>
                  <w:rFonts w:ascii="Times New Roman" w:hAnsi="Times New Roman"/>
                  <w:rPrChange w:id="225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257" w:author="Test" w:date="2008-12-04T14:34:00Z"/>
              </w:numPr>
              <w:jc w:val="both"/>
              <w:rPr>
                <w:ins w:id="2258" w:author="Test" w:date="2008-12-04T14:34:00Z"/>
                <w:rFonts w:ascii="Times New Roman" w:hAnsi="Times New Roman"/>
                <w:rPrChange w:id="2259" w:author="Test" w:date="2008-12-04T14:38:00Z">
                  <w:rPr>
                    <w:ins w:id="22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61" w:author="Test" w:date="2008-12-04T14:34:00Z">
              <w:r w:rsidRPr="00384A74">
                <w:rPr>
                  <w:rFonts w:ascii="Times New Roman" w:hAnsi="Times New Roman"/>
                  <w:rPrChange w:id="22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263" w:author="Test" w:date="2008-12-04T14:34:00Z"/>
              </w:numPr>
              <w:jc w:val="both"/>
              <w:rPr>
                <w:ins w:id="2264" w:author="Test" w:date="2008-12-04T14:34:00Z"/>
                <w:rFonts w:ascii="Times New Roman" w:hAnsi="Times New Roman"/>
                <w:rPrChange w:id="2265" w:author="Test" w:date="2008-12-04T14:38:00Z">
                  <w:rPr>
                    <w:ins w:id="226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67" w:author="Test" w:date="2008-12-04T14:34:00Z"/>
              </w:numPr>
              <w:jc w:val="both"/>
              <w:rPr>
                <w:ins w:id="2268" w:author="Test" w:date="2008-12-04T14:34:00Z"/>
                <w:rFonts w:ascii="Times New Roman" w:hAnsi="Times New Roman"/>
                <w:rPrChange w:id="2269" w:author="Test" w:date="2008-12-04T14:38:00Z">
                  <w:rPr>
                    <w:ins w:id="227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71" w:author="Test" w:date="2008-12-04T14:34:00Z"/>
              </w:numPr>
              <w:jc w:val="both"/>
              <w:rPr>
                <w:ins w:id="2272" w:author="Test" w:date="2008-12-04T14:34:00Z"/>
                <w:rFonts w:ascii="Times New Roman" w:hAnsi="Times New Roman"/>
                <w:rPrChange w:id="2273" w:author="Test" w:date="2008-12-04T14:38:00Z">
                  <w:rPr>
                    <w:ins w:id="22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75" w:author="Test" w:date="2008-12-04T14:34:00Z">
              <w:r w:rsidRPr="00384A74">
                <w:rPr>
                  <w:rFonts w:ascii="Times New Roman" w:hAnsi="Times New Roman"/>
                  <w:rPrChange w:id="22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77" w:author="Test" w:date="2008-12-04T14:34:00Z"/>
              </w:numPr>
              <w:jc w:val="both"/>
              <w:rPr>
                <w:ins w:id="2278" w:author="Test" w:date="2008-12-04T14:34:00Z"/>
                <w:rFonts w:ascii="Times New Roman" w:hAnsi="Times New Roman"/>
                <w:rPrChange w:id="2279" w:author="Test" w:date="2008-12-04T14:38:00Z">
                  <w:rPr>
                    <w:ins w:id="22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81" w:author="Test" w:date="2008-12-04T14:34:00Z">
              <w:r w:rsidRPr="00384A74">
                <w:rPr>
                  <w:rFonts w:ascii="Times New Roman" w:hAnsi="Times New Roman"/>
                  <w:rPrChange w:id="22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83" w:author="Test" w:date="2008-12-04T14:34:00Z"/>
              </w:numPr>
              <w:jc w:val="both"/>
              <w:rPr>
                <w:ins w:id="2284" w:author="Test" w:date="2008-12-04T14:34:00Z"/>
                <w:rFonts w:ascii="Times New Roman" w:hAnsi="Times New Roman"/>
                <w:rPrChange w:id="2285" w:author="Test" w:date="2008-12-04T14:38:00Z">
                  <w:rPr>
                    <w:ins w:id="228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87" w:author="Test" w:date="2008-12-04T14:34:00Z">
              <w:r w:rsidRPr="00384A74">
                <w:rPr>
                  <w:rFonts w:ascii="Times New Roman" w:hAnsi="Times New Roman"/>
                  <w:rPrChange w:id="228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89" w:author="Test" w:date="2008-12-04T14:34:00Z"/>
              </w:numPr>
              <w:jc w:val="both"/>
              <w:rPr>
                <w:ins w:id="2290" w:author="Test" w:date="2008-12-04T14:34:00Z"/>
                <w:rFonts w:ascii="Times New Roman" w:hAnsi="Times New Roman"/>
                <w:rPrChange w:id="2291" w:author="Test" w:date="2008-12-04T14:38:00Z">
                  <w:rPr>
                    <w:ins w:id="229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93" w:author="Test" w:date="2008-12-04T14:34:00Z">
              <w:r w:rsidRPr="00384A74">
                <w:rPr>
                  <w:rFonts w:ascii="Times New Roman" w:hAnsi="Times New Roman"/>
                  <w:rPrChange w:id="229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295" w:author="Test" w:date="2008-12-04T14:34:00Z"/>
              </w:numPr>
              <w:jc w:val="both"/>
              <w:rPr>
                <w:ins w:id="2296" w:author="Test" w:date="2008-12-04T14:34:00Z"/>
                <w:rFonts w:ascii="Times New Roman" w:hAnsi="Times New Roman"/>
                <w:rPrChange w:id="2297" w:author="Test" w:date="2008-12-04T14:38:00Z">
                  <w:rPr>
                    <w:ins w:id="22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299" w:author="Test" w:date="2008-12-04T14:34:00Z">
              <w:r w:rsidRPr="00384A74">
                <w:rPr>
                  <w:rFonts w:ascii="Times New Roman" w:hAnsi="Times New Roman"/>
                  <w:rPrChange w:id="23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301" w:author="Test" w:date="2008-12-04T14:34:00Z"/>
              </w:numPr>
              <w:jc w:val="both"/>
              <w:rPr>
                <w:ins w:id="2302" w:author="Test" w:date="2008-12-04T14:34:00Z"/>
                <w:rFonts w:ascii="Times New Roman" w:hAnsi="Times New Roman"/>
                <w:rPrChange w:id="2303" w:author="Test" w:date="2008-12-04T14:38:00Z">
                  <w:rPr>
                    <w:ins w:id="23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05" w:author="Test" w:date="2008-12-04T14:34:00Z">
              <w:r w:rsidRPr="00384A74">
                <w:rPr>
                  <w:rFonts w:ascii="Times New Roman" w:hAnsi="Times New Roman"/>
                  <w:rPrChange w:id="23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</w:tr>
      <w:tr w:rsidR="00A37D06" w:rsidRPr="00384A74">
        <w:trPr>
          <w:jc w:val="center"/>
          <w:ins w:id="2307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08" w:author="Test" w:date="2008-12-04T14:34:00Z"/>
              </w:numPr>
              <w:jc w:val="both"/>
              <w:rPr>
                <w:ins w:id="2309" w:author="Test" w:date="2008-12-04T14:34:00Z"/>
                <w:rFonts w:ascii="Times New Roman" w:hAnsi="Times New Roman"/>
                <w:rPrChange w:id="2310" w:author="Test" w:date="2008-12-04T14:38:00Z">
                  <w:rPr>
                    <w:ins w:id="231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12" w:author="Test" w:date="2008-12-04T14:34:00Z"/>
              </w:numPr>
              <w:jc w:val="both"/>
              <w:rPr>
                <w:ins w:id="2313" w:author="Test" w:date="2008-12-04T14:34:00Z"/>
                <w:rFonts w:ascii="Times New Roman" w:hAnsi="Times New Roman"/>
                <w:rPrChange w:id="2314" w:author="Test" w:date="2008-12-04T14:38:00Z">
                  <w:rPr>
                    <w:ins w:id="231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16" w:author="Test" w:date="2008-12-04T14:34:00Z">
              <w:r w:rsidRPr="00384A74">
                <w:rPr>
                  <w:rFonts w:ascii="Times New Roman" w:hAnsi="Times New Roman"/>
                  <w:rPrChange w:id="231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18" w:author="Test" w:date="2008-12-04T14:34:00Z"/>
              </w:numPr>
              <w:jc w:val="both"/>
              <w:rPr>
                <w:ins w:id="2319" w:author="Test" w:date="2008-12-04T14:34:00Z"/>
                <w:rFonts w:ascii="Times New Roman" w:hAnsi="Times New Roman"/>
                <w:rPrChange w:id="2320" w:author="Test" w:date="2008-12-04T14:38:00Z">
                  <w:rPr>
                    <w:ins w:id="232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22" w:author="Test" w:date="2008-12-04T14:34:00Z">
              <w:r w:rsidRPr="00384A74">
                <w:rPr>
                  <w:rFonts w:ascii="Times New Roman" w:hAnsi="Times New Roman"/>
                  <w:rPrChange w:id="232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24" w:author="Test" w:date="2008-12-04T14:34:00Z"/>
              </w:numPr>
              <w:jc w:val="both"/>
              <w:rPr>
                <w:ins w:id="2325" w:author="Test" w:date="2008-12-04T14:34:00Z"/>
                <w:rFonts w:ascii="Times New Roman" w:hAnsi="Times New Roman"/>
                <w:rPrChange w:id="2326" w:author="Test" w:date="2008-12-04T14:38:00Z">
                  <w:rPr>
                    <w:ins w:id="232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28" w:author="Test" w:date="2008-12-04T14:34:00Z">
              <w:r w:rsidRPr="00384A74">
                <w:rPr>
                  <w:rFonts w:ascii="Times New Roman" w:hAnsi="Times New Roman"/>
                  <w:rPrChange w:id="23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30" w:author="Test" w:date="2008-12-04T14:34:00Z"/>
              </w:numPr>
              <w:jc w:val="both"/>
              <w:rPr>
                <w:ins w:id="2331" w:author="Test" w:date="2008-12-04T14:34:00Z"/>
                <w:rFonts w:ascii="Times New Roman" w:hAnsi="Times New Roman"/>
                <w:rPrChange w:id="2332" w:author="Test" w:date="2008-12-04T14:38:00Z">
                  <w:rPr>
                    <w:ins w:id="23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34" w:author="Test" w:date="2008-12-04T14:34:00Z">
              <w:r w:rsidRPr="00384A74">
                <w:rPr>
                  <w:rFonts w:ascii="Times New Roman" w:hAnsi="Times New Roman"/>
                  <w:rPrChange w:id="23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36" w:author="Test" w:date="2008-12-04T14:34:00Z"/>
              </w:numPr>
              <w:jc w:val="both"/>
              <w:rPr>
                <w:ins w:id="2337" w:author="Test" w:date="2008-12-04T14:34:00Z"/>
                <w:rFonts w:ascii="Times New Roman" w:hAnsi="Times New Roman"/>
                <w:rPrChange w:id="2338" w:author="Test" w:date="2008-12-04T14:38:00Z">
                  <w:rPr>
                    <w:ins w:id="233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40" w:author="Test" w:date="2008-12-04T14:34:00Z">
              <w:r w:rsidRPr="00384A74">
                <w:rPr>
                  <w:rFonts w:ascii="Times New Roman" w:hAnsi="Times New Roman"/>
                  <w:rPrChange w:id="234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342" w:author="Test" w:date="2008-12-04T14:34:00Z"/>
              </w:numPr>
              <w:jc w:val="both"/>
              <w:rPr>
                <w:ins w:id="2343" w:author="Test" w:date="2008-12-04T14:34:00Z"/>
                <w:rFonts w:ascii="Times New Roman" w:hAnsi="Times New Roman"/>
                <w:rPrChange w:id="2344" w:author="Test" w:date="2008-12-04T14:38:00Z">
                  <w:rPr>
                    <w:ins w:id="23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46" w:author="Test" w:date="2008-12-04T14:34:00Z">
              <w:r w:rsidRPr="00384A74">
                <w:rPr>
                  <w:rFonts w:ascii="Times New Roman" w:hAnsi="Times New Roman"/>
                  <w:rPrChange w:id="23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348" w:author="Test" w:date="2008-12-04T14:34:00Z"/>
              </w:numPr>
              <w:jc w:val="both"/>
              <w:rPr>
                <w:ins w:id="2349" w:author="Test" w:date="2008-12-04T14:34:00Z"/>
                <w:rFonts w:ascii="Times New Roman" w:hAnsi="Times New Roman"/>
                <w:rPrChange w:id="2350" w:author="Test" w:date="2008-12-04T14:38:00Z">
                  <w:rPr>
                    <w:ins w:id="235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52" w:author="Test" w:date="2008-12-04T14:34:00Z"/>
              </w:numPr>
              <w:jc w:val="both"/>
              <w:rPr>
                <w:ins w:id="2353" w:author="Test" w:date="2008-12-04T14:34:00Z"/>
                <w:rFonts w:ascii="Times New Roman" w:hAnsi="Times New Roman"/>
                <w:rPrChange w:id="2354" w:author="Test" w:date="2008-12-04T14:38:00Z">
                  <w:rPr>
                    <w:ins w:id="235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56" w:author="Test" w:date="2008-12-04T14:34:00Z"/>
              </w:numPr>
              <w:jc w:val="both"/>
              <w:rPr>
                <w:ins w:id="2357" w:author="Test" w:date="2008-12-04T14:34:00Z"/>
                <w:rFonts w:ascii="Times New Roman" w:hAnsi="Times New Roman"/>
                <w:rPrChange w:id="2358" w:author="Test" w:date="2008-12-04T14:38:00Z">
                  <w:rPr>
                    <w:ins w:id="23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60" w:author="Test" w:date="2008-12-04T14:34:00Z">
              <w:r w:rsidRPr="00384A74">
                <w:rPr>
                  <w:rFonts w:ascii="Times New Roman" w:hAnsi="Times New Roman"/>
                  <w:rPrChange w:id="23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62" w:author="Test" w:date="2008-12-04T14:34:00Z"/>
              </w:numPr>
              <w:jc w:val="both"/>
              <w:rPr>
                <w:ins w:id="2363" w:author="Test" w:date="2008-12-04T14:34:00Z"/>
                <w:rFonts w:ascii="Times New Roman" w:hAnsi="Times New Roman"/>
                <w:rPrChange w:id="2364" w:author="Test" w:date="2008-12-04T14:38:00Z">
                  <w:rPr>
                    <w:ins w:id="236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66" w:author="Test" w:date="2008-12-04T14:34:00Z">
              <w:r w:rsidRPr="00384A74">
                <w:rPr>
                  <w:rFonts w:ascii="Times New Roman" w:hAnsi="Times New Roman"/>
                  <w:rPrChange w:id="23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68" w:author="Test" w:date="2008-12-04T14:34:00Z"/>
              </w:numPr>
              <w:jc w:val="both"/>
              <w:rPr>
                <w:ins w:id="2369" w:author="Test" w:date="2008-12-04T14:34:00Z"/>
                <w:rFonts w:ascii="Times New Roman" w:hAnsi="Times New Roman"/>
                <w:rPrChange w:id="2370" w:author="Test" w:date="2008-12-04T14:38:00Z">
                  <w:rPr>
                    <w:ins w:id="23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72" w:author="Test" w:date="2008-12-04T14:34:00Z">
              <w:r w:rsidRPr="00384A74">
                <w:rPr>
                  <w:rFonts w:ascii="Times New Roman" w:hAnsi="Times New Roman"/>
                  <w:rPrChange w:id="23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74" w:author="Test" w:date="2008-12-04T14:34:00Z"/>
              </w:numPr>
              <w:jc w:val="both"/>
              <w:rPr>
                <w:ins w:id="2375" w:author="Test" w:date="2008-12-04T14:34:00Z"/>
                <w:rFonts w:ascii="Times New Roman" w:hAnsi="Times New Roman"/>
                <w:rPrChange w:id="2376" w:author="Test" w:date="2008-12-04T14:38:00Z">
                  <w:rPr>
                    <w:ins w:id="23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78" w:author="Test" w:date="2008-12-04T14:34:00Z">
              <w:r w:rsidRPr="00384A74">
                <w:rPr>
                  <w:rFonts w:ascii="Times New Roman" w:hAnsi="Times New Roman"/>
                  <w:rPrChange w:id="23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80" w:author="Test" w:date="2008-12-04T14:34:00Z"/>
              </w:numPr>
              <w:jc w:val="both"/>
              <w:rPr>
                <w:ins w:id="2381" w:author="Test" w:date="2008-12-04T14:34:00Z"/>
                <w:rFonts w:ascii="Times New Roman" w:hAnsi="Times New Roman"/>
                <w:rPrChange w:id="2382" w:author="Test" w:date="2008-12-04T14:38:00Z">
                  <w:rPr>
                    <w:ins w:id="23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84" w:author="Test" w:date="2008-12-04T14:34:00Z">
              <w:r w:rsidRPr="00384A74">
                <w:rPr>
                  <w:rFonts w:ascii="Times New Roman" w:hAnsi="Times New Roman"/>
                  <w:rPrChange w:id="23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386" w:author="Test" w:date="2008-12-04T14:34:00Z"/>
              </w:numPr>
              <w:jc w:val="both"/>
              <w:rPr>
                <w:ins w:id="2387" w:author="Test" w:date="2008-12-04T14:34:00Z"/>
                <w:rFonts w:ascii="Times New Roman" w:hAnsi="Times New Roman"/>
                <w:rPrChange w:id="2388" w:author="Test" w:date="2008-12-04T14:38:00Z">
                  <w:rPr>
                    <w:ins w:id="23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390" w:author="Test" w:date="2008-12-04T14:34:00Z">
              <w:r w:rsidRPr="00384A74">
                <w:rPr>
                  <w:rFonts w:ascii="Times New Roman" w:hAnsi="Times New Roman"/>
                  <w:rPrChange w:id="23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</w:tr>
      <w:tr w:rsidR="00A37D06" w:rsidRPr="00384A74">
        <w:trPr>
          <w:jc w:val="center"/>
          <w:ins w:id="2392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93" w:author="Test" w:date="2008-12-04T14:34:00Z"/>
              </w:numPr>
              <w:jc w:val="both"/>
              <w:rPr>
                <w:ins w:id="2394" w:author="Test" w:date="2008-12-04T14:34:00Z"/>
                <w:rFonts w:ascii="Times New Roman" w:hAnsi="Times New Roman"/>
                <w:rPrChange w:id="2395" w:author="Test" w:date="2008-12-04T14:38:00Z">
                  <w:rPr>
                    <w:ins w:id="239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397" w:author="Test" w:date="2008-12-04T14:34:00Z"/>
              </w:numPr>
              <w:jc w:val="both"/>
              <w:rPr>
                <w:ins w:id="2398" w:author="Test" w:date="2008-12-04T14:34:00Z"/>
                <w:rFonts w:ascii="Times New Roman" w:hAnsi="Times New Roman"/>
                <w:rPrChange w:id="2399" w:author="Test" w:date="2008-12-04T14:38:00Z">
                  <w:rPr>
                    <w:ins w:id="240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01" w:author="Test" w:date="2008-12-04T14:34:00Z">
              <w:r w:rsidRPr="00384A74">
                <w:rPr>
                  <w:rFonts w:ascii="Times New Roman" w:hAnsi="Times New Roman"/>
                  <w:rPrChange w:id="240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03" w:author="Test" w:date="2008-12-04T14:34:00Z"/>
              </w:numPr>
              <w:jc w:val="both"/>
              <w:rPr>
                <w:ins w:id="2404" w:author="Test" w:date="2008-12-04T14:34:00Z"/>
                <w:rFonts w:ascii="Times New Roman" w:hAnsi="Times New Roman"/>
                <w:rPrChange w:id="2405" w:author="Test" w:date="2008-12-04T14:38:00Z">
                  <w:rPr>
                    <w:ins w:id="240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07" w:author="Test" w:date="2008-12-04T14:34:00Z">
              <w:r w:rsidRPr="00384A74">
                <w:rPr>
                  <w:rFonts w:ascii="Times New Roman" w:hAnsi="Times New Roman"/>
                  <w:rPrChange w:id="240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09" w:author="Test" w:date="2008-12-04T14:34:00Z"/>
              </w:numPr>
              <w:jc w:val="both"/>
              <w:rPr>
                <w:ins w:id="2410" w:author="Test" w:date="2008-12-04T14:34:00Z"/>
                <w:rFonts w:ascii="Times New Roman" w:hAnsi="Times New Roman"/>
                <w:rPrChange w:id="2411" w:author="Test" w:date="2008-12-04T14:38:00Z">
                  <w:rPr>
                    <w:ins w:id="241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13" w:author="Test" w:date="2008-12-04T14:34:00Z">
              <w:r w:rsidRPr="00384A74">
                <w:rPr>
                  <w:rFonts w:ascii="Times New Roman" w:hAnsi="Times New Roman"/>
                  <w:rPrChange w:id="24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15" w:author="Test" w:date="2008-12-04T14:34:00Z"/>
              </w:numPr>
              <w:jc w:val="both"/>
              <w:rPr>
                <w:ins w:id="2416" w:author="Test" w:date="2008-12-04T14:34:00Z"/>
                <w:rFonts w:ascii="Times New Roman" w:hAnsi="Times New Roman"/>
                <w:rPrChange w:id="2417" w:author="Test" w:date="2008-12-04T14:38:00Z">
                  <w:rPr>
                    <w:ins w:id="24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19" w:author="Test" w:date="2008-12-04T14:34:00Z">
              <w:r w:rsidRPr="00384A74">
                <w:rPr>
                  <w:rFonts w:ascii="Times New Roman" w:hAnsi="Times New Roman"/>
                  <w:rPrChange w:id="24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21" w:author="Test" w:date="2008-12-04T14:34:00Z"/>
              </w:numPr>
              <w:jc w:val="both"/>
              <w:rPr>
                <w:ins w:id="2422" w:author="Test" w:date="2008-12-04T14:34:00Z"/>
                <w:rFonts w:ascii="Times New Roman" w:hAnsi="Times New Roman"/>
                <w:rPrChange w:id="2423" w:author="Test" w:date="2008-12-04T14:38:00Z">
                  <w:rPr>
                    <w:ins w:id="242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25" w:author="Test" w:date="2008-12-04T14:34:00Z">
              <w:r w:rsidRPr="00384A74">
                <w:rPr>
                  <w:rFonts w:ascii="Times New Roman" w:hAnsi="Times New Roman"/>
                  <w:rPrChange w:id="242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427" w:author="Test" w:date="2008-12-04T14:34:00Z"/>
              </w:numPr>
              <w:jc w:val="both"/>
              <w:rPr>
                <w:ins w:id="2428" w:author="Test" w:date="2008-12-04T14:34:00Z"/>
                <w:rFonts w:ascii="Times New Roman" w:hAnsi="Times New Roman"/>
                <w:rPrChange w:id="2429" w:author="Test" w:date="2008-12-04T14:38:00Z">
                  <w:rPr>
                    <w:ins w:id="24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31" w:author="Test" w:date="2008-12-04T14:34:00Z">
              <w:r w:rsidRPr="00384A74">
                <w:rPr>
                  <w:rFonts w:ascii="Times New Roman" w:hAnsi="Times New Roman"/>
                  <w:rPrChange w:id="24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433" w:author="Test" w:date="2008-12-04T14:34:00Z"/>
              </w:numPr>
              <w:jc w:val="both"/>
              <w:rPr>
                <w:ins w:id="2434" w:author="Test" w:date="2008-12-04T14:34:00Z"/>
                <w:rFonts w:ascii="Times New Roman" w:hAnsi="Times New Roman"/>
                <w:rPrChange w:id="2435" w:author="Test" w:date="2008-12-04T14:38:00Z">
                  <w:rPr>
                    <w:ins w:id="243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37" w:author="Test" w:date="2008-12-04T14:34:00Z"/>
              </w:numPr>
              <w:jc w:val="both"/>
              <w:rPr>
                <w:ins w:id="2438" w:author="Test" w:date="2008-12-04T14:34:00Z"/>
                <w:rFonts w:ascii="Times New Roman" w:hAnsi="Times New Roman"/>
                <w:rPrChange w:id="2439" w:author="Test" w:date="2008-12-04T14:38:00Z">
                  <w:rPr>
                    <w:ins w:id="244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41" w:author="Test" w:date="2008-12-04T14:34:00Z"/>
              </w:numPr>
              <w:jc w:val="both"/>
              <w:rPr>
                <w:ins w:id="2442" w:author="Test" w:date="2008-12-04T14:34:00Z"/>
                <w:rFonts w:ascii="Times New Roman" w:hAnsi="Times New Roman"/>
                <w:rPrChange w:id="2443" w:author="Test" w:date="2008-12-04T14:38:00Z">
                  <w:rPr>
                    <w:ins w:id="244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45" w:author="Test" w:date="2008-12-04T14:34:00Z">
              <w:r w:rsidRPr="00384A74">
                <w:rPr>
                  <w:rFonts w:ascii="Times New Roman" w:hAnsi="Times New Roman"/>
                  <w:rPrChange w:id="244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47" w:author="Test" w:date="2008-12-04T14:34:00Z"/>
              </w:numPr>
              <w:jc w:val="both"/>
              <w:rPr>
                <w:ins w:id="2448" w:author="Test" w:date="2008-12-04T14:34:00Z"/>
                <w:rFonts w:ascii="Times New Roman" w:hAnsi="Times New Roman"/>
                <w:rPrChange w:id="2449" w:author="Test" w:date="2008-12-04T14:38:00Z">
                  <w:rPr>
                    <w:ins w:id="245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51" w:author="Test" w:date="2008-12-04T14:34:00Z">
              <w:r w:rsidRPr="00384A74">
                <w:rPr>
                  <w:rFonts w:ascii="Times New Roman" w:hAnsi="Times New Roman"/>
                  <w:rPrChange w:id="245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53" w:author="Test" w:date="2008-12-04T14:34:00Z"/>
              </w:numPr>
              <w:jc w:val="both"/>
              <w:rPr>
                <w:ins w:id="2454" w:author="Test" w:date="2008-12-04T14:34:00Z"/>
                <w:rFonts w:ascii="Times New Roman" w:hAnsi="Times New Roman"/>
                <w:rPrChange w:id="2455" w:author="Test" w:date="2008-12-04T14:38:00Z">
                  <w:rPr>
                    <w:ins w:id="24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57" w:author="Test" w:date="2008-12-04T14:34:00Z">
              <w:r w:rsidRPr="00384A74">
                <w:rPr>
                  <w:rFonts w:ascii="Times New Roman" w:hAnsi="Times New Roman"/>
                  <w:rPrChange w:id="24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59" w:author="Test" w:date="2008-12-04T14:34:00Z"/>
              </w:numPr>
              <w:jc w:val="both"/>
              <w:rPr>
                <w:ins w:id="2460" w:author="Test" w:date="2008-12-04T14:34:00Z"/>
                <w:rFonts w:ascii="Times New Roman" w:hAnsi="Times New Roman"/>
                <w:rPrChange w:id="2461" w:author="Test" w:date="2008-12-04T14:38:00Z">
                  <w:rPr>
                    <w:ins w:id="24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63" w:author="Test" w:date="2008-12-04T14:34:00Z">
              <w:r w:rsidRPr="00384A74">
                <w:rPr>
                  <w:rFonts w:ascii="Times New Roman" w:hAnsi="Times New Roman"/>
                  <w:rPrChange w:id="24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465" w:author="Test" w:date="2008-12-04T14:34:00Z"/>
              </w:numPr>
              <w:jc w:val="both"/>
              <w:rPr>
                <w:ins w:id="2466" w:author="Test" w:date="2008-12-04T14:34:00Z"/>
                <w:rFonts w:ascii="Times New Roman" w:hAnsi="Times New Roman"/>
                <w:rPrChange w:id="2467" w:author="Test" w:date="2008-12-04T14:38:00Z">
                  <w:rPr>
                    <w:ins w:id="24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69" w:author="Test" w:date="2008-12-04T14:34:00Z">
              <w:r w:rsidRPr="00384A74">
                <w:rPr>
                  <w:rFonts w:ascii="Times New Roman" w:hAnsi="Times New Roman"/>
                  <w:rPrChange w:id="24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471" w:author="Test" w:date="2008-12-04T14:34:00Z"/>
              </w:numPr>
              <w:jc w:val="both"/>
              <w:rPr>
                <w:ins w:id="2472" w:author="Test" w:date="2008-12-04T14:34:00Z"/>
                <w:rFonts w:ascii="Times New Roman" w:hAnsi="Times New Roman"/>
                <w:rPrChange w:id="2473" w:author="Test" w:date="2008-12-04T14:38:00Z">
                  <w:rPr>
                    <w:ins w:id="24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75" w:author="Test" w:date="2008-12-04T14:34:00Z">
              <w:r w:rsidRPr="00384A74">
                <w:rPr>
                  <w:rFonts w:ascii="Times New Roman" w:hAnsi="Times New Roman"/>
                  <w:rPrChange w:id="24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2477" w:author="Test" w:date="2008-12-04T14:34:00Z"/>
        </w:trPr>
        <w:tc>
          <w:tcPr>
            <w:tcW w:w="342" w:type="pct"/>
          </w:tcPr>
          <w:p w:rsidR="00A37D06" w:rsidRPr="00384A74" w:rsidRDefault="00A37D06" w:rsidP="00A37D06">
            <w:pPr>
              <w:numPr>
                <w:ins w:id="2478" w:author="Test" w:date="2008-12-04T14:34:00Z"/>
              </w:numPr>
              <w:jc w:val="both"/>
              <w:rPr>
                <w:ins w:id="2479" w:author="Test" w:date="2008-12-04T14:34:00Z"/>
                <w:rFonts w:ascii="Times New Roman" w:hAnsi="Times New Roman"/>
                <w:rPrChange w:id="2480" w:author="Test" w:date="2008-12-04T14:38:00Z">
                  <w:rPr>
                    <w:ins w:id="248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482" w:author="Test" w:date="2008-12-04T14:34:00Z"/>
              </w:numPr>
              <w:jc w:val="both"/>
              <w:rPr>
                <w:ins w:id="2483" w:author="Test" w:date="2008-12-04T14:34:00Z"/>
                <w:rFonts w:ascii="Times New Roman" w:hAnsi="Times New Roman"/>
                <w:rPrChange w:id="2484" w:author="Test" w:date="2008-12-04T14:38:00Z">
                  <w:rPr>
                    <w:ins w:id="248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86" w:author="Test" w:date="2008-12-04T14:34:00Z">
              <w:r w:rsidRPr="00384A74">
                <w:rPr>
                  <w:rFonts w:ascii="Times New Roman" w:hAnsi="Times New Roman"/>
                  <w:rPrChange w:id="248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488" w:author="Test" w:date="2008-12-04T14:34:00Z"/>
              </w:numPr>
              <w:jc w:val="both"/>
              <w:rPr>
                <w:ins w:id="2489" w:author="Test" w:date="2008-12-04T14:34:00Z"/>
                <w:rFonts w:ascii="Times New Roman" w:hAnsi="Times New Roman"/>
                <w:rPrChange w:id="2490" w:author="Test" w:date="2008-12-04T14:38:00Z">
                  <w:rPr>
                    <w:ins w:id="249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92" w:author="Test" w:date="2008-12-04T14:34:00Z">
              <w:r w:rsidRPr="00384A74">
                <w:rPr>
                  <w:rFonts w:ascii="Times New Roman" w:hAnsi="Times New Roman"/>
                  <w:rPrChange w:id="249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494" w:author="Test" w:date="2008-12-04T14:34:00Z"/>
              </w:numPr>
              <w:jc w:val="both"/>
              <w:rPr>
                <w:ins w:id="2495" w:author="Test" w:date="2008-12-04T14:34:00Z"/>
                <w:rFonts w:ascii="Times New Roman" w:hAnsi="Times New Roman"/>
                <w:rPrChange w:id="2496" w:author="Test" w:date="2008-12-04T14:38:00Z">
                  <w:rPr>
                    <w:ins w:id="249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498" w:author="Test" w:date="2008-12-04T14:34:00Z">
              <w:r w:rsidRPr="00384A74">
                <w:rPr>
                  <w:rFonts w:ascii="Times New Roman" w:hAnsi="Times New Roman"/>
                  <w:rPrChange w:id="249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500" w:author="Test" w:date="2008-12-04T14:34:00Z"/>
              </w:numPr>
              <w:jc w:val="both"/>
              <w:rPr>
                <w:ins w:id="2501" w:author="Test" w:date="2008-12-04T14:34:00Z"/>
                <w:rFonts w:ascii="Times New Roman" w:hAnsi="Times New Roman"/>
                <w:rPrChange w:id="2502" w:author="Test" w:date="2008-12-04T14:38:00Z">
                  <w:rPr>
                    <w:ins w:id="25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04" w:author="Test" w:date="2008-12-04T14:34:00Z">
              <w:r w:rsidRPr="00384A74">
                <w:rPr>
                  <w:rFonts w:ascii="Times New Roman" w:hAnsi="Times New Roman"/>
                  <w:rPrChange w:id="25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506" w:author="Test" w:date="2008-12-04T14:34:00Z"/>
              </w:numPr>
              <w:jc w:val="both"/>
              <w:rPr>
                <w:ins w:id="2507" w:author="Test" w:date="2008-12-04T14:34:00Z"/>
                <w:rFonts w:ascii="Times New Roman" w:hAnsi="Times New Roman"/>
                <w:rPrChange w:id="2508" w:author="Test" w:date="2008-12-04T14:38:00Z">
                  <w:rPr>
                    <w:ins w:id="250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10" w:author="Test" w:date="2008-12-04T14:34:00Z">
              <w:r w:rsidRPr="00384A74">
                <w:rPr>
                  <w:rFonts w:ascii="Times New Roman" w:hAnsi="Times New Roman"/>
                  <w:rPrChange w:id="251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2512" w:author="Test" w:date="2008-12-04T14:34:00Z"/>
              </w:numPr>
              <w:jc w:val="both"/>
              <w:rPr>
                <w:ins w:id="2513" w:author="Test" w:date="2008-12-04T14:34:00Z"/>
                <w:rFonts w:ascii="Times New Roman" w:hAnsi="Times New Roman"/>
                <w:rPrChange w:id="2514" w:author="Test" w:date="2008-12-04T14:38:00Z">
                  <w:rPr>
                    <w:ins w:id="251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516" w:author="Test" w:date="2008-12-04T14:34:00Z"/>
              </w:numPr>
              <w:jc w:val="both"/>
              <w:rPr>
                <w:ins w:id="2517" w:author="Test" w:date="2008-12-04T14:34:00Z"/>
                <w:rFonts w:ascii="Times New Roman" w:hAnsi="Times New Roman"/>
                <w:rPrChange w:id="2518" w:author="Test" w:date="2008-12-04T14:38:00Z">
                  <w:rPr>
                    <w:ins w:id="251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2520" w:author="Test" w:date="2008-12-04T14:34:00Z"/>
              </w:numPr>
              <w:jc w:val="both"/>
              <w:rPr>
                <w:ins w:id="2521" w:author="Test" w:date="2008-12-04T14:34:00Z"/>
                <w:rFonts w:ascii="Times New Roman" w:hAnsi="Times New Roman"/>
                <w:rPrChange w:id="2522" w:author="Test" w:date="2008-12-04T14:38:00Z">
                  <w:rPr>
                    <w:ins w:id="252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524" w:author="Test" w:date="2008-12-04T14:34:00Z"/>
              </w:numPr>
              <w:jc w:val="both"/>
              <w:rPr>
                <w:ins w:id="2525" w:author="Test" w:date="2008-12-04T14:34:00Z"/>
                <w:rFonts w:ascii="Times New Roman" w:hAnsi="Times New Roman"/>
                <w:rPrChange w:id="2526" w:author="Test" w:date="2008-12-04T14:38:00Z">
                  <w:rPr>
                    <w:ins w:id="252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28" w:author="Test" w:date="2008-12-04T14:34:00Z">
              <w:r w:rsidRPr="00384A74">
                <w:rPr>
                  <w:rFonts w:ascii="Times New Roman" w:hAnsi="Times New Roman"/>
                  <w:rPrChange w:id="25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530" w:author="Test" w:date="2008-12-04T14:34:00Z"/>
              </w:numPr>
              <w:jc w:val="both"/>
              <w:rPr>
                <w:ins w:id="2531" w:author="Test" w:date="2008-12-04T14:34:00Z"/>
                <w:rFonts w:ascii="Times New Roman" w:hAnsi="Times New Roman"/>
                <w:rPrChange w:id="2532" w:author="Test" w:date="2008-12-04T14:38:00Z">
                  <w:rPr>
                    <w:ins w:id="25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34" w:author="Test" w:date="2008-12-04T14:34:00Z">
              <w:r w:rsidRPr="00384A74">
                <w:rPr>
                  <w:rFonts w:ascii="Times New Roman" w:hAnsi="Times New Roman"/>
                  <w:rPrChange w:id="25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536" w:author="Test" w:date="2008-12-04T14:34:00Z"/>
              </w:numPr>
              <w:jc w:val="both"/>
              <w:rPr>
                <w:ins w:id="2537" w:author="Test" w:date="2008-12-04T14:34:00Z"/>
                <w:rFonts w:ascii="Times New Roman" w:hAnsi="Times New Roman"/>
                <w:rPrChange w:id="2538" w:author="Test" w:date="2008-12-04T14:38:00Z">
                  <w:rPr>
                    <w:ins w:id="253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40" w:author="Test" w:date="2008-12-04T14:34:00Z">
              <w:r w:rsidRPr="00384A74">
                <w:rPr>
                  <w:rFonts w:ascii="Times New Roman" w:hAnsi="Times New Roman"/>
                  <w:rPrChange w:id="254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542" w:author="Test" w:date="2008-12-04T14:34:00Z"/>
              </w:numPr>
              <w:jc w:val="both"/>
              <w:rPr>
                <w:ins w:id="2543" w:author="Test" w:date="2008-12-04T14:34:00Z"/>
                <w:rFonts w:ascii="Times New Roman" w:hAnsi="Times New Roman"/>
                <w:rPrChange w:id="2544" w:author="Test" w:date="2008-12-04T14:38:00Z">
                  <w:rPr>
                    <w:ins w:id="25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46" w:author="Test" w:date="2008-12-04T14:34:00Z">
              <w:r w:rsidRPr="00384A74">
                <w:rPr>
                  <w:rFonts w:ascii="Times New Roman" w:hAnsi="Times New Roman"/>
                  <w:rPrChange w:id="25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548" w:author="Test" w:date="2008-12-04T14:34:00Z"/>
              </w:numPr>
              <w:jc w:val="both"/>
              <w:rPr>
                <w:ins w:id="2549" w:author="Test" w:date="2008-12-04T14:34:00Z"/>
                <w:rFonts w:ascii="Times New Roman" w:hAnsi="Times New Roman"/>
                <w:rPrChange w:id="2550" w:author="Test" w:date="2008-12-04T14:38:00Z">
                  <w:rPr>
                    <w:ins w:id="255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52" w:author="Test" w:date="2008-12-04T14:34:00Z">
              <w:r w:rsidRPr="00384A74">
                <w:rPr>
                  <w:rFonts w:ascii="Times New Roman" w:hAnsi="Times New Roman"/>
                  <w:rPrChange w:id="255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38" w:type="pct"/>
          </w:tcPr>
          <w:p w:rsidR="00A37D06" w:rsidRPr="00384A74" w:rsidRDefault="00A37D06" w:rsidP="00A37D06">
            <w:pPr>
              <w:numPr>
                <w:ins w:id="2554" w:author="Test" w:date="2008-12-04T14:34:00Z"/>
              </w:numPr>
              <w:jc w:val="both"/>
              <w:rPr>
                <w:ins w:id="2555" w:author="Test" w:date="2008-12-04T14:34:00Z"/>
                <w:rFonts w:ascii="Times New Roman" w:hAnsi="Times New Roman"/>
                <w:rPrChange w:id="2556" w:author="Test" w:date="2008-12-04T14:38:00Z">
                  <w:rPr>
                    <w:ins w:id="255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384A74" w:rsidRDefault="00A37D06" w:rsidP="00A37D06">
      <w:pPr>
        <w:numPr>
          <w:ins w:id="2558" w:author="Test" w:date="2008-12-04T14:34:00Z"/>
        </w:numPr>
        <w:ind w:firstLine="397"/>
        <w:jc w:val="both"/>
        <w:rPr>
          <w:ins w:id="2559" w:author="Test" w:date="2008-12-04T14:34:00Z"/>
          <w:rFonts w:ascii="Times New Roman" w:hAnsi="Times New Roman"/>
          <w:u w:val="single"/>
          <w:rPrChange w:id="2560" w:author="Test" w:date="2008-12-04T14:38:00Z">
            <w:rPr>
              <w:ins w:id="2561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384A74">
        <w:trPr>
          <w:jc w:val="center"/>
          <w:ins w:id="2562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C377D7" w:rsidRDefault="00A37D06" w:rsidP="00A37D06">
            <w:pPr>
              <w:numPr>
                <w:ins w:id="2563" w:author="Test" w:date="2008-12-04T14:34:00Z"/>
              </w:numPr>
              <w:jc w:val="both"/>
              <w:rPr>
                <w:ins w:id="2564" w:author="Test" w:date="2008-12-04T14:34:00Z"/>
                <w:rFonts w:ascii="Times New Roman" w:hAnsi="Times New Roman"/>
                <w:sz w:val="22"/>
                <w:szCs w:val="22"/>
                <w:rPrChange w:id="2565" w:author="Test" w:date="2008-12-04T14:38:00Z">
                  <w:rPr>
                    <w:ins w:id="25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67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25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9.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569" w:author="Test" w:date="2008-12-04T14:34:00Z"/>
              </w:numPr>
              <w:jc w:val="both"/>
              <w:rPr>
                <w:ins w:id="2570" w:author="Test" w:date="2008-12-04T14:34:00Z"/>
                <w:rFonts w:ascii="Times New Roman" w:hAnsi="Times New Roman"/>
                <w:rPrChange w:id="2571" w:author="Test" w:date="2008-12-04T14:38:00Z">
                  <w:rPr>
                    <w:ins w:id="25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73" w:author="Test" w:date="2008-12-04T14:34:00Z">
              <w:r w:rsidRPr="00384A74">
                <w:rPr>
                  <w:rFonts w:ascii="Times New Roman" w:hAnsi="Times New Roman"/>
                  <w:rPrChange w:id="25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575" w:author="Test" w:date="2008-12-04T14:34:00Z"/>
              </w:numPr>
              <w:jc w:val="both"/>
              <w:rPr>
                <w:ins w:id="2576" w:author="Test" w:date="2008-12-04T14:34:00Z"/>
                <w:rFonts w:ascii="Times New Roman" w:hAnsi="Times New Roman"/>
                <w:rPrChange w:id="2577" w:author="Test" w:date="2008-12-04T14:38:00Z">
                  <w:rPr>
                    <w:ins w:id="25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79" w:author="Test" w:date="2008-12-04T14:34:00Z">
              <w:r w:rsidRPr="00384A74">
                <w:rPr>
                  <w:rFonts w:ascii="Times New Roman" w:hAnsi="Times New Roman"/>
                  <w:rPrChange w:id="25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581" w:author="Test" w:date="2008-12-04T14:34:00Z"/>
              </w:numPr>
              <w:jc w:val="both"/>
              <w:rPr>
                <w:ins w:id="2582" w:author="Test" w:date="2008-12-04T14:34:00Z"/>
                <w:rFonts w:ascii="Times New Roman" w:hAnsi="Times New Roman"/>
                <w:rPrChange w:id="2583" w:author="Test" w:date="2008-12-04T14:38:00Z">
                  <w:rPr>
                    <w:ins w:id="25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85" w:author="Test" w:date="2008-12-04T14:34:00Z">
              <w:r w:rsidRPr="00384A74">
                <w:rPr>
                  <w:rFonts w:ascii="Times New Roman" w:hAnsi="Times New Roman"/>
                  <w:rPrChange w:id="25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587" w:author="Test" w:date="2008-12-04T14:34:00Z"/>
              </w:numPr>
              <w:jc w:val="both"/>
              <w:rPr>
                <w:ins w:id="2588" w:author="Test" w:date="2008-12-04T14:34:00Z"/>
                <w:rFonts w:ascii="Times New Roman" w:hAnsi="Times New Roman"/>
                <w:rPrChange w:id="2589" w:author="Test" w:date="2008-12-04T14:38:00Z">
                  <w:rPr>
                    <w:ins w:id="25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91" w:author="Test" w:date="2008-12-04T14:34:00Z">
              <w:r w:rsidRPr="00384A74">
                <w:rPr>
                  <w:rFonts w:ascii="Times New Roman" w:hAnsi="Times New Roman"/>
                  <w:rPrChange w:id="25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593" w:author="Test" w:date="2008-12-04T14:34:00Z"/>
              </w:numPr>
              <w:jc w:val="both"/>
              <w:rPr>
                <w:ins w:id="2594" w:author="Test" w:date="2008-12-04T14:34:00Z"/>
                <w:rFonts w:ascii="Times New Roman" w:hAnsi="Times New Roman"/>
                <w:rPrChange w:id="2595" w:author="Test" w:date="2008-12-04T14:38:00Z">
                  <w:rPr>
                    <w:ins w:id="25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597" w:author="Test" w:date="2008-12-04T14:34:00Z">
              <w:r w:rsidRPr="00384A74">
                <w:rPr>
                  <w:rFonts w:ascii="Times New Roman" w:hAnsi="Times New Roman"/>
                  <w:rPrChange w:id="25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599" w:author="Test" w:date="2008-12-04T14:34:00Z"/>
              </w:numPr>
              <w:jc w:val="both"/>
              <w:rPr>
                <w:ins w:id="2600" w:author="Test" w:date="2008-12-04T14:34:00Z"/>
                <w:rFonts w:ascii="Times New Roman" w:hAnsi="Times New Roman"/>
                <w:rPrChange w:id="2601" w:author="Test" w:date="2008-12-04T14:38:00Z">
                  <w:rPr>
                    <w:ins w:id="26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03" w:author="Test" w:date="2008-12-04T14:34:00Z">
              <w:r w:rsidRPr="00384A74">
                <w:rPr>
                  <w:rFonts w:ascii="Times New Roman" w:hAnsi="Times New Roman"/>
                  <w:rPrChange w:id="26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605" w:author="Test" w:date="2008-12-04T14:34:00Z"/>
              </w:numPr>
              <w:jc w:val="both"/>
              <w:rPr>
                <w:ins w:id="2606" w:author="Test" w:date="2008-12-04T14:34:00Z"/>
                <w:rFonts w:ascii="Times New Roman" w:hAnsi="Times New Roman"/>
                <w:rPrChange w:id="2607" w:author="Test" w:date="2008-12-04T14:38:00Z">
                  <w:rPr>
                    <w:ins w:id="260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C377D7" w:rsidRDefault="00A37D06" w:rsidP="00A37D06">
            <w:pPr>
              <w:numPr>
                <w:ins w:id="2609" w:author="Test" w:date="2008-12-04T14:34:00Z"/>
              </w:numPr>
              <w:jc w:val="both"/>
              <w:rPr>
                <w:ins w:id="2610" w:author="Test" w:date="2008-12-04T14:34:00Z"/>
                <w:rFonts w:ascii="Times New Roman" w:hAnsi="Times New Roman"/>
                <w:sz w:val="22"/>
                <w:szCs w:val="22"/>
                <w:rPrChange w:id="2611" w:author="Test" w:date="2008-12-04T14:38:00Z">
                  <w:rPr>
                    <w:ins w:id="261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13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26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10.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15" w:author="Test" w:date="2008-12-04T14:34:00Z"/>
              </w:numPr>
              <w:jc w:val="both"/>
              <w:rPr>
                <w:ins w:id="2616" w:author="Test" w:date="2008-12-04T14:34:00Z"/>
                <w:rFonts w:ascii="Times New Roman" w:hAnsi="Times New Roman"/>
                <w:rPrChange w:id="2617" w:author="Test" w:date="2008-12-04T14:38:00Z">
                  <w:rPr>
                    <w:ins w:id="26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19" w:author="Test" w:date="2008-12-04T14:34:00Z">
              <w:r w:rsidRPr="00384A74">
                <w:rPr>
                  <w:rFonts w:ascii="Times New Roman" w:hAnsi="Times New Roman"/>
                  <w:rPrChange w:id="26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21" w:author="Test" w:date="2008-12-04T14:34:00Z"/>
              </w:numPr>
              <w:jc w:val="both"/>
              <w:rPr>
                <w:ins w:id="2622" w:author="Test" w:date="2008-12-04T14:34:00Z"/>
                <w:rFonts w:ascii="Times New Roman" w:hAnsi="Times New Roman"/>
                <w:rPrChange w:id="2623" w:author="Test" w:date="2008-12-04T14:38:00Z">
                  <w:rPr>
                    <w:ins w:id="262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25" w:author="Test" w:date="2008-12-04T14:34:00Z">
              <w:r w:rsidRPr="00384A74">
                <w:rPr>
                  <w:rFonts w:ascii="Times New Roman" w:hAnsi="Times New Roman"/>
                  <w:rPrChange w:id="262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27" w:author="Test" w:date="2008-12-04T14:34:00Z"/>
              </w:numPr>
              <w:jc w:val="both"/>
              <w:rPr>
                <w:ins w:id="2628" w:author="Test" w:date="2008-12-04T14:34:00Z"/>
                <w:rFonts w:ascii="Times New Roman" w:hAnsi="Times New Roman"/>
                <w:rPrChange w:id="2629" w:author="Test" w:date="2008-12-04T14:38:00Z">
                  <w:rPr>
                    <w:ins w:id="26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31" w:author="Test" w:date="2008-12-04T14:34:00Z">
              <w:r w:rsidRPr="00384A74">
                <w:rPr>
                  <w:rFonts w:ascii="Times New Roman" w:hAnsi="Times New Roman"/>
                  <w:rPrChange w:id="26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  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33" w:author="Test" w:date="2008-12-04T14:34:00Z"/>
              </w:numPr>
              <w:jc w:val="both"/>
              <w:rPr>
                <w:ins w:id="2634" w:author="Test" w:date="2008-12-04T14:34:00Z"/>
                <w:rFonts w:ascii="Times New Roman" w:hAnsi="Times New Roman"/>
                <w:rPrChange w:id="2635" w:author="Test" w:date="2008-12-04T14:38:00Z">
                  <w:rPr>
                    <w:ins w:id="26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37" w:author="Test" w:date="2008-12-04T14:34:00Z">
              <w:r w:rsidRPr="00384A74">
                <w:rPr>
                  <w:rFonts w:ascii="Times New Roman" w:hAnsi="Times New Roman"/>
                  <w:rPrChange w:id="26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39" w:author="Test" w:date="2008-12-04T14:34:00Z"/>
              </w:numPr>
              <w:jc w:val="both"/>
              <w:rPr>
                <w:ins w:id="2640" w:author="Test" w:date="2008-12-04T14:34:00Z"/>
                <w:rFonts w:ascii="Times New Roman" w:hAnsi="Times New Roman"/>
                <w:rPrChange w:id="2641" w:author="Test" w:date="2008-12-04T14:38:00Z">
                  <w:rPr>
                    <w:ins w:id="26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43" w:author="Test" w:date="2008-12-04T14:34:00Z">
              <w:r w:rsidRPr="00384A74">
                <w:rPr>
                  <w:rFonts w:ascii="Times New Roman" w:hAnsi="Times New Roman"/>
                  <w:rPrChange w:id="26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645" w:author="Test" w:date="2008-12-04T14:34:00Z"/>
              </w:numPr>
              <w:jc w:val="both"/>
              <w:rPr>
                <w:ins w:id="2646" w:author="Test" w:date="2008-12-04T14:34:00Z"/>
                <w:rFonts w:ascii="Times New Roman" w:hAnsi="Times New Roman"/>
                <w:rPrChange w:id="2647" w:author="Test" w:date="2008-12-04T14:38:00Z">
                  <w:rPr>
                    <w:ins w:id="26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49" w:author="Test" w:date="2008-12-04T14:34:00Z">
              <w:r w:rsidRPr="00384A74">
                <w:rPr>
                  <w:rFonts w:ascii="Times New Roman" w:hAnsi="Times New Roman"/>
                  <w:rPrChange w:id="26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</w:tr>
      <w:tr w:rsidR="00A37D06" w:rsidRPr="00384A74">
        <w:trPr>
          <w:jc w:val="center"/>
          <w:ins w:id="2651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52" w:author="Test" w:date="2008-12-04T14:34:00Z"/>
              </w:numPr>
              <w:jc w:val="both"/>
              <w:rPr>
                <w:ins w:id="2653" w:author="Test" w:date="2008-12-04T14:34:00Z"/>
                <w:rFonts w:ascii="Times New Roman" w:hAnsi="Times New Roman"/>
                <w:rPrChange w:id="2654" w:author="Test" w:date="2008-12-04T14:38:00Z">
                  <w:rPr>
                    <w:ins w:id="265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56" w:author="Test" w:date="2008-12-04T14:34:00Z"/>
              </w:numPr>
              <w:jc w:val="both"/>
              <w:rPr>
                <w:ins w:id="2657" w:author="Test" w:date="2008-12-04T14:34:00Z"/>
                <w:rFonts w:ascii="Times New Roman" w:hAnsi="Times New Roman"/>
                <w:rPrChange w:id="2658" w:author="Test" w:date="2008-12-04T14:38:00Z">
                  <w:rPr>
                    <w:ins w:id="26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60" w:author="Test" w:date="2008-12-04T14:34:00Z">
              <w:r w:rsidRPr="00384A74">
                <w:rPr>
                  <w:rFonts w:ascii="Times New Roman" w:hAnsi="Times New Roman"/>
                  <w:rPrChange w:id="26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62" w:author="Test" w:date="2008-12-04T14:34:00Z"/>
              </w:numPr>
              <w:jc w:val="both"/>
              <w:rPr>
                <w:ins w:id="2663" w:author="Test" w:date="2008-12-04T14:34:00Z"/>
                <w:rFonts w:ascii="Times New Roman" w:hAnsi="Times New Roman"/>
                <w:rPrChange w:id="2664" w:author="Test" w:date="2008-12-04T14:38:00Z">
                  <w:rPr>
                    <w:ins w:id="266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66" w:author="Test" w:date="2008-12-04T14:34:00Z">
              <w:r w:rsidRPr="00384A74">
                <w:rPr>
                  <w:rFonts w:ascii="Times New Roman" w:hAnsi="Times New Roman"/>
                  <w:rPrChange w:id="26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68" w:author="Test" w:date="2008-12-04T14:34:00Z"/>
              </w:numPr>
              <w:jc w:val="both"/>
              <w:rPr>
                <w:ins w:id="2669" w:author="Test" w:date="2008-12-04T14:34:00Z"/>
                <w:rFonts w:ascii="Times New Roman" w:hAnsi="Times New Roman"/>
                <w:rPrChange w:id="2670" w:author="Test" w:date="2008-12-04T14:38:00Z">
                  <w:rPr>
                    <w:ins w:id="26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72" w:author="Test" w:date="2008-12-04T14:34:00Z">
              <w:r w:rsidRPr="00384A74">
                <w:rPr>
                  <w:rFonts w:ascii="Times New Roman" w:hAnsi="Times New Roman"/>
                  <w:rPrChange w:id="26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74" w:author="Test" w:date="2008-12-04T14:34:00Z"/>
              </w:numPr>
              <w:jc w:val="both"/>
              <w:rPr>
                <w:ins w:id="2675" w:author="Test" w:date="2008-12-04T14:34:00Z"/>
                <w:rFonts w:ascii="Times New Roman" w:hAnsi="Times New Roman"/>
                <w:rPrChange w:id="2676" w:author="Test" w:date="2008-12-04T14:38:00Z">
                  <w:rPr>
                    <w:ins w:id="26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78" w:author="Test" w:date="2008-12-04T14:34:00Z">
              <w:r w:rsidRPr="00384A74">
                <w:rPr>
                  <w:rFonts w:ascii="Times New Roman" w:hAnsi="Times New Roman"/>
                  <w:rPrChange w:id="26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80" w:author="Test" w:date="2008-12-04T14:34:00Z"/>
              </w:numPr>
              <w:jc w:val="both"/>
              <w:rPr>
                <w:ins w:id="2681" w:author="Test" w:date="2008-12-04T14:34:00Z"/>
                <w:rFonts w:ascii="Times New Roman" w:hAnsi="Times New Roman"/>
                <w:rPrChange w:id="2682" w:author="Test" w:date="2008-12-04T14:38:00Z">
                  <w:rPr>
                    <w:ins w:id="26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84" w:author="Test" w:date="2008-12-04T14:34:00Z">
              <w:r w:rsidRPr="00384A74">
                <w:rPr>
                  <w:rFonts w:ascii="Times New Roman" w:hAnsi="Times New Roman"/>
                  <w:rPrChange w:id="26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686" w:author="Test" w:date="2008-12-04T14:34:00Z"/>
              </w:numPr>
              <w:jc w:val="both"/>
              <w:rPr>
                <w:ins w:id="2687" w:author="Test" w:date="2008-12-04T14:34:00Z"/>
                <w:rFonts w:ascii="Times New Roman" w:hAnsi="Times New Roman"/>
                <w:rPrChange w:id="2688" w:author="Test" w:date="2008-12-04T14:38:00Z">
                  <w:rPr>
                    <w:ins w:id="26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690" w:author="Test" w:date="2008-12-04T14:34:00Z">
              <w:r w:rsidRPr="00384A74">
                <w:rPr>
                  <w:rFonts w:ascii="Times New Roman" w:hAnsi="Times New Roman"/>
                  <w:rPrChange w:id="26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692" w:author="Test" w:date="2008-12-04T14:34:00Z"/>
              </w:numPr>
              <w:jc w:val="both"/>
              <w:rPr>
                <w:ins w:id="2693" w:author="Test" w:date="2008-12-04T14:34:00Z"/>
                <w:rFonts w:ascii="Times New Roman" w:hAnsi="Times New Roman"/>
                <w:rPrChange w:id="2694" w:author="Test" w:date="2008-12-04T14:38:00Z">
                  <w:rPr>
                    <w:ins w:id="269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696" w:author="Test" w:date="2008-12-04T14:34:00Z"/>
              </w:numPr>
              <w:jc w:val="both"/>
              <w:rPr>
                <w:ins w:id="2697" w:author="Test" w:date="2008-12-04T14:34:00Z"/>
                <w:rFonts w:ascii="Times New Roman" w:hAnsi="Times New Roman"/>
                <w:rPrChange w:id="2698" w:author="Test" w:date="2008-12-04T14:38:00Z">
                  <w:rPr>
                    <w:ins w:id="269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00" w:author="Test" w:date="2008-12-04T14:34:00Z"/>
              </w:numPr>
              <w:jc w:val="both"/>
              <w:rPr>
                <w:ins w:id="2701" w:author="Test" w:date="2008-12-04T14:34:00Z"/>
                <w:rFonts w:ascii="Times New Roman" w:hAnsi="Times New Roman"/>
                <w:rPrChange w:id="2702" w:author="Test" w:date="2008-12-04T14:38:00Z">
                  <w:rPr>
                    <w:ins w:id="27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04" w:author="Test" w:date="2008-12-04T14:34:00Z">
              <w:r w:rsidRPr="00384A74">
                <w:rPr>
                  <w:rFonts w:ascii="Times New Roman" w:hAnsi="Times New Roman"/>
                  <w:rPrChange w:id="27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06" w:author="Test" w:date="2008-12-04T14:34:00Z"/>
              </w:numPr>
              <w:jc w:val="both"/>
              <w:rPr>
                <w:ins w:id="2707" w:author="Test" w:date="2008-12-04T14:34:00Z"/>
                <w:rFonts w:ascii="Times New Roman" w:hAnsi="Times New Roman"/>
                <w:rPrChange w:id="2708" w:author="Test" w:date="2008-12-04T14:38:00Z">
                  <w:rPr>
                    <w:ins w:id="270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10" w:author="Test" w:date="2008-12-04T14:34:00Z">
              <w:r w:rsidRPr="00384A74">
                <w:rPr>
                  <w:rFonts w:ascii="Times New Roman" w:hAnsi="Times New Roman"/>
                  <w:rPrChange w:id="271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12" w:author="Test" w:date="2008-12-04T14:34:00Z"/>
              </w:numPr>
              <w:jc w:val="both"/>
              <w:rPr>
                <w:ins w:id="2713" w:author="Test" w:date="2008-12-04T14:34:00Z"/>
                <w:rFonts w:ascii="Times New Roman" w:hAnsi="Times New Roman"/>
                <w:rPrChange w:id="2714" w:author="Test" w:date="2008-12-04T14:38:00Z">
                  <w:rPr>
                    <w:ins w:id="271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16" w:author="Test" w:date="2008-12-04T14:34:00Z">
              <w:r w:rsidRPr="00384A74">
                <w:rPr>
                  <w:rFonts w:ascii="Times New Roman" w:hAnsi="Times New Roman"/>
                  <w:rPrChange w:id="271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18" w:author="Test" w:date="2008-12-04T14:34:00Z"/>
              </w:numPr>
              <w:jc w:val="both"/>
              <w:rPr>
                <w:ins w:id="2719" w:author="Test" w:date="2008-12-04T14:34:00Z"/>
                <w:rFonts w:ascii="Times New Roman" w:hAnsi="Times New Roman"/>
                <w:rPrChange w:id="2720" w:author="Test" w:date="2008-12-04T14:38:00Z">
                  <w:rPr>
                    <w:ins w:id="272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22" w:author="Test" w:date="2008-12-04T14:34:00Z">
              <w:r w:rsidRPr="00384A74">
                <w:rPr>
                  <w:rFonts w:ascii="Times New Roman" w:hAnsi="Times New Roman"/>
                  <w:rPrChange w:id="272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24" w:author="Test" w:date="2008-12-04T14:34:00Z"/>
              </w:numPr>
              <w:jc w:val="both"/>
              <w:rPr>
                <w:ins w:id="2725" w:author="Test" w:date="2008-12-04T14:34:00Z"/>
                <w:rFonts w:ascii="Times New Roman" w:hAnsi="Times New Roman"/>
                <w:rPrChange w:id="2726" w:author="Test" w:date="2008-12-04T14:38:00Z">
                  <w:rPr>
                    <w:ins w:id="272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28" w:author="Test" w:date="2008-12-04T14:34:00Z">
              <w:r w:rsidRPr="00384A74">
                <w:rPr>
                  <w:rFonts w:ascii="Times New Roman" w:hAnsi="Times New Roman"/>
                  <w:rPrChange w:id="27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730" w:author="Test" w:date="2008-12-04T14:34:00Z"/>
              </w:numPr>
              <w:jc w:val="both"/>
              <w:rPr>
                <w:ins w:id="2731" w:author="Test" w:date="2008-12-04T14:34:00Z"/>
                <w:rFonts w:ascii="Times New Roman" w:hAnsi="Times New Roman"/>
                <w:rPrChange w:id="2732" w:author="Test" w:date="2008-12-04T14:38:00Z">
                  <w:rPr>
                    <w:ins w:id="27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34" w:author="Test" w:date="2008-12-04T14:34:00Z">
              <w:r w:rsidRPr="00384A74">
                <w:rPr>
                  <w:rFonts w:ascii="Times New Roman" w:hAnsi="Times New Roman"/>
                  <w:rPrChange w:id="27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35</w:t>
              </w:r>
            </w:ins>
          </w:p>
        </w:tc>
      </w:tr>
      <w:tr w:rsidR="00A37D06" w:rsidRPr="00384A74">
        <w:trPr>
          <w:jc w:val="center"/>
          <w:ins w:id="2736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37" w:author="Test" w:date="2008-12-04T14:34:00Z"/>
              </w:numPr>
              <w:jc w:val="both"/>
              <w:rPr>
                <w:ins w:id="2738" w:author="Test" w:date="2008-12-04T14:34:00Z"/>
                <w:rFonts w:ascii="Times New Roman" w:hAnsi="Times New Roman"/>
                <w:rPrChange w:id="2739" w:author="Test" w:date="2008-12-04T14:38:00Z">
                  <w:rPr>
                    <w:ins w:id="274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41" w:author="Test" w:date="2008-12-04T14:34:00Z"/>
              </w:numPr>
              <w:jc w:val="both"/>
              <w:rPr>
                <w:ins w:id="2742" w:author="Test" w:date="2008-12-04T14:34:00Z"/>
                <w:rFonts w:ascii="Times New Roman" w:hAnsi="Times New Roman"/>
                <w:rPrChange w:id="2743" w:author="Test" w:date="2008-12-04T14:38:00Z">
                  <w:rPr>
                    <w:ins w:id="274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45" w:author="Test" w:date="2008-12-04T14:34:00Z">
              <w:r w:rsidRPr="00384A74">
                <w:rPr>
                  <w:rFonts w:ascii="Times New Roman" w:hAnsi="Times New Roman"/>
                  <w:rPrChange w:id="274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47" w:author="Test" w:date="2008-12-04T14:34:00Z"/>
              </w:numPr>
              <w:jc w:val="both"/>
              <w:rPr>
                <w:ins w:id="2748" w:author="Test" w:date="2008-12-04T14:34:00Z"/>
                <w:rFonts w:ascii="Times New Roman" w:hAnsi="Times New Roman"/>
                <w:rPrChange w:id="2749" w:author="Test" w:date="2008-12-04T14:38:00Z">
                  <w:rPr>
                    <w:ins w:id="275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51" w:author="Test" w:date="2008-12-04T14:34:00Z">
              <w:r w:rsidRPr="00384A74">
                <w:rPr>
                  <w:rFonts w:ascii="Times New Roman" w:hAnsi="Times New Roman"/>
                  <w:rPrChange w:id="275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53" w:author="Test" w:date="2008-12-04T14:34:00Z"/>
              </w:numPr>
              <w:jc w:val="both"/>
              <w:rPr>
                <w:ins w:id="2754" w:author="Test" w:date="2008-12-04T14:34:00Z"/>
                <w:rFonts w:ascii="Times New Roman" w:hAnsi="Times New Roman"/>
                <w:rPrChange w:id="2755" w:author="Test" w:date="2008-12-04T14:38:00Z">
                  <w:rPr>
                    <w:ins w:id="27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57" w:author="Test" w:date="2008-12-04T14:34:00Z">
              <w:r w:rsidRPr="00384A74">
                <w:rPr>
                  <w:rFonts w:ascii="Times New Roman" w:hAnsi="Times New Roman"/>
                  <w:rPrChange w:id="27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59" w:author="Test" w:date="2008-12-04T14:34:00Z"/>
              </w:numPr>
              <w:jc w:val="both"/>
              <w:rPr>
                <w:ins w:id="2760" w:author="Test" w:date="2008-12-04T14:34:00Z"/>
                <w:rFonts w:ascii="Times New Roman" w:hAnsi="Times New Roman"/>
                <w:rPrChange w:id="2761" w:author="Test" w:date="2008-12-04T14:38:00Z">
                  <w:rPr>
                    <w:ins w:id="27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63" w:author="Test" w:date="2008-12-04T14:34:00Z">
              <w:r w:rsidRPr="00384A74">
                <w:rPr>
                  <w:rFonts w:ascii="Times New Roman" w:hAnsi="Times New Roman"/>
                  <w:rPrChange w:id="27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65" w:author="Test" w:date="2008-12-04T14:34:00Z"/>
              </w:numPr>
              <w:jc w:val="both"/>
              <w:rPr>
                <w:ins w:id="2766" w:author="Test" w:date="2008-12-04T14:34:00Z"/>
                <w:rFonts w:ascii="Times New Roman" w:hAnsi="Times New Roman"/>
                <w:rPrChange w:id="2767" w:author="Test" w:date="2008-12-04T14:38:00Z">
                  <w:rPr>
                    <w:ins w:id="27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69" w:author="Test" w:date="2008-12-04T14:34:00Z">
              <w:r w:rsidRPr="00384A74">
                <w:rPr>
                  <w:rFonts w:ascii="Times New Roman" w:hAnsi="Times New Roman"/>
                  <w:rPrChange w:id="27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771" w:author="Test" w:date="2008-12-04T14:34:00Z"/>
              </w:numPr>
              <w:jc w:val="both"/>
              <w:rPr>
                <w:ins w:id="2772" w:author="Test" w:date="2008-12-04T14:34:00Z"/>
                <w:rFonts w:ascii="Times New Roman" w:hAnsi="Times New Roman"/>
                <w:rPrChange w:id="2773" w:author="Test" w:date="2008-12-04T14:38:00Z">
                  <w:rPr>
                    <w:ins w:id="27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75" w:author="Test" w:date="2008-12-04T14:34:00Z">
              <w:r w:rsidRPr="00384A74">
                <w:rPr>
                  <w:rFonts w:ascii="Times New Roman" w:hAnsi="Times New Roman"/>
                  <w:rPrChange w:id="27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33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777" w:author="Test" w:date="2008-12-04T14:34:00Z"/>
              </w:numPr>
              <w:jc w:val="both"/>
              <w:rPr>
                <w:ins w:id="2778" w:author="Test" w:date="2008-12-04T14:34:00Z"/>
                <w:rFonts w:ascii="Times New Roman" w:hAnsi="Times New Roman"/>
                <w:rPrChange w:id="2779" w:author="Test" w:date="2008-12-04T14:38:00Z">
                  <w:rPr>
                    <w:ins w:id="278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81" w:author="Test" w:date="2008-12-04T14:34:00Z"/>
              </w:numPr>
              <w:jc w:val="both"/>
              <w:rPr>
                <w:ins w:id="2782" w:author="Test" w:date="2008-12-04T14:34:00Z"/>
                <w:rFonts w:ascii="Times New Roman" w:hAnsi="Times New Roman"/>
                <w:rPrChange w:id="2783" w:author="Test" w:date="2008-12-04T14:38:00Z">
                  <w:rPr>
                    <w:ins w:id="278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85" w:author="Test" w:date="2008-12-04T14:34:00Z"/>
              </w:numPr>
              <w:jc w:val="both"/>
              <w:rPr>
                <w:ins w:id="2786" w:author="Test" w:date="2008-12-04T14:34:00Z"/>
                <w:rFonts w:ascii="Times New Roman" w:hAnsi="Times New Roman"/>
                <w:rPrChange w:id="2787" w:author="Test" w:date="2008-12-04T14:38:00Z">
                  <w:rPr>
                    <w:ins w:id="27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89" w:author="Test" w:date="2008-12-04T14:34:00Z">
              <w:r w:rsidRPr="00384A74">
                <w:rPr>
                  <w:rFonts w:ascii="Times New Roman" w:hAnsi="Times New Roman"/>
                  <w:rPrChange w:id="27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91" w:author="Test" w:date="2008-12-04T14:34:00Z"/>
              </w:numPr>
              <w:jc w:val="both"/>
              <w:rPr>
                <w:ins w:id="2792" w:author="Test" w:date="2008-12-04T14:34:00Z"/>
                <w:rFonts w:ascii="Times New Roman" w:hAnsi="Times New Roman"/>
                <w:rPrChange w:id="2793" w:author="Test" w:date="2008-12-04T14:38:00Z">
                  <w:rPr>
                    <w:ins w:id="279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795" w:author="Test" w:date="2008-12-04T14:34:00Z">
              <w:r w:rsidRPr="00384A74">
                <w:rPr>
                  <w:rFonts w:ascii="Times New Roman" w:hAnsi="Times New Roman"/>
                  <w:rPrChange w:id="279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797" w:author="Test" w:date="2008-12-04T14:34:00Z"/>
              </w:numPr>
              <w:jc w:val="both"/>
              <w:rPr>
                <w:ins w:id="2798" w:author="Test" w:date="2008-12-04T14:34:00Z"/>
                <w:rFonts w:ascii="Times New Roman" w:hAnsi="Times New Roman"/>
                <w:rPrChange w:id="2799" w:author="Test" w:date="2008-12-04T14:38:00Z">
                  <w:rPr>
                    <w:ins w:id="280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01" w:author="Test" w:date="2008-12-04T14:34:00Z">
              <w:r w:rsidRPr="00384A74">
                <w:rPr>
                  <w:rFonts w:ascii="Times New Roman" w:hAnsi="Times New Roman"/>
                  <w:rPrChange w:id="280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03" w:author="Test" w:date="2008-12-04T14:34:00Z"/>
              </w:numPr>
              <w:jc w:val="both"/>
              <w:rPr>
                <w:ins w:id="2804" w:author="Test" w:date="2008-12-04T14:34:00Z"/>
                <w:rFonts w:ascii="Times New Roman" w:hAnsi="Times New Roman"/>
                <w:rPrChange w:id="2805" w:author="Test" w:date="2008-12-04T14:38:00Z">
                  <w:rPr>
                    <w:ins w:id="280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07" w:author="Test" w:date="2008-12-04T14:34:00Z">
              <w:r w:rsidRPr="00384A74">
                <w:rPr>
                  <w:rFonts w:ascii="Times New Roman" w:hAnsi="Times New Roman"/>
                  <w:rPrChange w:id="280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09" w:author="Test" w:date="2008-12-04T14:34:00Z"/>
              </w:numPr>
              <w:jc w:val="both"/>
              <w:rPr>
                <w:ins w:id="2810" w:author="Test" w:date="2008-12-04T14:34:00Z"/>
                <w:rFonts w:ascii="Times New Roman" w:hAnsi="Times New Roman"/>
                <w:rPrChange w:id="2811" w:author="Test" w:date="2008-12-04T14:38:00Z">
                  <w:rPr>
                    <w:ins w:id="281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13" w:author="Test" w:date="2008-12-04T14:34:00Z">
              <w:r w:rsidRPr="00384A74">
                <w:rPr>
                  <w:rFonts w:ascii="Times New Roman" w:hAnsi="Times New Roman"/>
                  <w:rPrChange w:id="28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815" w:author="Test" w:date="2008-12-04T14:34:00Z"/>
              </w:numPr>
              <w:jc w:val="both"/>
              <w:rPr>
                <w:ins w:id="2816" w:author="Test" w:date="2008-12-04T14:34:00Z"/>
                <w:rFonts w:ascii="Times New Roman" w:hAnsi="Times New Roman"/>
                <w:rPrChange w:id="2817" w:author="Test" w:date="2008-12-04T14:38:00Z">
                  <w:rPr>
                    <w:ins w:id="28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19" w:author="Test" w:date="2008-12-04T14:34:00Z">
              <w:r w:rsidRPr="00384A74">
                <w:rPr>
                  <w:rFonts w:ascii="Times New Roman" w:hAnsi="Times New Roman"/>
                  <w:rPrChange w:id="28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</w:tr>
      <w:tr w:rsidR="00A37D06" w:rsidRPr="00384A74">
        <w:trPr>
          <w:jc w:val="center"/>
          <w:ins w:id="2821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22" w:author="Test" w:date="2008-12-04T14:34:00Z"/>
              </w:numPr>
              <w:jc w:val="both"/>
              <w:rPr>
                <w:ins w:id="2823" w:author="Test" w:date="2008-12-04T14:34:00Z"/>
                <w:rFonts w:ascii="Times New Roman" w:hAnsi="Times New Roman"/>
                <w:rPrChange w:id="2824" w:author="Test" w:date="2008-12-04T14:38:00Z">
                  <w:rPr>
                    <w:ins w:id="282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26" w:author="Test" w:date="2008-12-04T14:34:00Z"/>
              </w:numPr>
              <w:jc w:val="both"/>
              <w:rPr>
                <w:ins w:id="2827" w:author="Test" w:date="2008-12-04T14:34:00Z"/>
                <w:rFonts w:ascii="Times New Roman" w:hAnsi="Times New Roman"/>
                <w:rPrChange w:id="2828" w:author="Test" w:date="2008-12-04T14:38:00Z">
                  <w:rPr>
                    <w:ins w:id="282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30" w:author="Test" w:date="2008-12-04T14:34:00Z">
              <w:r w:rsidRPr="00384A74">
                <w:rPr>
                  <w:rFonts w:ascii="Times New Roman" w:hAnsi="Times New Roman"/>
                  <w:rPrChange w:id="283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32" w:author="Test" w:date="2008-12-04T14:34:00Z"/>
              </w:numPr>
              <w:jc w:val="both"/>
              <w:rPr>
                <w:ins w:id="2833" w:author="Test" w:date="2008-12-04T14:34:00Z"/>
                <w:rFonts w:ascii="Times New Roman" w:hAnsi="Times New Roman"/>
                <w:rPrChange w:id="2834" w:author="Test" w:date="2008-12-04T14:38:00Z">
                  <w:rPr>
                    <w:ins w:id="283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36" w:author="Test" w:date="2008-12-04T14:34:00Z">
              <w:r w:rsidRPr="00384A74">
                <w:rPr>
                  <w:rFonts w:ascii="Times New Roman" w:hAnsi="Times New Roman"/>
                  <w:rPrChange w:id="283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38" w:author="Test" w:date="2008-12-04T14:34:00Z"/>
              </w:numPr>
              <w:jc w:val="both"/>
              <w:rPr>
                <w:ins w:id="2839" w:author="Test" w:date="2008-12-04T14:34:00Z"/>
                <w:rFonts w:ascii="Times New Roman" w:hAnsi="Times New Roman"/>
                <w:rPrChange w:id="2840" w:author="Test" w:date="2008-12-04T14:38:00Z">
                  <w:rPr>
                    <w:ins w:id="284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42" w:author="Test" w:date="2008-12-04T14:34:00Z">
              <w:r w:rsidRPr="00384A74">
                <w:rPr>
                  <w:rFonts w:ascii="Times New Roman" w:hAnsi="Times New Roman"/>
                  <w:rPrChange w:id="284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44" w:author="Test" w:date="2008-12-04T14:34:00Z"/>
              </w:numPr>
              <w:jc w:val="both"/>
              <w:rPr>
                <w:ins w:id="2845" w:author="Test" w:date="2008-12-04T14:34:00Z"/>
                <w:rFonts w:ascii="Times New Roman" w:hAnsi="Times New Roman"/>
                <w:rPrChange w:id="2846" w:author="Test" w:date="2008-12-04T14:38:00Z">
                  <w:rPr>
                    <w:ins w:id="284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48" w:author="Test" w:date="2008-12-04T14:34:00Z">
              <w:r w:rsidRPr="00384A74">
                <w:rPr>
                  <w:rFonts w:ascii="Times New Roman" w:hAnsi="Times New Roman"/>
                  <w:rPrChange w:id="284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50" w:author="Test" w:date="2008-12-04T14:34:00Z"/>
              </w:numPr>
              <w:jc w:val="both"/>
              <w:rPr>
                <w:ins w:id="2851" w:author="Test" w:date="2008-12-04T14:34:00Z"/>
                <w:rFonts w:ascii="Times New Roman" w:hAnsi="Times New Roman"/>
                <w:rPrChange w:id="2852" w:author="Test" w:date="2008-12-04T14:38:00Z">
                  <w:rPr>
                    <w:ins w:id="285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54" w:author="Test" w:date="2008-12-04T14:34:00Z">
              <w:r w:rsidRPr="00384A74">
                <w:rPr>
                  <w:rFonts w:ascii="Times New Roman" w:hAnsi="Times New Roman"/>
                  <w:rPrChange w:id="285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856" w:author="Test" w:date="2008-12-04T14:34:00Z"/>
              </w:numPr>
              <w:jc w:val="both"/>
              <w:rPr>
                <w:ins w:id="2857" w:author="Test" w:date="2008-12-04T14:34:00Z"/>
                <w:rFonts w:ascii="Times New Roman" w:hAnsi="Times New Roman"/>
                <w:rPrChange w:id="2858" w:author="Test" w:date="2008-12-04T14:38:00Z">
                  <w:rPr>
                    <w:ins w:id="28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60" w:author="Test" w:date="2008-12-04T14:34:00Z">
              <w:r w:rsidRPr="00384A74">
                <w:rPr>
                  <w:rFonts w:ascii="Times New Roman" w:hAnsi="Times New Roman"/>
                  <w:rPrChange w:id="28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33</w:t>
              </w:r>
            </w:ins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862" w:author="Test" w:date="2008-12-04T14:34:00Z"/>
              </w:numPr>
              <w:jc w:val="both"/>
              <w:rPr>
                <w:ins w:id="2863" w:author="Test" w:date="2008-12-04T14:34:00Z"/>
                <w:rFonts w:ascii="Times New Roman" w:hAnsi="Times New Roman"/>
                <w:rPrChange w:id="2864" w:author="Test" w:date="2008-12-04T14:38:00Z">
                  <w:rPr>
                    <w:ins w:id="286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66" w:author="Test" w:date="2008-12-04T14:34:00Z"/>
              </w:numPr>
              <w:jc w:val="both"/>
              <w:rPr>
                <w:ins w:id="2867" w:author="Test" w:date="2008-12-04T14:34:00Z"/>
                <w:rFonts w:ascii="Times New Roman" w:hAnsi="Times New Roman"/>
                <w:rPrChange w:id="2868" w:author="Test" w:date="2008-12-04T14:38:00Z">
                  <w:rPr>
                    <w:ins w:id="286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70" w:author="Test" w:date="2008-12-04T14:34:00Z"/>
              </w:numPr>
              <w:jc w:val="both"/>
              <w:rPr>
                <w:ins w:id="2871" w:author="Test" w:date="2008-12-04T14:34:00Z"/>
                <w:rFonts w:ascii="Times New Roman" w:hAnsi="Times New Roman"/>
                <w:rPrChange w:id="2872" w:author="Test" w:date="2008-12-04T14:38:00Z">
                  <w:rPr>
                    <w:ins w:id="28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74" w:author="Test" w:date="2008-12-04T14:34:00Z">
              <w:r w:rsidRPr="00384A74">
                <w:rPr>
                  <w:rFonts w:ascii="Times New Roman" w:hAnsi="Times New Roman"/>
                  <w:rPrChange w:id="28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76" w:author="Test" w:date="2008-12-04T14:34:00Z"/>
              </w:numPr>
              <w:jc w:val="both"/>
              <w:rPr>
                <w:ins w:id="2877" w:author="Test" w:date="2008-12-04T14:34:00Z"/>
                <w:rFonts w:ascii="Times New Roman" w:hAnsi="Times New Roman"/>
                <w:rPrChange w:id="2878" w:author="Test" w:date="2008-12-04T14:38:00Z">
                  <w:rPr>
                    <w:ins w:id="287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80" w:author="Test" w:date="2008-12-04T14:34:00Z">
              <w:r w:rsidRPr="00384A74">
                <w:rPr>
                  <w:rFonts w:ascii="Times New Roman" w:hAnsi="Times New Roman"/>
                  <w:rPrChange w:id="288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82" w:author="Test" w:date="2008-12-04T14:34:00Z"/>
              </w:numPr>
              <w:jc w:val="both"/>
              <w:rPr>
                <w:ins w:id="2883" w:author="Test" w:date="2008-12-04T14:34:00Z"/>
                <w:rFonts w:ascii="Times New Roman" w:hAnsi="Times New Roman"/>
                <w:rPrChange w:id="2884" w:author="Test" w:date="2008-12-04T14:38:00Z">
                  <w:rPr>
                    <w:ins w:id="288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86" w:author="Test" w:date="2008-12-04T14:34:00Z">
              <w:r w:rsidRPr="00384A74">
                <w:rPr>
                  <w:rFonts w:ascii="Times New Roman" w:hAnsi="Times New Roman"/>
                  <w:rPrChange w:id="288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88" w:author="Test" w:date="2008-12-04T14:34:00Z"/>
              </w:numPr>
              <w:jc w:val="both"/>
              <w:rPr>
                <w:ins w:id="2889" w:author="Test" w:date="2008-12-04T14:34:00Z"/>
                <w:rFonts w:ascii="Times New Roman" w:hAnsi="Times New Roman"/>
                <w:rPrChange w:id="2890" w:author="Test" w:date="2008-12-04T14:38:00Z">
                  <w:rPr>
                    <w:ins w:id="289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92" w:author="Test" w:date="2008-12-04T14:34:00Z">
              <w:r w:rsidRPr="00384A74">
                <w:rPr>
                  <w:rFonts w:ascii="Times New Roman" w:hAnsi="Times New Roman"/>
                  <w:rPrChange w:id="289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894" w:author="Test" w:date="2008-12-04T14:34:00Z"/>
              </w:numPr>
              <w:jc w:val="both"/>
              <w:rPr>
                <w:ins w:id="2895" w:author="Test" w:date="2008-12-04T14:34:00Z"/>
                <w:rFonts w:ascii="Times New Roman" w:hAnsi="Times New Roman"/>
                <w:rPrChange w:id="2896" w:author="Test" w:date="2008-12-04T14:38:00Z">
                  <w:rPr>
                    <w:ins w:id="289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898" w:author="Test" w:date="2008-12-04T14:34:00Z">
              <w:r w:rsidRPr="00384A74">
                <w:rPr>
                  <w:rFonts w:ascii="Times New Roman" w:hAnsi="Times New Roman"/>
                  <w:rPrChange w:id="289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2900" w:author="Test" w:date="2008-12-04T14:34:00Z"/>
              </w:numPr>
              <w:jc w:val="both"/>
              <w:rPr>
                <w:ins w:id="2901" w:author="Test" w:date="2008-12-04T14:34:00Z"/>
                <w:rFonts w:ascii="Times New Roman" w:hAnsi="Times New Roman"/>
                <w:rPrChange w:id="2902" w:author="Test" w:date="2008-12-04T14:38:00Z">
                  <w:rPr>
                    <w:ins w:id="29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04" w:author="Test" w:date="2008-12-04T14:34:00Z">
              <w:r w:rsidRPr="00384A74">
                <w:rPr>
                  <w:rFonts w:ascii="Times New Roman" w:hAnsi="Times New Roman"/>
                  <w:rPrChange w:id="29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</w:tr>
      <w:tr w:rsidR="00A37D06" w:rsidRPr="00384A74">
        <w:trPr>
          <w:jc w:val="center"/>
          <w:ins w:id="2906" w:author="Test" w:date="2008-12-04T14:34:00Z"/>
        </w:trPr>
        <w:tc>
          <w:tcPr>
            <w:tcW w:w="342" w:type="pct"/>
          </w:tcPr>
          <w:p w:rsidR="00A37D06" w:rsidRPr="00384A74" w:rsidRDefault="00A37D06" w:rsidP="00A37D06">
            <w:pPr>
              <w:numPr>
                <w:ins w:id="2907" w:author="Test" w:date="2008-12-04T14:34:00Z"/>
              </w:numPr>
              <w:jc w:val="both"/>
              <w:rPr>
                <w:ins w:id="2908" w:author="Test" w:date="2008-12-04T14:34:00Z"/>
                <w:rFonts w:ascii="Times New Roman" w:hAnsi="Times New Roman"/>
                <w:rPrChange w:id="2909" w:author="Test" w:date="2008-12-04T14:38:00Z">
                  <w:rPr>
                    <w:ins w:id="291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11" w:author="Test" w:date="2008-12-04T14:34:00Z"/>
              </w:numPr>
              <w:jc w:val="both"/>
              <w:rPr>
                <w:ins w:id="2912" w:author="Test" w:date="2008-12-04T14:34:00Z"/>
                <w:rFonts w:ascii="Times New Roman" w:hAnsi="Times New Roman"/>
                <w:rPrChange w:id="2913" w:author="Test" w:date="2008-12-04T14:38:00Z">
                  <w:rPr>
                    <w:ins w:id="29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15" w:author="Test" w:date="2008-12-04T14:34:00Z">
              <w:r w:rsidRPr="00384A74">
                <w:rPr>
                  <w:rFonts w:ascii="Times New Roman" w:hAnsi="Times New Roman"/>
                  <w:rPrChange w:id="29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17" w:author="Test" w:date="2008-12-04T14:34:00Z"/>
              </w:numPr>
              <w:jc w:val="both"/>
              <w:rPr>
                <w:ins w:id="2918" w:author="Test" w:date="2008-12-04T14:34:00Z"/>
                <w:rFonts w:ascii="Times New Roman" w:hAnsi="Times New Roman"/>
                <w:rPrChange w:id="2919" w:author="Test" w:date="2008-12-04T14:38:00Z">
                  <w:rPr>
                    <w:ins w:id="29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21" w:author="Test" w:date="2008-12-04T14:34:00Z">
              <w:r w:rsidRPr="00384A74">
                <w:rPr>
                  <w:rFonts w:ascii="Times New Roman" w:hAnsi="Times New Roman"/>
                  <w:rPrChange w:id="29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23" w:author="Test" w:date="2008-12-04T14:34:00Z"/>
              </w:numPr>
              <w:jc w:val="both"/>
              <w:rPr>
                <w:ins w:id="2924" w:author="Test" w:date="2008-12-04T14:34:00Z"/>
                <w:rFonts w:ascii="Times New Roman" w:hAnsi="Times New Roman"/>
                <w:rPrChange w:id="2925" w:author="Test" w:date="2008-12-04T14:38:00Z">
                  <w:rPr>
                    <w:ins w:id="29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27" w:author="Test" w:date="2008-12-04T14:34:00Z">
              <w:r w:rsidRPr="00384A74">
                <w:rPr>
                  <w:rFonts w:ascii="Times New Roman" w:hAnsi="Times New Roman"/>
                  <w:rPrChange w:id="29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29" w:author="Test" w:date="2008-12-04T14:34:00Z"/>
              </w:numPr>
              <w:jc w:val="both"/>
              <w:rPr>
                <w:ins w:id="2930" w:author="Test" w:date="2008-12-04T14:34:00Z"/>
                <w:rFonts w:ascii="Times New Roman" w:hAnsi="Times New Roman"/>
                <w:rPrChange w:id="2931" w:author="Test" w:date="2008-12-04T14:38:00Z">
                  <w:rPr>
                    <w:ins w:id="293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33" w:author="Test" w:date="2008-12-04T14:34:00Z">
              <w:r w:rsidRPr="00384A74">
                <w:rPr>
                  <w:rFonts w:ascii="Times New Roman" w:hAnsi="Times New Roman"/>
                  <w:rPrChange w:id="293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35" w:author="Test" w:date="2008-12-04T14:34:00Z"/>
              </w:numPr>
              <w:jc w:val="both"/>
              <w:rPr>
                <w:ins w:id="2936" w:author="Test" w:date="2008-12-04T14:34:00Z"/>
                <w:rFonts w:ascii="Times New Roman" w:hAnsi="Times New Roman"/>
                <w:rPrChange w:id="2937" w:author="Test" w:date="2008-12-04T14:38:00Z">
                  <w:rPr>
                    <w:ins w:id="293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39" w:author="Test" w:date="2008-12-04T14:34:00Z">
              <w:r w:rsidRPr="00384A74">
                <w:rPr>
                  <w:rFonts w:ascii="Times New Roman" w:hAnsi="Times New Roman"/>
                  <w:rPrChange w:id="294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2941" w:author="Test" w:date="2008-12-04T14:34:00Z"/>
              </w:numPr>
              <w:jc w:val="both"/>
              <w:rPr>
                <w:ins w:id="2942" w:author="Test" w:date="2008-12-04T14:34:00Z"/>
                <w:rFonts w:ascii="Times New Roman" w:hAnsi="Times New Roman"/>
                <w:rPrChange w:id="2943" w:author="Test" w:date="2008-12-04T14:38:00Z">
                  <w:rPr>
                    <w:ins w:id="294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384A74" w:rsidRDefault="00A37D06" w:rsidP="00A37D06">
            <w:pPr>
              <w:numPr>
                <w:ins w:id="2945" w:author="Test" w:date="2008-12-04T14:34:00Z"/>
              </w:numPr>
              <w:jc w:val="both"/>
              <w:rPr>
                <w:ins w:id="2946" w:author="Test" w:date="2008-12-04T14:34:00Z"/>
                <w:rFonts w:ascii="Times New Roman" w:hAnsi="Times New Roman"/>
                <w:rPrChange w:id="2947" w:author="Test" w:date="2008-12-04T14:38:00Z">
                  <w:rPr>
                    <w:ins w:id="294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A37D06">
            <w:pPr>
              <w:numPr>
                <w:ins w:id="2949" w:author="Test" w:date="2008-12-04T14:34:00Z"/>
              </w:numPr>
              <w:jc w:val="both"/>
              <w:rPr>
                <w:ins w:id="2950" w:author="Test" w:date="2008-12-04T14:34:00Z"/>
                <w:rFonts w:ascii="Times New Roman" w:hAnsi="Times New Roman"/>
                <w:rPrChange w:id="2951" w:author="Test" w:date="2008-12-04T14:38:00Z">
                  <w:rPr>
                    <w:ins w:id="295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53" w:author="Test" w:date="2008-12-04T14:34:00Z"/>
              </w:numPr>
              <w:jc w:val="both"/>
              <w:rPr>
                <w:ins w:id="2954" w:author="Test" w:date="2008-12-04T14:34:00Z"/>
                <w:rFonts w:ascii="Times New Roman" w:hAnsi="Times New Roman"/>
                <w:rPrChange w:id="2955" w:author="Test" w:date="2008-12-04T14:38:00Z">
                  <w:rPr>
                    <w:ins w:id="29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57" w:author="Test" w:date="2008-12-04T14:34:00Z">
              <w:r w:rsidRPr="00384A74">
                <w:rPr>
                  <w:rFonts w:ascii="Times New Roman" w:hAnsi="Times New Roman"/>
                  <w:rPrChange w:id="29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59" w:author="Test" w:date="2008-12-04T14:34:00Z"/>
              </w:numPr>
              <w:jc w:val="both"/>
              <w:rPr>
                <w:ins w:id="2960" w:author="Test" w:date="2008-12-04T14:34:00Z"/>
                <w:rFonts w:ascii="Times New Roman" w:hAnsi="Times New Roman"/>
                <w:rPrChange w:id="2961" w:author="Test" w:date="2008-12-04T14:38:00Z">
                  <w:rPr>
                    <w:ins w:id="29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63" w:author="Test" w:date="2008-12-04T14:34:00Z">
              <w:r w:rsidRPr="00384A74">
                <w:rPr>
                  <w:rFonts w:ascii="Times New Roman" w:hAnsi="Times New Roman"/>
                  <w:rPrChange w:id="29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65" w:author="Test" w:date="2008-12-04T14:34:00Z"/>
              </w:numPr>
              <w:jc w:val="both"/>
              <w:rPr>
                <w:ins w:id="2966" w:author="Test" w:date="2008-12-04T14:34:00Z"/>
                <w:rFonts w:ascii="Times New Roman" w:hAnsi="Times New Roman"/>
                <w:rPrChange w:id="2967" w:author="Test" w:date="2008-12-04T14:38:00Z">
                  <w:rPr>
                    <w:ins w:id="29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69" w:author="Test" w:date="2008-12-04T14:34:00Z">
              <w:r w:rsidRPr="00384A74">
                <w:rPr>
                  <w:rFonts w:ascii="Times New Roman" w:hAnsi="Times New Roman"/>
                  <w:rPrChange w:id="29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71" w:author="Test" w:date="2008-12-04T14:34:00Z"/>
              </w:numPr>
              <w:jc w:val="both"/>
              <w:rPr>
                <w:ins w:id="2972" w:author="Test" w:date="2008-12-04T14:34:00Z"/>
                <w:rFonts w:ascii="Times New Roman" w:hAnsi="Times New Roman"/>
                <w:rPrChange w:id="2973" w:author="Test" w:date="2008-12-04T14:38:00Z">
                  <w:rPr>
                    <w:ins w:id="29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75" w:author="Test" w:date="2008-12-04T14:34:00Z">
              <w:r w:rsidRPr="00384A74">
                <w:rPr>
                  <w:rFonts w:ascii="Times New Roman" w:hAnsi="Times New Roman"/>
                  <w:rPrChange w:id="29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2977" w:author="Test" w:date="2008-12-04T14:34:00Z"/>
              </w:numPr>
              <w:jc w:val="both"/>
              <w:rPr>
                <w:ins w:id="2978" w:author="Test" w:date="2008-12-04T14:34:00Z"/>
                <w:rFonts w:ascii="Times New Roman" w:hAnsi="Times New Roman"/>
                <w:rPrChange w:id="2979" w:author="Test" w:date="2008-12-04T14:38:00Z">
                  <w:rPr>
                    <w:ins w:id="29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81" w:author="Test" w:date="2008-12-04T14:34:00Z">
              <w:r w:rsidRPr="00384A74">
                <w:rPr>
                  <w:rFonts w:ascii="Times New Roman" w:hAnsi="Times New Roman"/>
                  <w:rPrChange w:id="29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2983" w:author="Test" w:date="2008-12-04T14:34:00Z"/>
              </w:numPr>
              <w:jc w:val="both"/>
              <w:rPr>
                <w:ins w:id="2984" w:author="Test" w:date="2008-12-04T14:34:00Z"/>
                <w:rFonts w:ascii="Times New Roman" w:hAnsi="Times New Roman"/>
                <w:rPrChange w:id="2985" w:author="Test" w:date="2008-12-04T14:38:00Z">
                  <w:rPr>
                    <w:ins w:id="298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384A74" w:rsidRDefault="00A37D06" w:rsidP="00A37D06">
      <w:pPr>
        <w:numPr>
          <w:ins w:id="2987" w:author="Test" w:date="2008-12-04T14:34:00Z"/>
        </w:numPr>
        <w:spacing w:line="200" w:lineRule="exact"/>
        <w:ind w:firstLine="397"/>
        <w:jc w:val="both"/>
        <w:rPr>
          <w:ins w:id="2988" w:author="Test" w:date="2008-12-04T14:34:00Z"/>
          <w:rFonts w:ascii="Times New Roman" w:hAnsi="Times New Roman"/>
          <w:u w:val="single"/>
          <w:rPrChange w:id="2989" w:author="Test" w:date="2008-12-04T14:38:00Z">
            <w:rPr>
              <w:ins w:id="2990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6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3"/>
        <w:gridCol w:w="433"/>
        <w:gridCol w:w="433"/>
        <w:gridCol w:w="433"/>
        <w:gridCol w:w="433"/>
        <w:gridCol w:w="433"/>
        <w:gridCol w:w="433"/>
        <w:gridCol w:w="284"/>
        <w:gridCol w:w="433"/>
        <w:gridCol w:w="433"/>
        <w:gridCol w:w="433"/>
        <w:gridCol w:w="440"/>
        <w:gridCol w:w="433"/>
        <w:gridCol w:w="433"/>
        <w:gridCol w:w="422"/>
      </w:tblGrid>
      <w:tr w:rsidR="00A37D06" w:rsidRPr="00384A74">
        <w:trPr>
          <w:jc w:val="center"/>
          <w:ins w:id="2991" w:author="Test" w:date="2008-12-04T14:34:00Z"/>
        </w:trPr>
        <w:tc>
          <w:tcPr>
            <w:tcW w:w="341" w:type="pct"/>
            <w:tcBorders>
              <w:right w:val="single" w:sz="4" w:space="0" w:color="auto"/>
            </w:tcBorders>
          </w:tcPr>
          <w:p w:rsidR="00A37D06" w:rsidRPr="00C377D7" w:rsidRDefault="00A37D06" w:rsidP="00A37D06">
            <w:pPr>
              <w:numPr>
                <w:ins w:id="2992" w:author="Test" w:date="2008-12-04T14:34:00Z"/>
              </w:numPr>
              <w:jc w:val="both"/>
              <w:rPr>
                <w:ins w:id="2993" w:author="Test" w:date="2008-12-04T14:34:00Z"/>
                <w:rFonts w:ascii="Times New Roman" w:hAnsi="Times New Roman"/>
                <w:sz w:val="22"/>
                <w:szCs w:val="22"/>
                <w:rPrChange w:id="2994" w:author="Test" w:date="2008-12-04T14:38:00Z">
                  <w:rPr>
                    <w:ins w:id="29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2996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29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11.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2998" w:author="Test" w:date="2008-12-04T14:34:00Z"/>
              </w:numPr>
              <w:jc w:val="both"/>
              <w:rPr>
                <w:ins w:id="2999" w:author="Test" w:date="2008-12-04T14:34:00Z"/>
                <w:rFonts w:ascii="Times New Roman" w:hAnsi="Times New Roman"/>
                <w:rPrChange w:id="3000" w:author="Test" w:date="2008-12-04T14:38:00Z">
                  <w:rPr>
                    <w:ins w:id="30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02" w:author="Test" w:date="2008-12-04T14:34:00Z">
              <w:r w:rsidRPr="00384A74">
                <w:rPr>
                  <w:rFonts w:ascii="Times New Roman" w:hAnsi="Times New Roman"/>
                  <w:rPrChange w:id="30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04" w:author="Test" w:date="2008-12-04T14:34:00Z"/>
              </w:numPr>
              <w:jc w:val="both"/>
              <w:rPr>
                <w:ins w:id="3005" w:author="Test" w:date="2008-12-04T14:34:00Z"/>
                <w:rFonts w:ascii="Times New Roman" w:hAnsi="Times New Roman"/>
                <w:rPrChange w:id="3006" w:author="Test" w:date="2008-12-04T14:38:00Z">
                  <w:rPr>
                    <w:ins w:id="300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08" w:author="Test" w:date="2008-12-04T14:34:00Z">
              <w:r w:rsidRPr="00384A74">
                <w:rPr>
                  <w:rFonts w:ascii="Times New Roman" w:hAnsi="Times New Roman"/>
                  <w:rPrChange w:id="30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10" w:author="Test" w:date="2008-12-04T14:34:00Z"/>
              </w:numPr>
              <w:jc w:val="both"/>
              <w:rPr>
                <w:ins w:id="3011" w:author="Test" w:date="2008-12-04T14:34:00Z"/>
                <w:rFonts w:ascii="Times New Roman" w:hAnsi="Times New Roman"/>
                <w:rPrChange w:id="3012" w:author="Test" w:date="2008-12-04T14:38:00Z">
                  <w:rPr>
                    <w:ins w:id="30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14" w:author="Test" w:date="2008-12-04T14:34:00Z">
              <w:r w:rsidRPr="00384A74">
                <w:rPr>
                  <w:rFonts w:ascii="Times New Roman" w:hAnsi="Times New Roman"/>
                  <w:rPrChange w:id="30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16" w:author="Test" w:date="2008-12-04T14:34:00Z"/>
              </w:numPr>
              <w:jc w:val="both"/>
              <w:rPr>
                <w:ins w:id="3017" w:author="Test" w:date="2008-12-04T14:34:00Z"/>
                <w:rFonts w:ascii="Times New Roman" w:hAnsi="Times New Roman"/>
                <w:rPrChange w:id="3018" w:author="Test" w:date="2008-12-04T14:38:00Z">
                  <w:rPr>
                    <w:ins w:id="30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20" w:author="Test" w:date="2008-12-04T14:34:00Z">
              <w:r w:rsidRPr="00384A74">
                <w:rPr>
                  <w:rFonts w:ascii="Times New Roman" w:hAnsi="Times New Roman"/>
                  <w:rPrChange w:id="30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22" w:author="Test" w:date="2008-12-04T14:34:00Z"/>
              </w:numPr>
              <w:jc w:val="both"/>
              <w:rPr>
                <w:ins w:id="3023" w:author="Test" w:date="2008-12-04T14:34:00Z"/>
                <w:rFonts w:ascii="Times New Roman" w:hAnsi="Times New Roman"/>
                <w:rPrChange w:id="3024" w:author="Test" w:date="2008-12-04T14:38:00Z">
                  <w:rPr>
                    <w:ins w:id="30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26" w:author="Test" w:date="2008-12-04T14:34:00Z">
              <w:r w:rsidRPr="00384A74">
                <w:rPr>
                  <w:rFonts w:ascii="Times New Roman" w:hAnsi="Times New Roman"/>
                  <w:rPrChange w:id="30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3028" w:author="Test" w:date="2008-12-04T14:34:00Z"/>
              </w:numPr>
              <w:jc w:val="both"/>
              <w:rPr>
                <w:ins w:id="3029" w:author="Test" w:date="2008-12-04T14:34:00Z"/>
                <w:rFonts w:ascii="Times New Roman" w:hAnsi="Times New Roman"/>
                <w:rPrChange w:id="3030" w:author="Test" w:date="2008-12-04T14:38:00Z">
                  <w:rPr>
                    <w:ins w:id="30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32" w:author="Test" w:date="2008-12-04T14:34:00Z">
              <w:r w:rsidRPr="00384A74">
                <w:rPr>
                  <w:rFonts w:ascii="Times New Roman" w:hAnsi="Times New Roman"/>
                  <w:rPrChange w:id="30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4" w:type="pct"/>
          </w:tcPr>
          <w:p w:rsidR="00A37D06" w:rsidRPr="00384A74" w:rsidRDefault="00A37D06" w:rsidP="00A37D06">
            <w:pPr>
              <w:numPr>
                <w:ins w:id="3034" w:author="Test" w:date="2008-12-04T14:34:00Z"/>
              </w:numPr>
              <w:jc w:val="both"/>
              <w:rPr>
                <w:ins w:id="3035" w:author="Test" w:date="2008-12-04T14:34:00Z"/>
                <w:rFonts w:ascii="Times New Roman" w:hAnsi="Times New Roman"/>
                <w:rPrChange w:id="3036" w:author="Test" w:date="2008-12-04T14:38:00Z">
                  <w:rPr>
                    <w:ins w:id="303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right w:val="single" w:sz="4" w:space="0" w:color="auto"/>
            </w:tcBorders>
          </w:tcPr>
          <w:p w:rsidR="00A37D06" w:rsidRPr="00C377D7" w:rsidRDefault="00A37D06" w:rsidP="00A37D06">
            <w:pPr>
              <w:numPr>
                <w:ins w:id="3038" w:author="Test" w:date="2008-12-04T14:34:00Z"/>
              </w:numPr>
              <w:jc w:val="both"/>
              <w:rPr>
                <w:ins w:id="3039" w:author="Test" w:date="2008-12-04T14:34:00Z"/>
                <w:rFonts w:ascii="Times New Roman" w:hAnsi="Times New Roman"/>
                <w:sz w:val="22"/>
                <w:szCs w:val="22"/>
                <w:rPrChange w:id="3040" w:author="Test" w:date="2008-12-04T14:38:00Z">
                  <w:rPr>
                    <w:ins w:id="304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42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304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12.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44" w:author="Test" w:date="2008-12-04T14:34:00Z"/>
              </w:numPr>
              <w:jc w:val="both"/>
              <w:rPr>
                <w:ins w:id="3045" w:author="Test" w:date="2008-12-04T14:34:00Z"/>
                <w:rFonts w:ascii="Times New Roman" w:hAnsi="Times New Roman"/>
                <w:rPrChange w:id="3046" w:author="Test" w:date="2008-12-04T14:38:00Z">
                  <w:rPr>
                    <w:ins w:id="304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48" w:author="Test" w:date="2008-12-04T14:34:00Z">
              <w:r w:rsidRPr="00384A74">
                <w:rPr>
                  <w:rFonts w:ascii="Times New Roman" w:hAnsi="Times New Roman"/>
                  <w:rPrChange w:id="304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50" w:author="Test" w:date="2008-12-04T14:34:00Z"/>
              </w:numPr>
              <w:jc w:val="both"/>
              <w:rPr>
                <w:ins w:id="3051" w:author="Test" w:date="2008-12-04T14:34:00Z"/>
                <w:rFonts w:ascii="Times New Roman" w:hAnsi="Times New Roman"/>
                <w:rPrChange w:id="3052" w:author="Test" w:date="2008-12-04T14:38:00Z">
                  <w:rPr>
                    <w:ins w:id="305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54" w:author="Test" w:date="2008-12-04T14:34:00Z">
              <w:r w:rsidRPr="00384A74">
                <w:rPr>
                  <w:rFonts w:ascii="Times New Roman" w:hAnsi="Times New Roman"/>
                  <w:rPrChange w:id="305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56" w:author="Test" w:date="2008-12-04T14:34:00Z"/>
              </w:numPr>
              <w:jc w:val="both"/>
              <w:rPr>
                <w:ins w:id="3057" w:author="Test" w:date="2008-12-04T14:34:00Z"/>
                <w:rFonts w:ascii="Times New Roman" w:hAnsi="Times New Roman"/>
                <w:rPrChange w:id="3058" w:author="Test" w:date="2008-12-04T14:38:00Z">
                  <w:rPr>
                    <w:ins w:id="30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60" w:author="Test" w:date="2008-12-04T14:34:00Z">
              <w:r w:rsidRPr="00384A74">
                <w:rPr>
                  <w:rFonts w:ascii="Times New Roman" w:hAnsi="Times New Roman"/>
                  <w:rPrChange w:id="30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62" w:author="Test" w:date="2008-12-04T14:34:00Z"/>
              </w:numPr>
              <w:jc w:val="both"/>
              <w:rPr>
                <w:ins w:id="3063" w:author="Test" w:date="2008-12-04T14:34:00Z"/>
                <w:rFonts w:ascii="Times New Roman" w:hAnsi="Times New Roman"/>
                <w:rPrChange w:id="3064" w:author="Test" w:date="2008-12-04T14:38:00Z">
                  <w:rPr>
                    <w:ins w:id="306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66" w:author="Test" w:date="2008-12-04T14:34:00Z">
              <w:r w:rsidRPr="00384A74">
                <w:rPr>
                  <w:rFonts w:ascii="Times New Roman" w:hAnsi="Times New Roman"/>
                  <w:rPrChange w:id="30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68" w:author="Test" w:date="2008-12-04T14:34:00Z"/>
              </w:numPr>
              <w:jc w:val="both"/>
              <w:rPr>
                <w:ins w:id="3069" w:author="Test" w:date="2008-12-04T14:34:00Z"/>
                <w:rFonts w:ascii="Times New Roman" w:hAnsi="Times New Roman"/>
                <w:rPrChange w:id="3070" w:author="Test" w:date="2008-12-04T14:38:00Z">
                  <w:rPr>
                    <w:ins w:id="30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72" w:author="Test" w:date="2008-12-04T14:34:00Z">
              <w:r w:rsidRPr="00384A74">
                <w:rPr>
                  <w:rFonts w:ascii="Times New Roman" w:hAnsi="Times New Roman"/>
                  <w:rPrChange w:id="30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37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3074" w:author="Test" w:date="2008-12-04T14:34:00Z"/>
              </w:numPr>
              <w:jc w:val="both"/>
              <w:rPr>
                <w:ins w:id="3075" w:author="Test" w:date="2008-12-04T14:34:00Z"/>
                <w:rFonts w:ascii="Times New Roman" w:hAnsi="Times New Roman"/>
                <w:rPrChange w:id="3076" w:author="Test" w:date="2008-12-04T14:38:00Z">
                  <w:rPr>
                    <w:ins w:id="30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78" w:author="Test" w:date="2008-12-04T14:34:00Z">
              <w:r w:rsidRPr="00384A74">
                <w:rPr>
                  <w:rFonts w:ascii="Times New Roman" w:hAnsi="Times New Roman"/>
                  <w:rPrChange w:id="30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35</w:t>
              </w:r>
            </w:ins>
          </w:p>
        </w:tc>
      </w:tr>
      <w:tr w:rsidR="00A37D06" w:rsidRPr="00384A74">
        <w:trPr>
          <w:jc w:val="center"/>
          <w:ins w:id="3080" w:author="Test" w:date="2008-12-04T14:34:00Z"/>
        </w:trPr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81" w:author="Test" w:date="2008-12-04T14:34:00Z"/>
              </w:numPr>
              <w:jc w:val="both"/>
              <w:rPr>
                <w:ins w:id="3082" w:author="Test" w:date="2008-12-04T14:34:00Z"/>
                <w:rFonts w:ascii="Times New Roman" w:hAnsi="Times New Roman"/>
                <w:rPrChange w:id="3083" w:author="Test" w:date="2008-12-04T14:38:00Z">
                  <w:rPr>
                    <w:ins w:id="308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85" w:author="Test" w:date="2008-12-04T14:34:00Z"/>
              </w:numPr>
              <w:jc w:val="both"/>
              <w:rPr>
                <w:ins w:id="3086" w:author="Test" w:date="2008-12-04T14:34:00Z"/>
                <w:rFonts w:ascii="Times New Roman" w:hAnsi="Times New Roman"/>
                <w:rPrChange w:id="3087" w:author="Test" w:date="2008-12-04T14:38:00Z">
                  <w:rPr>
                    <w:ins w:id="30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89" w:author="Test" w:date="2008-12-04T14:34:00Z">
              <w:r w:rsidRPr="00384A74">
                <w:rPr>
                  <w:rFonts w:ascii="Times New Roman" w:hAnsi="Times New Roman"/>
                  <w:rPrChange w:id="30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91" w:author="Test" w:date="2008-12-04T14:34:00Z"/>
              </w:numPr>
              <w:jc w:val="both"/>
              <w:rPr>
                <w:ins w:id="3092" w:author="Test" w:date="2008-12-04T14:34:00Z"/>
                <w:rFonts w:ascii="Times New Roman" w:hAnsi="Times New Roman"/>
                <w:rPrChange w:id="3093" w:author="Test" w:date="2008-12-04T14:38:00Z">
                  <w:rPr>
                    <w:ins w:id="309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095" w:author="Test" w:date="2008-12-04T14:34:00Z">
              <w:r w:rsidRPr="00384A74">
                <w:rPr>
                  <w:rFonts w:ascii="Times New Roman" w:hAnsi="Times New Roman"/>
                  <w:rPrChange w:id="309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097" w:author="Test" w:date="2008-12-04T14:34:00Z"/>
              </w:numPr>
              <w:jc w:val="both"/>
              <w:rPr>
                <w:ins w:id="3098" w:author="Test" w:date="2008-12-04T14:34:00Z"/>
                <w:rFonts w:ascii="Times New Roman" w:hAnsi="Times New Roman"/>
                <w:rPrChange w:id="3099" w:author="Test" w:date="2008-12-04T14:38:00Z">
                  <w:rPr>
                    <w:ins w:id="310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01" w:author="Test" w:date="2008-12-04T14:34:00Z">
              <w:r w:rsidRPr="00384A74">
                <w:rPr>
                  <w:rFonts w:ascii="Times New Roman" w:hAnsi="Times New Roman"/>
                  <w:rPrChange w:id="310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03" w:author="Test" w:date="2008-12-04T14:34:00Z"/>
              </w:numPr>
              <w:jc w:val="both"/>
              <w:rPr>
                <w:ins w:id="3104" w:author="Test" w:date="2008-12-04T14:34:00Z"/>
                <w:rFonts w:ascii="Times New Roman" w:hAnsi="Times New Roman"/>
                <w:rPrChange w:id="3105" w:author="Test" w:date="2008-12-04T14:38:00Z">
                  <w:rPr>
                    <w:ins w:id="310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07" w:author="Test" w:date="2008-12-04T14:34:00Z">
              <w:r w:rsidRPr="00384A74">
                <w:rPr>
                  <w:rFonts w:ascii="Times New Roman" w:hAnsi="Times New Roman"/>
                  <w:rPrChange w:id="310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09" w:author="Test" w:date="2008-12-04T14:34:00Z"/>
              </w:numPr>
              <w:jc w:val="both"/>
              <w:rPr>
                <w:ins w:id="3110" w:author="Test" w:date="2008-12-04T14:34:00Z"/>
                <w:rFonts w:ascii="Times New Roman" w:hAnsi="Times New Roman"/>
                <w:rPrChange w:id="3111" w:author="Test" w:date="2008-12-04T14:38:00Z">
                  <w:rPr>
                    <w:ins w:id="311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13" w:author="Test" w:date="2008-12-04T14:34:00Z">
              <w:r w:rsidRPr="00384A74">
                <w:rPr>
                  <w:rFonts w:ascii="Times New Roman" w:hAnsi="Times New Roman"/>
                  <w:rPrChange w:id="31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3115" w:author="Test" w:date="2008-12-04T14:34:00Z"/>
              </w:numPr>
              <w:jc w:val="both"/>
              <w:rPr>
                <w:ins w:id="3116" w:author="Test" w:date="2008-12-04T14:34:00Z"/>
                <w:rFonts w:ascii="Times New Roman" w:hAnsi="Times New Roman"/>
                <w:rPrChange w:id="3117" w:author="Test" w:date="2008-12-04T14:38:00Z">
                  <w:rPr>
                    <w:ins w:id="31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19" w:author="Test" w:date="2008-12-04T14:34:00Z">
              <w:r w:rsidRPr="00384A74">
                <w:rPr>
                  <w:rFonts w:ascii="Times New Roman" w:hAnsi="Times New Roman"/>
                  <w:rPrChange w:id="31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224" w:type="pct"/>
          </w:tcPr>
          <w:p w:rsidR="00A37D06" w:rsidRPr="00384A74" w:rsidRDefault="00A37D06" w:rsidP="00A37D06">
            <w:pPr>
              <w:numPr>
                <w:ins w:id="3121" w:author="Test" w:date="2008-12-04T14:34:00Z"/>
              </w:numPr>
              <w:jc w:val="both"/>
              <w:rPr>
                <w:ins w:id="3122" w:author="Test" w:date="2008-12-04T14:34:00Z"/>
                <w:rFonts w:ascii="Times New Roman" w:hAnsi="Times New Roman"/>
                <w:rPrChange w:id="3123" w:author="Test" w:date="2008-12-04T14:38:00Z">
                  <w:rPr>
                    <w:ins w:id="312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25" w:author="Test" w:date="2008-12-04T14:34:00Z"/>
              </w:numPr>
              <w:jc w:val="both"/>
              <w:rPr>
                <w:ins w:id="3126" w:author="Test" w:date="2008-12-04T14:34:00Z"/>
                <w:rFonts w:ascii="Times New Roman" w:hAnsi="Times New Roman"/>
                <w:rPrChange w:id="3127" w:author="Test" w:date="2008-12-04T14:38:00Z">
                  <w:rPr>
                    <w:ins w:id="312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29" w:author="Test" w:date="2008-12-04T14:34:00Z"/>
              </w:numPr>
              <w:jc w:val="both"/>
              <w:rPr>
                <w:ins w:id="3130" w:author="Test" w:date="2008-12-04T14:34:00Z"/>
                <w:rFonts w:ascii="Times New Roman" w:hAnsi="Times New Roman"/>
                <w:rPrChange w:id="3131" w:author="Test" w:date="2008-12-04T14:38:00Z">
                  <w:rPr>
                    <w:ins w:id="313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33" w:author="Test" w:date="2008-12-04T14:34:00Z">
              <w:r w:rsidRPr="00384A74">
                <w:rPr>
                  <w:rFonts w:ascii="Times New Roman" w:hAnsi="Times New Roman"/>
                  <w:rPrChange w:id="313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35" w:author="Test" w:date="2008-12-04T14:34:00Z"/>
              </w:numPr>
              <w:jc w:val="both"/>
              <w:rPr>
                <w:ins w:id="3136" w:author="Test" w:date="2008-12-04T14:34:00Z"/>
                <w:rFonts w:ascii="Times New Roman" w:hAnsi="Times New Roman"/>
                <w:rPrChange w:id="3137" w:author="Test" w:date="2008-12-04T14:38:00Z">
                  <w:rPr>
                    <w:ins w:id="313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39" w:author="Test" w:date="2008-12-04T14:34:00Z">
              <w:r w:rsidRPr="00384A74">
                <w:rPr>
                  <w:rFonts w:ascii="Times New Roman" w:hAnsi="Times New Roman"/>
                  <w:rPrChange w:id="314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41" w:author="Test" w:date="2008-12-04T14:34:00Z"/>
              </w:numPr>
              <w:jc w:val="both"/>
              <w:rPr>
                <w:ins w:id="3142" w:author="Test" w:date="2008-12-04T14:34:00Z"/>
                <w:rFonts w:ascii="Times New Roman" w:hAnsi="Times New Roman"/>
                <w:rPrChange w:id="3143" w:author="Test" w:date="2008-12-04T14:38:00Z">
                  <w:rPr>
                    <w:ins w:id="314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45" w:author="Test" w:date="2008-12-04T14:34:00Z">
              <w:r w:rsidRPr="00384A74">
                <w:rPr>
                  <w:rFonts w:ascii="Times New Roman" w:hAnsi="Times New Roman"/>
                  <w:rPrChange w:id="314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47" w:author="Test" w:date="2008-12-04T14:34:00Z"/>
              </w:numPr>
              <w:jc w:val="both"/>
              <w:rPr>
                <w:ins w:id="3148" w:author="Test" w:date="2008-12-04T14:34:00Z"/>
                <w:rFonts w:ascii="Times New Roman" w:hAnsi="Times New Roman"/>
                <w:rPrChange w:id="3149" w:author="Test" w:date="2008-12-04T14:38:00Z">
                  <w:rPr>
                    <w:ins w:id="315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51" w:author="Test" w:date="2008-12-04T14:34:00Z">
              <w:r w:rsidRPr="00384A74">
                <w:rPr>
                  <w:rFonts w:ascii="Times New Roman" w:hAnsi="Times New Roman"/>
                  <w:rPrChange w:id="315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53" w:author="Test" w:date="2008-12-04T14:34:00Z"/>
              </w:numPr>
              <w:jc w:val="both"/>
              <w:rPr>
                <w:ins w:id="3154" w:author="Test" w:date="2008-12-04T14:34:00Z"/>
                <w:rFonts w:ascii="Times New Roman" w:hAnsi="Times New Roman"/>
                <w:rPrChange w:id="3155" w:author="Test" w:date="2008-12-04T14:38:00Z">
                  <w:rPr>
                    <w:ins w:id="31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57" w:author="Test" w:date="2008-12-04T14:34:00Z">
              <w:r w:rsidRPr="00384A74">
                <w:rPr>
                  <w:rFonts w:ascii="Times New Roman" w:hAnsi="Times New Roman"/>
                  <w:rPrChange w:id="31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37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3159" w:author="Test" w:date="2008-12-04T14:34:00Z"/>
              </w:numPr>
              <w:jc w:val="both"/>
              <w:rPr>
                <w:ins w:id="3160" w:author="Test" w:date="2008-12-04T14:34:00Z"/>
                <w:rFonts w:ascii="Times New Roman" w:hAnsi="Times New Roman"/>
                <w:rPrChange w:id="3161" w:author="Test" w:date="2008-12-04T14:38:00Z">
                  <w:rPr>
                    <w:ins w:id="31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63" w:author="Test" w:date="2008-12-04T14:34:00Z">
              <w:r w:rsidRPr="00384A74">
                <w:rPr>
                  <w:rFonts w:ascii="Times New Roman" w:hAnsi="Times New Roman"/>
                  <w:rPrChange w:id="31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</w:tr>
      <w:tr w:rsidR="00A37D06" w:rsidRPr="00384A74">
        <w:trPr>
          <w:jc w:val="center"/>
          <w:ins w:id="3165" w:author="Test" w:date="2008-12-04T14:34:00Z"/>
        </w:trPr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66" w:author="Test" w:date="2008-12-04T14:34:00Z"/>
              </w:numPr>
              <w:jc w:val="both"/>
              <w:rPr>
                <w:ins w:id="3167" w:author="Test" w:date="2008-12-04T14:34:00Z"/>
                <w:rFonts w:ascii="Times New Roman" w:hAnsi="Times New Roman"/>
                <w:rPrChange w:id="3168" w:author="Test" w:date="2008-12-04T14:38:00Z">
                  <w:rPr>
                    <w:ins w:id="316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70" w:author="Test" w:date="2008-12-04T14:34:00Z"/>
              </w:numPr>
              <w:jc w:val="both"/>
              <w:rPr>
                <w:ins w:id="3171" w:author="Test" w:date="2008-12-04T14:34:00Z"/>
                <w:rFonts w:ascii="Times New Roman" w:hAnsi="Times New Roman"/>
                <w:rPrChange w:id="3172" w:author="Test" w:date="2008-12-04T14:38:00Z">
                  <w:rPr>
                    <w:ins w:id="31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74" w:author="Test" w:date="2008-12-04T14:34:00Z">
              <w:r w:rsidRPr="00384A74">
                <w:rPr>
                  <w:rFonts w:ascii="Times New Roman" w:hAnsi="Times New Roman"/>
                  <w:rPrChange w:id="31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76" w:author="Test" w:date="2008-12-04T14:34:00Z"/>
              </w:numPr>
              <w:jc w:val="both"/>
              <w:rPr>
                <w:ins w:id="3177" w:author="Test" w:date="2008-12-04T14:34:00Z"/>
                <w:rFonts w:ascii="Times New Roman" w:hAnsi="Times New Roman"/>
                <w:rPrChange w:id="3178" w:author="Test" w:date="2008-12-04T14:38:00Z">
                  <w:rPr>
                    <w:ins w:id="317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80" w:author="Test" w:date="2008-12-04T14:34:00Z">
              <w:r w:rsidRPr="00384A74">
                <w:rPr>
                  <w:rFonts w:ascii="Times New Roman" w:hAnsi="Times New Roman"/>
                  <w:rPrChange w:id="318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82" w:author="Test" w:date="2008-12-04T14:34:00Z"/>
              </w:numPr>
              <w:jc w:val="both"/>
              <w:rPr>
                <w:ins w:id="3183" w:author="Test" w:date="2008-12-04T14:34:00Z"/>
                <w:rFonts w:ascii="Times New Roman" w:hAnsi="Times New Roman"/>
                <w:rPrChange w:id="3184" w:author="Test" w:date="2008-12-04T14:38:00Z">
                  <w:rPr>
                    <w:ins w:id="318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86" w:author="Test" w:date="2008-12-04T14:34:00Z">
              <w:r w:rsidRPr="00384A74">
                <w:rPr>
                  <w:rFonts w:ascii="Times New Roman" w:hAnsi="Times New Roman"/>
                  <w:rPrChange w:id="318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88" w:author="Test" w:date="2008-12-04T14:34:00Z"/>
              </w:numPr>
              <w:jc w:val="both"/>
              <w:rPr>
                <w:ins w:id="3189" w:author="Test" w:date="2008-12-04T14:34:00Z"/>
                <w:rFonts w:ascii="Times New Roman" w:hAnsi="Times New Roman"/>
                <w:rPrChange w:id="3190" w:author="Test" w:date="2008-12-04T14:38:00Z">
                  <w:rPr>
                    <w:ins w:id="319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92" w:author="Test" w:date="2008-12-04T14:34:00Z">
              <w:r w:rsidRPr="00384A74">
                <w:rPr>
                  <w:rFonts w:ascii="Times New Roman" w:hAnsi="Times New Roman"/>
                  <w:rPrChange w:id="319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194" w:author="Test" w:date="2008-12-04T14:34:00Z"/>
              </w:numPr>
              <w:jc w:val="both"/>
              <w:rPr>
                <w:ins w:id="3195" w:author="Test" w:date="2008-12-04T14:34:00Z"/>
                <w:rFonts w:ascii="Times New Roman" w:hAnsi="Times New Roman"/>
                <w:rPrChange w:id="3196" w:author="Test" w:date="2008-12-04T14:38:00Z">
                  <w:rPr>
                    <w:ins w:id="319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198" w:author="Test" w:date="2008-12-04T14:34:00Z">
              <w:r w:rsidRPr="00384A74">
                <w:rPr>
                  <w:rFonts w:ascii="Times New Roman" w:hAnsi="Times New Roman"/>
                  <w:rPrChange w:id="319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3200" w:author="Test" w:date="2008-12-04T14:34:00Z"/>
              </w:numPr>
              <w:jc w:val="both"/>
              <w:rPr>
                <w:ins w:id="3201" w:author="Test" w:date="2008-12-04T14:34:00Z"/>
                <w:rFonts w:ascii="Times New Roman" w:hAnsi="Times New Roman"/>
                <w:rPrChange w:id="3202" w:author="Test" w:date="2008-12-04T14:38:00Z">
                  <w:rPr>
                    <w:ins w:id="32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04" w:author="Test" w:date="2008-12-04T14:34:00Z">
              <w:r w:rsidRPr="00384A74">
                <w:rPr>
                  <w:rFonts w:ascii="Times New Roman" w:hAnsi="Times New Roman"/>
                  <w:rPrChange w:id="32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224" w:type="pct"/>
          </w:tcPr>
          <w:p w:rsidR="00A37D06" w:rsidRPr="00384A74" w:rsidRDefault="00A37D06" w:rsidP="00A37D06">
            <w:pPr>
              <w:numPr>
                <w:ins w:id="3206" w:author="Test" w:date="2008-12-04T14:34:00Z"/>
              </w:numPr>
              <w:jc w:val="both"/>
              <w:rPr>
                <w:ins w:id="3207" w:author="Test" w:date="2008-12-04T14:34:00Z"/>
                <w:rFonts w:ascii="Times New Roman" w:hAnsi="Times New Roman"/>
                <w:rPrChange w:id="3208" w:author="Test" w:date="2008-12-04T14:38:00Z">
                  <w:rPr>
                    <w:ins w:id="320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10" w:author="Test" w:date="2008-12-04T14:34:00Z"/>
              </w:numPr>
              <w:jc w:val="both"/>
              <w:rPr>
                <w:ins w:id="3211" w:author="Test" w:date="2008-12-04T14:34:00Z"/>
                <w:rFonts w:ascii="Times New Roman" w:hAnsi="Times New Roman"/>
                <w:rPrChange w:id="3212" w:author="Test" w:date="2008-12-04T14:38:00Z">
                  <w:rPr>
                    <w:ins w:id="321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14" w:author="Test" w:date="2008-12-04T14:34:00Z"/>
              </w:numPr>
              <w:jc w:val="both"/>
              <w:rPr>
                <w:ins w:id="3215" w:author="Test" w:date="2008-12-04T14:34:00Z"/>
                <w:rFonts w:ascii="Times New Roman" w:hAnsi="Times New Roman"/>
                <w:rPrChange w:id="3216" w:author="Test" w:date="2008-12-04T14:38:00Z">
                  <w:rPr>
                    <w:ins w:id="321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18" w:author="Test" w:date="2008-12-04T14:34:00Z">
              <w:r w:rsidRPr="00384A74">
                <w:rPr>
                  <w:rFonts w:ascii="Times New Roman" w:hAnsi="Times New Roman"/>
                  <w:rPrChange w:id="321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20" w:author="Test" w:date="2008-12-04T14:34:00Z"/>
              </w:numPr>
              <w:jc w:val="both"/>
              <w:rPr>
                <w:ins w:id="3221" w:author="Test" w:date="2008-12-04T14:34:00Z"/>
                <w:rFonts w:ascii="Times New Roman" w:hAnsi="Times New Roman"/>
                <w:rPrChange w:id="3222" w:author="Test" w:date="2008-12-04T14:38:00Z">
                  <w:rPr>
                    <w:ins w:id="322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24" w:author="Test" w:date="2008-12-04T14:34:00Z">
              <w:r w:rsidRPr="00384A74">
                <w:rPr>
                  <w:rFonts w:ascii="Times New Roman" w:hAnsi="Times New Roman"/>
                  <w:rPrChange w:id="322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26" w:author="Test" w:date="2008-12-04T14:34:00Z"/>
              </w:numPr>
              <w:jc w:val="both"/>
              <w:rPr>
                <w:ins w:id="3227" w:author="Test" w:date="2008-12-04T14:34:00Z"/>
                <w:rFonts w:ascii="Times New Roman" w:hAnsi="Times New Roman"/>
                <w:rPrChange w:id="3228" w:author="Test" w:date="2008-12-04T14:38:00Z">
                  <w:rPr>
                    <w:ins w:id="322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30" w:author="Test" w:date="2008-12-04T14:34:00Z">
              <w:r w:rsidRPr="00384A74">
                <w:rPr>
                  <w:rFonts w:ascii="Times New Roman" w:hAnsi="Times New Roman"/>
                  <w:rPrChange w:id="323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32" w:author="Test" w:date="2008-12-04T14:34:00Z"/>
              </w:numPr>
              <w:jc w:val="both"/>
              <w:rPr>
                <w:ins w:id="3233" w:author="Test" w:date="2008-12-04T14:34:00Z"/>
                <w:rFonts w:ascii="Times New Roman" w:hAnsi="Times New Roman"/>
                <w:rPrChange w:id="3234" w:author="Test" w:date="2008-12-04T14:38:00Z">
                  <w:rPr>
                    <w:ins w:id="323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36" w:author="Test" w:date="2008-12-04T14:34:00Z">
              <w:r w:rsidRPr="00384A74">
                <w:rPr>
                  <w:rFonts w:ascii="Times New Roman" w:hAnsi="Times New Roman"/>
                  <w:rPrChange w:id="323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38" w:author="Test" w:date="2008-12-04T14:34:00Z"/>
              </w:numPr>
              <w:jc w:val="both"/>
              <w:rPr>
                <w:ins w:id="3239" w:author="Test" w:date="2008-12-04T14:34:00Z"/>
                <w:rFonts w:ascii="Times New Roman" w:hAnsi="Times New Roman"/>
                <w:rPrChange w:id="3240" w:author="Test" w:date="2008-12-04T14:38:00Z">
                  <w:rPr>
                    <w:ins w:id="324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42" w:author="Test" w:date="2008-12-04T14:34:00Z">
              <w:r w:rsidRPr="00384A74">
                <w:rPr>
                  <w:rFonts w:ascii="Times New Roman" w:hAnsi="Times New Roman"/>
                  <w:rPrChange w:id="324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37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3244" w:author="Test" w:date="2008-12-04T14:34:00Z"/>
              </w:numPr>
              <w:jc w:val="both"/>
              <w:rPr>
                <w:ins w:id="3245" w:author="Test" w:date="2008-12-04T14:34:00Z"/>
                <w:rFonts w:ascii="Times New Roman" w:hAnsi="Times New Roman"/>
                <w:rPrChange w:id="3246" w:author="Test" w:date="2008-12-04T14:38:00Z">
                  <w:rPr>
                    <w:ins w:id="324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48" w:author="Test" w:date="2008-12-04T14:34:00Z">
              <w:r w:rsidRPr="00384A74">
                <w:rPr>
                  <w:rFonts w:ascii="Times New Roman" w:hAnsi="Times New Roman"/>
                  <w:rPrChange w:id="324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</w:tr>
      <w:tr w:rsidR="00A37D06" w:rsidRPr="00384A74">
        <w:trPr>
          <w:jc w:val="center"/>
          <w:ins w:id="3250" w:author="Test" w:date="2008-12-04T14:34:00Z"/>
        </w:trPr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51" w:author="Test" w:date="2008-12-04T14:34:00Z"/>
              </w:numPr>
              <w:jc w:val="both"/>
              <w:rPr>
                <w:ins w:id="3252" w:author="Test" w:date="2008-12-04T14:34:00Z"/>
                <w:rFonts w:ascii="Times New Roman" w:hAnsi="Times New Roman"/>
                <w:rPrChange w:id="3253" w:author="Test" w:date="2008-12-04T14:38:00Z">
                  <w:rPr>
                    <w:ins w:id="325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55" w:author="Test" w:date="2008-12-04T14:34:00Z"/>
              </w:numPr>
              <w:jc w:val="both"/>
              <w:rPr>
                <w:ins w:id="3256" w:author="Test" w:date="2008-12-04T14:34:00Z"/>
                <w:rFonts w:ascii="Times New Roman" w:hAnsi="Times New Roman"/>
                <w:rPrChange w:id="3257" w:author="Test" w:date="2008-12-04T14:38:00Z">
                  <w:rPr>
                    <w:ins w:id="32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59" w:author="Test" w:date="2008-12-04T14:34:00Z">
              <w:r w:rsidRPr="00384A74">
                <w:rPr>
                  <w:rFonts w:ascii="Times New Roman" w:hAnsi="Times New Roman"/>
                  <w:rPrChange w:id="32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61" w:author="Test" w:date="2008-12-04T14:34:00Z"/>
              </w:numPr>
              <w:jc w:val="both"/>
              <w:rPr>
                <w:ins w:id="3262" w:author="Test" w:date="2008-12-04T14:34:00Z"/>
                <w:rFonts w:ascii="Times New Roman" w:hAnsi="Times New Roman"/>
                <w:rPrChange w:id="3263" w:author="Test" w:date="2008-12-04T14:38:00Z">
                  <w:rPr>
                    <w:ins w:id="32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65" w:author="Test" w:date="2008-12-04T14:34:00Z">
              <w:r w:rsidRPr="00384A74">
                <w:rPr>
                  <w:rFonts w:ascii="Times New Roman" w:hAnsi="Times New Roman"/>
                  <w:rPrChange w:id="32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67" w:author="Test" w:date="2008-12-04T14:34:00Z"/>
              </w:numPr>
              <w:jc w:val="both"/>
              <w:rPr>
                <w:ins w:id="3268" w:author="Test" w:date="2008-12-04T14:34:00Z"/>
                <w:rFonts w:ascii="Times New Roman" w:hAnsi="Times New Roman"/>
                <w:rPrChange w:id="3269" w:author="Test" w:date="2008-12-04T14:38:00Z">
                  <w:rPr>
                    <w:ins w:id="327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71" w:author="Test" w:date="2008-12-04T14:34:00Z">
              <w:r w:rsidRPr="00384A74">
                <w:rPr>
                  <w:rFonts w:ascii="Times New Roman" w:hAnsi="Times New Roman"/>
                  <w:rPrChange w:id="327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73" w:author="Test" w:date="2008-12-04T14:34:00Z"/>
              </w:numPr>
              <w:jc w:val="both"/>
              <w:rPr>
                <w:ins w:id="3274" w:author="Test" w:date="2008-12-04T14:34:00Z"/>
                <w:rFonts w:ascii="Times New Roman" w:hAnsi="Times New Roman"/>
                <w:rPrChange w:id="3275" w:author="Test" w:date="2008-12-04T14:38:00Z">
                  <w:rPr>
                    <w:ins w:id="327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77" w:author="Test" w:date="2008-12-04T14:34:00Z">
              <w:r w:rsidRPr="00384A74">
                <w:rPr>
                  <w:rFonts w:ascii="Times New Roman" w:hAnsi="Times New Roman"/>
                  <w:rPrChange w:id="327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79" w:author="Test" w:date="2008-12-04T14:34:00Z"/>
              </w:numPr>
              <w:jc w:val="both"/>
              <w:rPr>
                <w:ins w:id="3280" w:author="Test" w:date="2008-12-04T14:34:00Z"/>
                <w:rFonts w:ascii="Times New Roman" w:hAnsi="Times New Roman"/>
                <w:rPrChange w:id="3281" w:author="Test" w:date="2008-12-04T14:38:00Z">
                  <w:rPr>
                    <w:ins w:id="328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83" w:author="Test" w:date="2008-12-04T14:34:00Z">
              <w:r w:rsidRPr="00384A74">
                <w:rPr>
                  <w:rFonts w:ascii="Times New Roman" w:hAnsi="Times New Roman"/>
                  <w:rPrChange w:id="328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3285" w:author="Test" w:date="2008-12-04T14:34:00Z"/>
              </w:numPr>
              <w:jc w:val="both"/>
              <w:rPr>
                <w:ins w:id="3286" w:author="Test" w:date="2008-12-04T14:34:00Z"/>
                <w:rFonts w:ascii="Times New Roman" w:hAnsi="Times New Roman"/>
                <w:rPrChange w:id="3287" w:author="Test" w:date="2008-12-04T14:38:00Z">
                  <w:rPr>
                    <w:ins w:id="32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289" w:author="Test" w:date="2008-12-04T14:34:00Z">
              <w:r w:rsidRPr="00384A74">
                <w:rPr>
                  <w:rFonts w:ascii="Times New Roman" w:hAnsi="Times New Roman"/>
                  <w:rPrChange w:id="32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224" w:type="pct"/>
          </w:tcPr>
          <w:p w:rsidR="00A37D06" w:rsidRPr="00384A74" w:rsidRDefault="00A37D06" w:rsidP="00A37D06">
            <w:pPr>
              <w:numPr>
                <w:ins w:id="3291" w:author="Test" w:date="2008-12-04T14:34:00Z"/>
              </w:numPr>
              <w:jc w:val="both"/>
              <w:rPr>
                <w:ins w:id="3292" w:author="Test" w:date="2008-12-04T14:34:00Z"/>
                <w:rFonts w:ascii="Times New Roman" w:hAnsi="Times New Roman"/>
                <w:rPrChange w:id="3293" w:author="Test" w:date="2008-12-04T14:38:00Z">
                  <w:rPr>
                    <w:ins w:id="329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95" w:author="Test" w:date="2008-12-04T14:34:00Z"/>
              </w:numPr>
              <w:jc w:val="both"/>
              <w:rPr>
                <w:ins w:id="3296" w:author="Test" w:date="2008-12-04T14:34:00Z"/>
                <w:rFonts w:ascii="Times New Roman" w:hAnsi="Times New Roman"/>
                <w:rPrChange w:id="3297" w:author="Test" w:date="2008-12-04T14:38:00Z">
                  <w:rPr>
                    <w:ins w:id="329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299" w:author="Test" w:date="2008-12-04T14:34:00Z"/>
              </w:numPr>
              <w:jc w:val="both"/>
              <w:rPr>
                <w:ins w:id="3300" w:author="Test" w:date="2008-12-04T14:34:00Z"/>
                <w:rFonts w:ascii="Times New Roman" w:hAnsi="Times New Roman"/>
                <w:rPrChange w:id="3301" w:author="Test" w:date="2008-12-04T14:38:00Z">
                  <w:rPr>
                    <w:ins w:id="33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03" w:author="Test" w:date="2008-12-04T14:34:00Z">
              <w:r w:rsidRPr="00384A74">
                <w:rPr>
                  <w:rFonts w:ascii="Times New Roman" w:hAnsi="Times New Roman"/>
                  <w:rPrChange w:id="33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305" w:author="Test" w:date="2008-12-04T14:34:00Z"/>
              </w:numPr>
              <w:jc w:val="both"/>
              <w:rPr>
                <w:ins w:id="3306" w:author="Test" w:date="2008-12-04T14:34:00Z"/>
                <w:rFonts w:ascii="Times New Roman" w:hAnsi="Times New Roman"/>
                <w:rPrChange w:id="3307" w:author="Test" w:date="2008-12-04T14:38:00Z">
                  <w:rPr>
                    <w:ins w:id="330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09" w:author="Test" w:date="2008-12-04T14:34:00Z">
              <w:r w:rsidRPr="00384A74">
                <w:rPr>
                  <w:rFonts w:ascii="Times New Roman" w:hAnsi="Times New Roman"/>
                  <w:rPrChange w:id="331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311" w:author="Test" w:date="2008-12-04T14:34:00Z"/>
              </w:numPr>
              <w:jc w:val="both"/>
              <w:rPr>
                <w:ins w:id="3312" w:author="Test" w:date="2008-12-04T14:34:00Z"/>
                <w:rFonts w:ascii="Times New Roman" w:hAnsi="Times New Roman"/>
                <w:rPrChange w:id="3313" w:author="Test" w:date="2008-12-04T14:38:00Z">
                  <w:rPr>
                    <w:ins w:id="33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15" w:author="Test" w:date="2008-12-04T14:34:00Z">
              <w:r w:rsidRPr="00384A74">
                <w:rPr>
                  <w:rFonts w:ascii="Times New Roman" w:hAnsi="Times New Roman"/>
                  <w:rPrChange w:id="33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317" w:author="Test" w:date="2008-12-04T14:34:00Z"/>
              </w:numPr>
              <w:jc w:val="both"/>
              <w:rPr>
                <w:ins w:id="3318" w:author="Test" w:date="2008-12-04T14:34:00Z"/>
                <w:rFonts w:ascii="Times New Roman" w:hAnsi="Times New Roman"/>
                <w:rPrChange w:id="3319" w:author="Test" w:date="2008-12-04T14:38:00Z">
                  <w:rPr>
                    <w:ins w:id="33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21" w:author="Test" w:date="2008-12-04T14:34:00Z">
              <w:r w:rsidRPr="00384A74">
                <w:rPr>
                  <w:rFonts w:ascii="Times New Roman" w:hAnsi="Times New Roman"/>
                  <w:rPrChange w:id="33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A37D06">
            <w:pPr>
              <w:numPr>
                <w:ins w:id="3323" w:author="Test" w:date="2008-12-04T14:34:00Z"/>
              </w:numPr>
              <w:jc w:val="both"/>
              <w:rPr>
                <w:ins w:id="3324" w:author="Test" w:date="2008-12-04T14:34:00Z"/>
                <w:rFonts w:ascii="Times New Roman" w:hAnsi="Times New Roman"/>
                <w:rPrChange w:id="3325" w:author="Test" w:date="2008-12-04T14:38:00Z">
                  <w:rPr>
                    <w:ins w:id="33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27" w:author="Test" w:date="2008-12-04T14:34:00Z">
              <w:r w:rsidRPr="00384A74">
                <w:rPr>
                  <w:rFonts w:ascii="Times New Roman" w:hAnsi="Times New Roman"/>
                  <w:rPrChange w:id="33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37" w:type="pct"/>
            <w:tcBorders>
              <w:left w:val="single" w:sz="4" w:space="0" w:color="auto"/>
            </w:tcBorders>
          </w:tcPr>
          <w:p w:rsidR="00A37D06" w:rsidRPr="00384A74" w:rsidRDefault="00A37D06" w:rsidP="00A37D06">
            <w:pPr>
              <w:numPr>
                <w:ins w:id="3329" w:author="Test" w:date="2008-12-04T14:34:00Z"/>
              </w:numPr>
              <w:jc w:val="both"/>
              <w:rPr>
                <w:ins w:id="3330" w:author="Test" w:date="2008-12-04T14:34:00Z"/>
                <w:rFonts w:ascii="Times New Roman" w:hAnsi="Times New Roman"/>
                <w:rPrChange w:id="3331" w:author="Test" w:date="2008-12-04T14:38:00Z">
                  <w:rPr>
                    <w:ins w:id="333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33" w:author="Test" w:date="2008-12-04T14:34:00Z">
              <w:r w:rsidRPr="00384A74">
                <w:rPr>
                  <w:rFonts w:ascii="Times New Roman" w:hAnsi="Times New Roman"/>
                  <w:rPrChange w:id="333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</w:tr>
      <w:tr w:rsidR="00A37D06" w:rsidRPr="00384A74">
        <w:trPr>
          <w:jc w:val="center"/>
          <w:ins w:id="3335" w:author="Test" w:date="2008-12-04T14:34:00Z"/>
        </w:trPr>
        <w:tc>
          <w:tcPr>
            <w:tcW w:w="341" w:type="pct"/>
          </w:tcPr>
          <w:p w:rsidR="00A37D06" w:rsidRPr="00384A74" w:rsidRDefault="00A37D06" w:rsidP="00A37D06">
            <w:pPr>
              <w:numPr>
                <w:ins w:id="3336" w:author="Test" w:date="2008-12-04T14:34:00Z"/>
              </w:numPr>
              <w:jc w:val="both"/>
              <w:rPr>
                <w:ins w:id="3337" w:author="Test" w:date="2008-12-04T14:34:00Z"/>
                <w:rFonts w:ascii="Times New Roman" w:hAnsi="Times New Roman"/>
                <w:rPrChange w:id="3338" w:author="Test" w:date="2008-12-04T14:38:00Z">
                  <w:rPr>
                    <w:ins w:id="333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340" w:author="Test" w:date="2008-12-04T14:34:00Z"/>
              </w:numPr>
              <w:jc w:val="both"/>
              <w:rPr>
                <w:ins w:id="3341" w:author="Test" w:date="2008-12-04T14:34:00Z"/>
                <w:rFonts w:ascii="Times New Roman" w:hAnsi="Times New Roman"/>
                <w:rPrChange w:id="3342" w:author="Test" w:date="2008-12-04T14:38:00Z">
                  <w:rPr>
                    <w:ins w:id="33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44" w:author="Test" w:date="2008-12-04T14:34:00Z">
              <w:r w:rsidRPr="00384A74">
                <w:rPr>
                  <w:rFonts w:ascii="Times New Roman" w:hAnsi="Times New Roman"/>
                  <w:rPrChange w:id="33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346" w:author="Test" w:date="2008-12-04T14:34:00Z"/>
              </w:numPr>
              <w:jc w:val="both"/>
              <w:rPr>
                <w:ins w:id="3347" w:author="Test" w:date="2008-12-04T14:34:00Z"/>
                <w:rFonts w:ascii="Times New Roman" w:hAnsi="Times New Roman"/>
                <w:rPrChange w:id="3348" w:author="Test" w:date="2008-12-04T14:38:00Z">
                  <w:rPr>
                    <w:ins w:id="33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50" w:author="Test" w:date="2008-12-04T14:34:00Z">
              <w:r w:rsidRPr="00384A74">
                <w:rPr>
                  <w:rFonts w:ascii="Times New Roman" w:hAnsi="Times New Roman"/>
                  <w:rPrChange w:id="33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352" w:author="Test" w:date="2008-12-04T14:34:00Z"/>
              </w:numPr>
              <w:jc w:val="both"/>
              <w:rPr>
                <w:ins w:id="3353" w:author="Test" w:date="2008-12-04T14:34:00Z"/>
                <w:rFonts w:ascii="Times New Roman" w:hAnsi="Times New Roman"/>
                <w:rPrChange w:id="3354" w:author="Test" w:date="2008-12-04T14:38:00Z">
                  <w:rPr>
                    <w:ins w:id="33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56" w:author="Test" w:date="2008-12-04T14:34:00Z">
              <w:r w:rsidRPr="00384A74">
                <w:rPr>
                  <w:rFonts w:ascii="Times New Roman" w:hAnsi="Times New Roman"/>
                  <w:rPrChange w:id="33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358" w:author="Test" w:date="2008-12-04T14:34:00Z"/>
              </w:numPr>
              <w:jc w:val="both"/>
              <w:rPr>
                <w:ins w:id="3359" w:author="Test" w:date="2008-12-04T14:34:00Z"/>
                <w:rFonts w:ascii="Times New Roman" w:hAnsi="Times New Roman"/>
                <w:rPrChange w:id="3360" w:author="Test" w:date="2008-12-04T14:38:00Z">
                  <w:rPr>
                    <w:ins w:id="33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62" w:author="Test" w:date="2008-12-04T14:34:00Z">
              <w:r w:rsidRPr="00384A74">
                <w:rPr>
                  <w:rFonts w:ascii="Times New Roman" w:hAnsi="Times New Roman"/>
                  <w:rPrChange w:id="33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364" w:author="Test" w:date="2008-12-04T14:34:00Z"/>
              </w:numPr>
              <w:jc w:val="both"/>
              <w:rPr>
                <w:ins w:id="3365" w:author="Test" w:date="2008-12-04T14:34:00Z"/>
                <w:rFonts w:ascii="Times New Roman" w:hAnsi="Times New Roman"/>
                <w:rPrChange w:id="3366" w:author="Test" w:date="2008-12-04T14:38:00Z">
                  <w:rPr>
                    <w:ins w:id="33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68" w:author="Test" w:date="2008-12-04T14:34:00Z">
              <w:r w:rsidRPr="00384A74">
                <w:rPr>
                  <w:rFonts w:ascii="Times New Roman" w:hAnsi="Times New Roman"/>
                  <w:rPrChange w:id="33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3370" w:author="Test" w:date="2008-12-04T14:34:00Z"/>
              </w:numPr>
              <w:jc w:val="both"/>
              <w:rPr>
                <w:ins w:id="3371" w:author="Test" w:date="2008-12-04T14:34:00Z"/>
                <w:rFonts w:ascii="Times New Roman" w:hAnsi="Times New Roman"/>
                <w:rPrChange w:id="3372" w:author="Test" w:date="2008-12-04T14:38:00Z">
                  <w:rPr>
                    <w:ins w:id="337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4" w:type="pct"/>
          </w:tcPr>
          <w:p w:rsidR="00A37D06" w:rsidRPr="00384A74" w:rsidRDefault="00A37D06" w:rsidP="00A37D06">
            <w:pPr>
              <w:numPr>
                <w:ins w:id="3374" w:author="Test" w:date="2008-12-04T14:34:00Z"/>
              </w:numPr>
              <w:jc w:val="both"/>
              <w:rPr>
                <w:ins w:id="3375" w:author="Test" w:date="2008-12-04T14:34:00Z"/>
                <w:rFonts w:ascii="Times New Roman" w:hAnsi="Times New Roman"/>
                <w:rPrChange w:id="3376" w:author="Test" w:date="2008-12-04T14:38:00Z">
                  <w:rPr>
                    <w:ins w:id="337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</w:tcPr>
          <w:p w:rsidR="00A37D06" w:rsidRPr="00384A74" w:rsidRDefault="00A37D06" w:rsidP="00A37D06">
            <w:pPr>
              <w:numPr>
                <w:ins w:id="3378" w:author="Test" w:date="2008-12-04T14:34:00Z"/>
              </w:numPr>
              <w:jc w:val="both"/>
              <w:rPr>
                <w:ins w:id="3379" w:author="Test" w:date="2008-12-04T14:34:00Z"/>
                <w:rFonts w:ascii="Times New Roman" w:hAnsi="Times New Roman"/>
                <w:rPrChange w:id="3380" w:author="Test" w:date="2008-12-04T14:38:00Z">
                  <w:rPr>
                    <w:ins w:id="338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382" w:author="Test" w:date="2008-12-04T14:34:00Z"/>
              </w:numPr>
              <w:jc w:val="both"/>
              <w:rPr>
                <w:ins w:id="3383" w:author="Test" w:date="2008-12-04T14:34:00Z"/>
                <w:rFonts w:ascii="Times New Roman" w:hAnsi="Times New Roman"/>
                <w:rPrChange w:id="3384" w:author="Test" w:date="2008-12-04T14:38:00Z">
                  <w:rPr>
                    <w:ins w:id="338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86" w:author="Test" w:date="2008-12-04T14:34:00Z">
              <w:r w:rsidRPr="00384A74">
                <w:rPr>
                  <w:rFonts w:ascii="Times New Roman" w:hAnsi="Times New Roman"/>
                  <w:rPrChange w:id="338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388" w:author="Test" w:date="2008-12-04T14:34:00Z"/>
              </w:numPr>
              <w:jc w:val="both"/>
              <w:rPr>
                <w:ins w:id="3389" w:author="Test" w:date="2008-12-04T14:34:00Z"/>
                <w:rFonts w:ascii="Times New Roman" w:hAnsi="Times New Roman"/>
                <w:rPrChange w:id="3390" w:author="Test" w:date="2008-12-04T14:38:00Z">
                  <w:rPr>
                    <w:ins w:id="339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92" w:author="Test" w:date="2008-12-04T14:34:00Z">
              <w:r w:rsidRPr="00384A74">
                <w:rPr>
                  <w:rFonts w:ascii="Times New Roman" w:hAnsi="Times New Roman"/>
                  <w:rPrChange w:id="339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7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394" w:author="Test" w:date="2008-12-04T14:34:00Z"/>
              </w:numPr>
              <w:jc w:val="both"/>
              <w:rPr>
                <w:ins w:id="3395" w:author="Test" w:date="2008-12-04T14:34:00Z"/>
                <w:rFonts w:ascii="Times New Roman" w:hAnsi="Times New Roman"/>
                <w:rPrChange w:id="3396" w:author="Test" w:date="2008-12-04T14:38:00Z">
                  <w:rPr>
                    <w:ins w:id="339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398" w:author="Test" w:date="2008-12-04T14:34:00Z">
              <w:r w:rsidRPr="00384A74">
                <w:rPr>
                  <w:rFonts w:ascii="Times New Roman" w:hAnsi="Times New Roman"/>
                  <w:rPrChange w:id="339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400" w:author="Test" w:date="2008-12-04T14:34:00Z"/>
              </w:numPr>
              <w:jc w:val="both"/>
              <w:rPr>
                <w:ins w:id="3401" w:author="Test" w:date="2008-12-04T14:34:00Z"/>
                <w:rFonts w:ascii="Times New Roman" w:hAnsi="Times New Roman"/>
                <w:rPrChange w:id="3402" w:author="Test" w:date="2008-12-04T14:38:00Z">
                  <w:rPr>
                    <w:ins w:id="34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04" w:author="Test" w:date="2008-12-04T14:34:00Z">
              <w:r w:rsidRPr="00384A74">
                <w:rPr>
                  <w:rFonts w:ascii="Times New Roman" w:hAnsi="Times New Roman"/>
                  <w:rPrChange w:id="34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A37D06">
            <w:pPr>
              <w:numPr>
                <w:ins w:id="3406" w:author="Test" w:date="2008-12-04T14:34:00Z"/>
              </w:numPr>
              <w:jc w:val="both"/>
              <w:rPr>
                <w:ins w:id="3407" w:author="Test" w:date="2008-12-04T14:34:00Z"/>
                <w:rFonts w:ascii="Times New Roman" w:hAnsi="Times New Roman"/>
                <w:rPrChange w:id="3408" w:author="Test" w:date="2008-12-04T14:38:00Z">
                  <w:rPr>
                    <w:ins w:id="340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10" w:author="Test" w:date="2008-12-04T14:34:00Z">
              <w:r w:rsidRPr="00384A74">
                <w:rPr>
                  <w:rFonts w:ascii="Times New Roman" w:hAnsi="Times New Roman"/>
                  <w:rPrChange w:id="341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37" w:type="pct"/>
          </w:tcPr>
          <w:p w:rsidR="00A37D06" w:rsidRPr="00384A74" w:rsidRDefault="00A37D06" w:rsidP="00A37D06">
            <w:pPr>
              <w:numPr>
                <w:ins w:id="3412" w:author="Test" w:date="2008-12-04T14:34:00Z"/>
              </w:numPr>
              <w:jc w:val="both"/>
              <w:rPr>
                <w:ins w:id="3413" w:author="Test" w:date="2008-12-04T14:34:00Z"/>
                <w:rFonts w:ascii="Times New Roman" w:hAnsi="Times New Roman"/>
                <w:rPrChange w:id="3414" w:author="Test" w:date="2008-12-04T14:38:00Z">
                  <w:rPr>
                    <w:ins w:id="341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  <w:tr w:rsidR="00A37D06" w:rsidRPr="00384A74">
        <w:trPr>
          <w:jc w:val="center"/>
          <w:ins w:id="3416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C377D7" w:rsidRDefault="00A37D06" w:rsidP="00C377D7">
            <w:pPr>
              <w:numPr>
                <w:ins w:id="3417" w:author="Test" w:date="2008-12-04T14:34:00Z"/>
              </w:numPr>
              <w:spacing w:line="228" w:lineRule="auto"/>
              <w:jc w:val="both"/>
              <w:rPr>
                <w:ins w:id="3418" w:author="Test" w:date="2008-12-04T14:34:00Z"/>
                <w:rFonts w:ascii="Times New Roman" w:hAnsi="Times New Roman"/>
                <w:sz w:val="22"/>
                <w:szCs w:val="22"/>
                <w:rPrChange w:id="3419" w:author="Test" w:date="2008-12-04T14:38:00Z">
                  <w:rPr>
                    <w:ins w:id="34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21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34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lastRenderedPageBreak/>
                <w:t>13.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23" w:author="Test" w:date="2008-12-04T14:34:00Z"/>
              </w:numPr>
              <w:spacing w:line="228" w:lineRule="auto"/>
              <w:jc w:val="both"/>
              <w:rPr>
                <w:ins w:id="3424" w:author="Test" w:date="2008-12-04T14:34:00Z"/>
                <w:rFonts w:ascii="Times New Roman" w:hAnsi="Times New Roman"/>
                <w:rPrChange w:id="3425" w:author="Test" w:date="2008-12-04T14:38:00Z">
                  <w:rPr>
                    <w:ins w:id="34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27" w:author="Test" w:date="2008-12-04T14:34:00Z">
              <w:r w:rsidRPr="00384A74">
                <w:rPr>
                  <w:rFonts w:ascii="Times New Roman" w:hAnsi="Times New Roman"/>
                  <w:rPrChange w:id="34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29" w:author="Test" w:date="2008-12-04T14:34:00Z"/>
              </w:numPr>
              <w:spacing w:line="228" w:lineRule="auto"/>
              <w:jc w:val="both"/>
              <w:rPr>
                <w:ins w:id="3430" w:author="Test" w:date="2008-12-04T14:34:00Z"/>
                <w:rFonts w:ascii="Times New Roman" w:hAnsi="Times New Roman"/>
                <w:rPrChange w:id="3431" w:author="Test" w:date="2008-12-04T14:38:00Z">
                  <w:rPr>
                    <w:ins w:id="343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33" w:author="Test" w:date="2008-12-04T14:34:00Z">
              <w:r w:rsidRPr="00384A74">
                <w:rPr>
                  <w:rFonts w:ascii="Times New Roman" w:hAnsi="Times New Roman"/>
                  <w:rPrChange w:id="343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35" w:author="Test" w:date="2008-12-04T14:34:00Z"/>
              </w:numPr>
              <w:spacing w:line="228" w:lineRule="auto"/>
              <w:jc w:val="both"/>
              <w:rPr>
                <w:ins w:id="3436" w:author="Test" w:date="2008-12-04T14:34:00Z"/>
                <w:rFonts w:ascii="Times New Roman" w:hAnsi="Times New Roman"/>
                <w:rPrChange w:id="3437" w:author="Test" w:date="2008-12-04T14:38:00Z">
                  <w:rPr>
                    <w:ins w:id="343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39" w:author="Test" w:date="2008-12-04T14:34:00Z">
              <w:r w:rsidRPr="00384A74">
                <w:rPr>
                  <w:rFonts w:ascii="Times New Roman" w:hAnsi="Times New Roman"/>
                  <w:rPrChange w:id="344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41" w:author="Test" w:date="2008-12-04T14:34:00Z"/>
              </w:numPr>
              <w:spacing w:line="228" w:lineRule="auto"/>
              <w:jc w:val="both"/>
              <w:rPr>
                <w:ins w:id="3442" w:author="Test" w:date="2008-12-04T14:34:00Z"/>
                <w:rFonts w:ascii="Times New Roman" w:hAnsi="Times New Roman"/>
                <w:rPrChange w:id="3443" w:author="Test" w:date="2008-12-04T14:38:00Z">
                  <w:rPr>
                    <w:ins w:id="344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45" w:author="Test" w:date="2008-12-04T14:34:00Z">
              <w:r w:rsidRPr="00384A74">
                <w:rPr>
                  <w:rFonts w:ascii="Times New Roman" w:hAnsi="Times New Roman"/>
                  <w:rPrChange w:id="344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47" w:author="Test" w:date="2008-12-04T14:34:00Z"/>
              </w:numPr>
              <w:spacing w:line="228" w:lineRule="auto"/>
              <w:jc w:val="both"/>
              <w:rPr>
                <w:ins w:id="3448" w:author="Test" w:date="2008-12-04T14:34:00Z"/>
                <w:rFonts w:ascii="Times New Roman" w:hAnsi="Times New Roman"/>
                <w:rPrChange w:id="3449" w:author="Test" w:date="2008-12-04T14:38:00Z">
                  <w:rPr>
                    <w:ins w:id="345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51" w:author="Test" w:date="2008-12-04T14:34:00Z">
              <w:r w:rsidRPr="00384A74">
                <w:rPr>
                  <w:rFonts w:ascii="Times New Roman" w:hAnsi="Times New Roman"/>
                  <w:rPrChange w:id="345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453" w:author="Test" w:date="2008-12-04T14:34:00Z"/>
              </w:numPr>
              <w:spacing w:line="228" w:lineRule="auto"/>
              <w:jc w:val="both"/>
              <w:rPr>
                <w:ins w:id="3454" w:author="Test" w:date="2008-12-04T14:34:00Z"/>
                <w:rFonts w:ascii="Times New Roman" w:hAnsi="Times New Roman"/>
                <w:rPrChange w:id="3455" w:author="Test" w:date="2008-12-04T14:38:00Z">
                  <w:rPr>
                    <w:ins w:id="34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57" w:author="Test" w:date="2008-12-04T14:34:00Z">
              <w:r w:rsidRPr="00384A74">
                <w:rPr>
                  <w:rFonts w:ascii="Times New Roman" w:hAnsi="Times New Roman"/>
                  <w:rPrChange w:id="34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3459" w:author="Test" w:date="2008-12-04T14:34:00Z"/>
              </w:numPr>
              <w:spacing w:line="228" w:lineRule="auto"/>
              <w:jc w:val="both"/>
              <w:rPr>
                <w:ins w:id="3460" w:author="Test" w:date="2008-12-04T14:34:00Z"/>
                <w:rFonts w:ascii="Times New Roman" w:hAnsi="Times New Roman"/>
                <w:rPrChange w:id="3461" w:author="Test" w:date="2008-12-04T14:38:00Z">
                  <w:rPr>
                    <w:ins w:id="346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right w:val="single" w:sz="4" w:space="0" w:color="auto"/>
            </w:tcBorders>
          </w:tcPr>
          <w:p w:rsidR="00A37D06" w:rsidRPr="00C377D7" w:rsidRDefault="00A37D06" w:rsidP="00C377D7">
            <w:pPr>
              <w:numPr>
                <w:ins w:id="3463" w:author="Test" w:date="2008-12-04T14:34:00Z"/>
              </w:numPr>
              <w:spacing w:line="228" w:lineRule="auto"/>
              <w:jc w:val="both"/>
              <w:rPr>
                <w:ins w:id="3464" w:author="Test" w:date="2008-12-04T14:34:00Z"/>
                <w:rFonts w:ascii="Times New Roman" w:hAnsi="Times New Roman"/>
                <w:sz w:val="22"/>
                <w:szCs w:val="22"/>
                <w:rPrChange w:id="3465" w:author="Test" w:date="2008-12-04T14:38:00Z">
                  <w:rPr>
                    <w:ins w:id="34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67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34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14.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69" w:author="Test" w:date="2008-12-04T14:34:00Z"/>
              </w:numPr>
              <w:spacing w:line="228" w:lineRule="auto"/>
              <w:jc w:val="both"/>
              <w:rPr>
                <w:ins w:id="3470" w:author="Test" w:date="2008-12-04T14:34:00Z"/>
                <w:rFonts w:ascii="Times New Roman" w:hAnsi="Times New Roman"/>
                <w:rPrChange w:id="3471" w:author="Test" w:date="2008-12-04T14:38:00Z">
                  <w:rPr>
                    <w:ins w:id="34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73" w:author="Test" w:date="2008-12-04T14:34:00Z">
              <w:r w:rsidRPr="00384A74">
                <w:rPr>
                  <w:rFonts w:ascii="Times New Roman" w:hAnsi="Times New Roman"/>
                  <w:rPrChange w:id="34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75" w:author="Test" w:date="2008-12-04T14:34:00Z"/>
              </w:numPr>
              <w:spacing w:line="228" w:lineRule="auto"/>
              <w:jc w:val="both"/>
              <w:rPr>
                <w:ins w:id="3476" w:author="Test" w:date="2008-12-04T14:34:00Z"/>
                <w:rFonts w:ascii="Times New Roman" w:hAnsi="Times New Roman"/>
                <w:rPrChange w:id="3477" w:author="Test" w:date="2008-12-04T14:38:00Z">
                  <w:rPr>
                    <w:ins w:id="34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79" w:author="Test" w:date="2008-12-04T14:34:00Z">
              <w:r w:rsidRPr="00384A74">
                <w:rPr>
                  <w:rFonts w:ascii="Times New Roman" w:hAnsi="Times New Roman"/>
                  <w:rPrChange w:id="34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81" w:author="Test" w:date="2008-12-04T14:34:00Z"/>
              </w:numPr>
              <w:spacing w:line="228" w:lineRule="auto"/>
              <w:jc w:val="both"/>
              <w:rPr>
                <w:ins w:id="3482" w:author="Test" w:date="2008-12-04T14:34:00Z"/>
                <w:rFonts w:ascii="Times New Roman" w:hAnsi="Times New Roman"/>
                <w:rPrChange w:id="3483" w:author="Test" w:date="2008-12-04T14:38:00Z">
                  <w:rPr>
                    <w:ins w:id="34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85" w:author="Test" w:date="2008-12-04T14:34:00Z">
              <w:r w:rsidRPr="00384A74">
                <w:rPr>
                  <w:rFonts w:ascii="Times New Roman" w:hAnsi="Times New Roman"/>
                  <w:rPrChange w:id="34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87" w:author="Test" w:date="2008-12-04T14:34:00Z"/>
              </w:numPr>
              <w:spacing w:line="228" w:lineRule="auto"/>
              <w:jc w:val="both"/>
              <w:rPr>
                <w:ins w:id="3488" w:author="Test" w:date="2008-12-04T14:34:00Z"/>
                <w:rFonts w:ascii="Times New Roman" w:hAnsi="Times New Roman"/>
                <w:rPrChange w:id="3489" w:author="Test" w:date="2008-12-04T14:38:00Z">
                  <w:rPr>
                    <w:ins w:id="34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91" w:author="Test" w:date="2008-12-04T14:34:00Z">
              <w:r w:rsidRPr="00384A74">
                <w:rPr>
                  <w:rFonts w:ascii="Times New Roman" w:hAnsi="Times New Roman"/>
                  <w:rPrChange w:id="34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493" w:author="Test" w:date="2008-12-04T14:34:00Z"/>
              </w:numPr>
              <w:spacing w:line="228" w:lineRule="auto"/>
              <w:jc w:val="both"/>
              <w:rPr>
                <w:ins w:id="3494" w:author="Test" w:date="2008-12-04T14:34:00Z"/>
                <w:rFonts w:ascii="Times New Roman" w:hAnsi="Times New Roman"/>
                <w:rPrChange w:id="3495" w:author="Test" w:date="2008-12-04T14:38:00Z">
                  <w:rPr>
                    <w:ins w:id="34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497" w:author="Test" w:date="2008-12-04T14:34:00Z">
              <w:r w:rsidRPr="00384A74">
                <w:rPr>
                  <w:rFonts w:ascii="Times New Roman" w:hAnsi="Times New Roman"/>
                  <w:rPrChange w:id="34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37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499" w:author="Test" w:date="2008-12-04T14:34:00Z"/>
              </w:numPr>
              <w:spacing w:line="228" w:lineRule="auto"/>
              <w:jc w:val="both"/>
              <w:rPr>
                <w:ins w:id="3500" w:author="Test" w:date="2008-12-04T14:34:00Z"/>
                <w:rFonts w:ascii="Times New Roman" w:hAnsi="Times New Roman"/>
                <w:rPrChange w:id="3501" w:author="Test" w:date="2008-12-04T14:38:00Z">
                  <w:rPr>
                    <w:ins w:id="35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03" w:author="Test" w:date="2008-12-04T14:34:00Z">
              <w:r w:rsidRPr="00384A74">
                <w:rPr>
                  <w:rFonts w:ascii="Times New Roman" w:hAnsi="Times New Roman"/>
                  <w:rPrChange w:id="35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</w:tr>
      <w:tr w:rsidR="00A37D06" w:rsidRPr="00384A74">
        <w:trPr>
          <w:jc w:val="center"/>
          <w:ins w:id="3505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06" w:author="Test" w:date="2008-12-04T14:34:00Z"/>
              </w:numPr>
              <w:spacing w:line="228" w:lineRule="auto"/>
              <w:jc w:val="both"/>
              <w:rPr>
                <w:ins w:id="3507" w:author="Test" w:date="2008-12-04T14:34:00Z"/>
                <w:rFonts w:ascii="Times New Roman" w:hAnsi="Times New Roman"/>
                <w:rPrChange w:id="3508" w:author="Test" w:date="2008-12-04T14:38:00Z">
                  <w:rPr>
                    <w:ins w:id="350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10" w:author="Test" w:date="2008-12-04T14:34:00Z"/>
              </w:numPr>
              <w:spacing w:line="228" w:lineRule="auto"/>
              <w:jc w:val="both"/>
              <w:rPr>
                <w:ins w:id="3511" w:author="Test" w:date="2008-12-04T14:34:00Z"/>
                <w:rFonts w:ascii="Times New Roman" w:hAnsi="Times New Roman"/>
                <w:rPrChange w:id="3512" w:author="Test" w:date="2008-12-04T14:38:00Z">
                  <w:rPr>
                    <w:ins w:id="35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14" w:author="Test" w:date="2008-12-04T14:34:00Z">
              <w:r w:rsidRPr="00384A74">
                <w:rPr>
                  <w:rFonts w:ascii="Times New Roman" w:hAnsi="Times New Roman"/>
                  <w:rPrChange w:id="35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16" w:author="Test" w:date="2008-12-04T14:34:00Z"/>
              </w:numPr>
              <w:spacing w:line="228" w:lineRule="auto"/>
              <w:jc w:val="both"/>
              <w:rPr>
                <w:ins w:id="3517" w:author="Test" w:date="2008-12-04T14:34:00Z"/>
                <w:rFonts w:ascii="Times New Roman" w:hAnsi="Times New Roman"/>
                <w:rPrChange w:id="3518" w:author="Test" w:date="2008-12-04T14:38:00Z">
                  <w:rPr>
                    <w:ins w:id="35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20" w:author="Test" w:date="2008-12-04T14:34:00Z">
              <w:r w:rsidRPr="00384A74">
                <w:rPr>
                  <w:rFonts w:ascii="Times New Roman" w:hAnsi="Times New Roman"/>
                  <w:rPrChange w:id="35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22" w:author="Test" w:date="2008-12-04T14:34:00Z"/>
              </w:numPr>
              <w:spacing w:line="228" w:lineRule="auto"/>
              <w:jc w:val="both"/>
              <w:rPr>
                <w:ins w:id="3523" w:author="Test" w:date="2008-12-04T14:34:00Z"/>
                <w:rFonts w:ascii="Times New Roman" w:hAnsi="Times New Roman"/>
                <w:rPrChange w:id="3524" w:author="Test" w:date="2008-12-04T14:38:00Z">
                  <w:rPr>
                    <w:ins w:id="35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26" w:author="Test" w:date="2008-12-04T14:34:00Z">
              <w:r w:rsidRPr="00384A74">
                <w:rPr>
                  <w:rFonts w:ascii="Times New Roman" w:hAnsi="Times New Roman"/>
                  <w:rPrChange w:id="35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28" w:author="Test" w:date="2008-12-04T14:34:00Z"/>
              </w:numPr>
              <w:spacing w:line="228" w:lineRule="auto"/>
              <w:jc w:val="both"/>
              <w:rPr>
                <w:ins w:id="3529" w:author="Test" w:date="2008-12-04T14:34:00Z"/>
                <w:rFonts w:ascii="Times New Roman" w:hAnsi="Times New Roman"/>
                <w:rPrChange w:id="3530" w:author="Test" w:date="2008-12-04T14:38:00Z">
                  <w:rPr>
                    <w:ins w:id="35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32" w:author="Test" w:date="2008-12-04T14:34:00Z">
              <w:r w:rsidRPr="00384A74">
                <w:rPr>
                  <w:rFonts w:ascii="Times New Roman" w:hAnsi="Times New Roman"/>
                  <w:rPrChange w:id="35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34" w:author="Test" w:date="2008-12-04T14:34:00Z"/>
              </w:numPr>
              <w:spacing w:line="228" w:lineRule="auto"/>
              <w:jc w:val="both"/>
              <w:rPr>
                <w:ins w:id="3535" w:author="Test" w:date="2008-12-04T14:34:00Z"/>
                <w:rFonts w:ascii="Times New Roman" w:hAnsi="Times New Roman"/>
                <w:rPrChange w:id="3536" w:author="Test" w:date="2008-12-04T14:38:00Z">
                  <w:rPr>
                    <w:ins w:id="35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38" w:author="Test" w:date="2008-12-04T14:34:00Z">
              <w:r w:rsidRPr="00384A74">
                <w:rPr>
                  <w:rFonts w:ascii="Times New Roman" w:hAnsi="Times New Roman"/>
                  <w:rPrChange w:id="35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540" w:author="Test" w:date="2008-12-04T14:34:00Z"/>
              </w:numPr>
              <w:spacing w:line="228" w:lineRule="auto"/>
              <w:jc w:val="both"/>
              <w:rPr>
                <w:ins w:id="3541" w:author="Test" w:date="2008-12-04T14:34:00Z"/>
                <w:rFonts w:ascii="Times New Roman" w:hAnsi="Times New Roman"/>
                <w:rPrChange w:id="3542" w:author="Test" w:date="2008-12-04T14:38:00Z">
                  <w:rPr>
                    <w:ins w:id="35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44" w:author="Test" w:date="2008-12-04T14:34:00Z">
              <w:r w:rsidRPr="00384A74">
                <w:rPr>
                  <w:rFonts w:ascii="Times New Roman" w:hAnsi="Times New Roman"/>
                  <w:rPrChange w:id="35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3546" w:author="Test" w:date="2008-12-04T14:34:00Z"/>
              </w:numPr>
              <w:spacing w:line="228" w:lineRule="auto"/>
              <w:jc w:val="both"/>
              <w:rPr>
                <w:ins w:id="3547" w:author="Test" w:date="2008-12-04T14:34:00Z"/>
                <w:rFonts w:ascii="Times New Roman" w:hAnsi="Times New Roman"/>
                <w:rPrChange w:id="3548" w:author="Test" w:date="2008-12-04T14:38:00Z">
                  <w:rPr>
                    <w:ins w:id="354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50" w:author="Test" w:date="2008-12-04T14:34:00Z"/>
              </w:numPr>
              <w:spacing w:line="228" w:lineRule="auto"/>
              <w:jc w:val="both"/>
              <w:rPr>
                <w:ins w:id="3551" w:author="Test" w:date="2008-12-04T14:34:00Z"/>
                <w:rFonts w:ascii="Times New Roman" w:hAnsi="Times New Roman"/>
                <w:rPrChange w:id="3552" w:author="Test" w:date="2008-12-04T14:38:00Z">
                  <w:rPr>
                    <w:ins w:id="355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54" w:author="Test" w:date="2008-12-04T14:34:00Z"/>
              </w:numPr>
              <w:spacing w:line="228" w:lineRule="auto"/>
              <w:jc w:val="both"/>
              <w:rPr>
                <w:ins w:id="3555" w:author="Test" w:date="2008-12-04T14:34:00Z"/>
                <w:rFonts w:ascii="Times New Roman" w:hAnsi="Times New Roman"/>
                <w:rPrChange w:id="3556" w:author="Test" w:date="2008-12-04T14:38:00Z">
                  <w:rPr>
                    <w:ins w:id="35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58" w:author="Test" w:date="2008-12-04T14:34:00Z">
              <w:r w:rsidRPr="00384A74">
                <w:rPr>
                  <w:rFonts w:ascii="Times New Roman" w:hAnsi="Times New Roman"/>
                  <w:rPrChange w:id="35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60" w:author="Test" w:date="2008-12-04T14:34:00Z"/>
              </w:numPr>
              <w:spacing w:line="228" w:lineRule="auto"/>
              <w:jc w:val="both"/>
              <w:rPr>
                <w:ins w:id="3561" w:author="Test" w:date="2008-12-04T14:34:00Z"/>
                <w:rFonts w:ascii="Times New Roman" w:hAnsi="Times New Roman"/>
                <w:rPrChange w:id="3562" w:author="Test" w:date="2008-12-04T14:38:00Z">
                  <w:rPr>
                    <w:ins w:id="356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64" w:author="Test" w:date="2008-12-04T14:34:00Z">
              <w:r w:rsidRPr="00384A74">
                <w:rPr>
                  <w:rFonts w:ascii="Times New Roman" w:hAnsi="Times New Roman"/>
                  <w:rPrChange w:id="356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66" w:author="Test" w:date="2008-12-04T14:34:00Z"/>
              </w:numPr>
              <w:spacing w:line="228" w:lineRule="auto"/>
              <w:jc w:val="both"/>
              <w:rPr>
                <w:ins w:id="3567" w:author="Test" w:date="2008-12-04T14:34:00Z"/>
                <w:rFonts w:ascii="Times New Roman" w:hAnsi="Times New Roman"/>
                <w:rPrChange w:id="3568" w:author="Test" w:date="2008-12-04T14:38:00Z">
                  <w:rPr>
                    <w:ins w:id="356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70" w:author="Test" w:date="2008-12-04T14:34:00Z">
              <w:r w:rsidRPr="00384A74">
                <w:rPr>
                  <w:rFonts w:ascii="Times New Roman" w:hAnsi="Times New Roman"/>
                  <w:rPrChange w:id="357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72" w:author="Test" w:date="2008-12-04T14:34:00Z"/>
              </w:numPr>
              <w:spacing w:line="228" w:lineRule="auto"/>
              <w:jc w:val="both"/>
              <w:rPr>
                <w:ins w:id="3573" w:author="Test" w:date="2008-12-04T14:34:00Z"/>
                <w:rFonts w:ascii="Times New Roman" w:hAnsi="Times New Roman"/>
                <w:rPrChange w:id="3574" w:author="Test" w:date="2008-12-04T14:38:00Z">
                  <w:rPr>
                    <w:ins w:id="35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76" w:author="Test" w:date="2008-12-04T14:34:00Z">
              <w:r w:rsidRPr="00384A74">
                <w:rPr>
                  <w:rFonts w:ascii="Times New Roman" w:hAnsi="Times New Roman"/>
                  <w:rPrChange w:id="35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78" w:author="Test" w:date="2008-12-04T14:34:00Z"/>
              </w:numPr>
              <w:spacing w:line="228" w:lineRule="auto"/>
              <w:jc w:val="both"/>
              <w:rPr>
                <w:ins w:id="3579" w:author="Test" w:date="2008-12-04T14:34:00Z"/>
                <w:rFonts w:ascii="Times New Roman" w:hAnsi="Times New Roman"/>
                <w:rPrChange w:id="3580" w:author="Test" w:date="2008-12-04T14:38:00Z">
                  <w:rPr>
                    <w:ins w:id="358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82" w:author="Test" w:date="2008-12-04T14:34:00Z">
              <w:r w:rsidRPr="00384A74">
                <w:rPr>
                  <w:rFonts w:ascii="Times New Roman" w:hAnsi="Times New Roman"/>
                  <w:rPrChange w:id="35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37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584" w:author="Test" w:date="2008-12-04T14:34:00Z"/>
              </w:numPr>
              <w:spacing w:line="228" w:lineRule="auto"/>
              <w:jc w:val="both"/>
              <w:rPr>
                <w:ins w:id="3585" w:author="Test" w:date="2008-12-04T14:34:00Z"/>
                <w:rFonts w:ascii="Times New Roman" w:hAnsi="Times New Roman"/>
                <w:rPrChange w:id="3586" w:author="Test" w:date="2008-12-04T14:38:00Z">
                  <w:rPr>
                    <w:ins w:id="35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88" w:author="Test" w:date="2008-12-04T14:34:00Z">
              <w:r w:rsidRPr="00384A74">
                <w:rPr>
                  <w:rFonts w:ascii="Times New Roman" w:hAnsi="Times New Roman"/>
                  <w:rPrChange w:id="35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</w:tr>
      <w:tr w:rsidR="00A37D06" w:rsidRPr="00384A74">
        <w:trPr>
          <w:jc w:val="center"/>
          <w:ins w:id="3590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91" w:author="Test" w:date="2008-12-04T14:34:00Z"/>
              </w:numPr>
              <w:spacing w:line="228" w:lineRule="auto"/>
              <w:jc w:val="both"/>
              <w:rPr>
                <w:ins w:id="3592" w:author="Test" w:date="2008-12-04T14:34:00Z"/>
                <w:rFonts w:ascii="Times New Roman" w:hAnsi="Times New Roman"/>
                <w:rPrChange w:id="3593" w:author="Test" w:date="2008-12-04T14:38:00Z">
                  <w:rPr>
                    <w:ins w:id="359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595" w:author="Test" w:date="2008-12-04T14:34:00Z"/>
              </w:numPr>
              <w:spacing w:line="228" w:lineRule="auto"/>
              <w:jc w:val="both"/>
              <w:rPr>
                <w:ins w:id="3596" w:author="Test" w:date="2008-12-04T14:34:00Z"/>
                <w:rFonts w:ascii="Times New Roman" w:hAnsi="Times New Roman"/>
                <w:rPrChange w:id="3597" w:author="Test" w:date="2008-12-04T14:38:00Z">
                  <w:rPr>
                    <w:ins w:id="35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599" w:author="Test" w:date="2008-12-04T14:34:00Z">
              <w:r w:rsidRPr="00384A74">
                <w:rPr>
                  <w:rFonts w:ascii="Times New Roman" w:hAnsi="Times New Roman"/>
                  <w:rPrChange w:id="36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01" w:author="Test" w:date="2008-12-04T14:34:00Z"/>
              </w:numPr>
              <w:spacing w:line="228" w:lineRule="auto"/>
              <w:jc w:val="both"/>
              <w:rPr>
                <w:ins w:id="3602" w:author="Test" w:date="2008-12-04T14:34:00Z"/>
                <w:rFonts w:ascii="Times New Roman" w:hAnsi="Times New Roman"/>
                <w:rPrChange w:id="3603" w:author="Test" w:date="2008-12-04T14:38:00Z">
                  <w:rPr>
                    <w:ins w:id="36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05" w:author="Test" w:date="2008-12-04T14:34:00Z">
              <w:r w:rsidRPr="00384A74">
                <w:rPr>
                  <w:rFonts w:ascii="Times New Roman" w:hAnsi="Times New Roman"/>
                  <w:rPrChange w:id="36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07" w:author="Test" w:date="2008-12-04T14:34:00Z"/>
              </w:numPr>
              <w:spacing w:line="228" w:lineRule="auto"/>
              <w:jc w:val="both"/>
              <w:rPr>
                <w:ins w:id="3608" w:author="Test" w:date="2008-12-04T14:34:00Z"/>
                <w:rFonts w:ascii="Times New Roman" w:hAnsi="Times New Roman"/>
                <w:rPrChange w:id="3609" w:author="Test" w:date="2008-12-04T14:38:00Z">
                  <w:rPr>
                    <w:ins w:id="36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11" w:author="Test" w:date="2008-12-04T14:34:00Z">
              <w:r w:rsidRPr="00384A74">
                <w:rPr>
                  <w:rFonts w:ascii="Times New Roman" w:hAnsi="Times New Roman"/>
                  <w:rPrChange w:id="36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13" w:author="Test" w:date="2008-12-04T14:34:00Z"/>
              </w:numPr>
              <w:spacing w:line="228" w:lineRule="auto"/>
              <w:jc w:val="both"/>
              <w:rPr>
                <w:ins w:id="3614" w:author="Test" w:date="2008-12-04T14:34:00Z"/>
                <w:rFonts w:ascii="Times New Roman" w:hAnsi="Times New Roman"/>
                <w:rPrChange w:id="3615" w:author="Test" w:date="2008-12-04T14:38:00Z">
                  <w:rPr>
                    <w:ins w:id="36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17" w:author="Test" w:date="2008-12-04T14:34:00Z">
              <w:r w:rsidRPr="00384A74">
                <w:rPr>
                  <w:rFonts w:ascii="Times New Roman" w:hAnsi="Times New Roman"/>
                  <w:rPrChange w:id="36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19" w:author="Test" w:date="2008-12-04T14:34:00Z"/>
              </w:numPr>
              <w:spacing w:line="228" w:lineRule="auto"/>
              <w:jc w:val="both"/>
              <w:rPr>
                <w:ins w:id="3620" w:author="Test" w:date="2008-12-04T14:34:00Z"/>
                <w:rFonts w:ascii="Times New Roman" w:hAnsi="Times New Roman"/>
                <w:rPrChange w:id="3621" w:author="Test" w:date="2008-12-04T14:38:00Z">
                  <w:rPr>
                    <w:ins w:id="36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23" w:author="Test" w:date="2008-12-04T14:34:00Z">
              <w:r w:rsidRPr="00384A74">
                <w:rPr>
                  <w:rFonts w:ascii="Times New Roman" w:hAnsi="Times New Roman"/>
                  <w:rPrChange w:id="36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625" w:author="Test" w:date="2008-12-04T14:34:00Z"/>
              </w:numPr>
              <w:spacing w:line="228" w:lineRule="auto"/>
              <w:jc w:val="both"/>
              <w:rPr>
                <w:ins w:id="3626" w:author="Test" w:date="2008-12-04T14:34:00Z"/>
                <w:rFonts w:ascii="Times New Roman" w:hAnsi="Times New Roman"/>
                <w:rPrChange w:id="3627" w:author="Test" w:date="2008-12-04T14:38:00Z">
                  <w:rPr>
                    <w:ins w:id="36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29" w:author="Test" w:date="2008-12-04T14:34:00Z">
              <w:r w:rsidRPr="00384A74">
                <w:rPr>
                  <w:rFonts w:ascii="Times New Roman" w:hAnsi="Times New Roman"/>
                  <w:rPrChange w:id="36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3631" w:author="Test" w:date="2008-12-04T14:34:00Z"/>
              </w:numPr>
              <w:spacing w:line="228" w:lineRule="auto"/>
              <w:jc w:val="both"/>
              <w:rPr>
                <w:ins w:id="3632" w:author="Test" w:date="2008-12-04T14:34:00Z"/>
                <w:rFonts w:ascii="Times New Roman" w:hAnsi="Times New Roman"/>
                <w:rPrChange w:id="3633" w:author="Test" w:date="2008-12-04T14:38:00Z">
                  <w:rPr>
                    <w:ins w:id="363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35" w:author="Test" w:date="2008-12-04T14:34:00Z"/>
              </w:numPr>
              <w:spacing w:line="228" w:lineRule="auto"/>
              <w:jc w:val="both"/>
              <w:rPr>
                <w:ins w:id="3636" w:author="Test" w:date="2008-12-04T14:34:00Z"/>
                <w:rFonts w:ascii="Times New Roman" w:hAnsi="Times New Roman"/>
                <w:rPrChange w:id="3637" w:author="Test" w:date="2008-12-04T14:38:00Z">
                  <w:rPr>
                    <w:ins w:id="363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39" w:author="Test" w:date="2008-12-04T14:34:00Z"/>
              </w:numPr>
              <w:spacing w:line="228" w:lineRule="auto"/>
              <w:jc w:val="both"/>
              <w:rPr>
                <w:ins w:id="3640" w:author="Test" w:date="2008-12-04T14:34:00Z"/>
                <w:rFonts w:ascii="Times New Roman" w:hAnsi="Times New Roman"/>
                <w:rPrChange w:id="3641" w:author="Test" w:date="2008-12-04T14:38:00Z">
                  <w:rPr>
                    <w:ins w:id="36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43" w:author="Test" w:date="2008-12-04T14:34:00Z">
              <w:r w:rsidRPr="00384A74">
                <w:rPr>
                  <w:rFonts w:ascii="Times New Roman" w:hAnsi="Times New Roman"/>
                  <w:rPrChange w:id="36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45" w:author="Test" w:date="2008-12-04T14:34:00Z"/>
              </w:numPr>
              <w:spacing w:line="228" w:lineRule="auto"/>
              <w:jc w:val="both"/>
              <w:rPr>
                <w:ins w:id="3646" w:author="Test" w:date="2008-12-04T14:34:00Z"/>
                <w:rFonts w:ascii="Times New Roman" w:hAnsi="Times New Roman"/>
                <w:rPrChange w:id="3647" w:author="Test" w:date="2008-12-04T14:38:00Z">
                  <w:rPr>
                    <w:ins w:id="36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49" w:author="Test" w:date="2008-12-04T14:34:00Z">
              <w:r w:rsidRPr="00384A74">
                <w:rPr>
                  <w:rFonts w:ascii="Times New Roman" w:hAnsi="Times New Roman"/>
                  <w:rPrChange w:id="36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51" w:author="Test" w:date="2008-12-04T14:34:00Z"/>
              </w:numPr>
              <w:spacing w:line="228" w:lineRule="auto"/>
              <w:jc w:val="both"/>
              <w:rPr>
                <w:ins w:id="3652" w:author="Test" w:date="2008-12-04T14:34:00Z"/>
                <w:rFonts w:ascii="Times New Roman" w:hAnsi="Times New Roman"/>
                <w:rPrChange w:id="3653" w:author="Test" w:date="2008-12-04T14:38:00Z">
                  <w:rPr>
                    <w:ins w:id="365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55" w:author="Test" w:date="2008-12-04T14:34:00Z">
              <w:r w:rsidRPr="00384A74">
                <w:rPr>
                  <w:rFonts w:ascii="Times New Roman" w:hAnsi="Times New Roman"/>
                  <w:rPrChange w:id="365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57" w:author="Test" w:date="2008-12-04T14:34:00Z"/>
              </w:numPr>
              <w:spacing w:line="228" w:lineRule="auto"/>
              <w:jc w:val="both"/>
              <w:rPr>
                <w:ins w:id="3658" w:author="Test" w:date="2008-12-04T14:34:00Z"/>
                <w:rFonts w:ascii="Times New Roman" w:hAnsi="Times New Roman"/>
                <w:rPrChange w:id="3659" w:author="Test" w:date="2008-12-04T14:38:00Z">
                  <w:rPr>
                    <w:ins w:id="36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61" w:author="Test" w:date="2008-12-04T14:34:00Z">
              <w:r w:rsidRPr="00384A74">
                <w:rPr>
                  <w:rFonts w:ascii="Times New Roman" w:hAnsi="Times New Roman"/>
                  <w:rPrChange w:id="36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63" w:author="Test" w:date="2008-12-04T14:34:00Z"/>
              </w:numPr>
              <w:spacing w:line="228" w:lineRule="auto"/>
              <w:jc w:val="both"/>
              <w:rPr>
                <w:ins w:id="3664" w:author="Test" w:date="2008-12-04T14:34:00Z"/>
                <w:rFonts w:ascii="Times New Roman" w:hAnsi="Times New Roman"/>
                <w:rPrChange w:id="3665" w:author="Test" w:date="2008-12-04T14:38:00Z">
                  <w:rPr>
                    <w:ins w:id="36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67" w:author="Test" w:date="2008-12-04T14:34:00Z">
              <w:r w:rsidRPr="00384A74">
                <w:rPr>
                  <w:rFonts w:ascii="Times New Roman" w:hAnsi="Times New Roman"/>
                  <w:rPrChange w:id="36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37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669" w:author="Test" w:date="2008-12-04T14:34:00Z"/>
              </w:numPr>
              <w:spacing w:line="228" w:lineRule="auto"/>
              <w:jc w:val="both"/>
              <w:rPr>
                <w:ins w:id="3670" w:author="Test" w:date="2008-12-04T14:34:00Z"/>
                <w:rFonts w:ascii="Times New Roman" w:hAnsi="Times New Roman"/>
                <w:rPrChange w:id="3671" w:author="Test" w:date="2008-12-04T14:38:00Z">
                  <w:rPr>
                    <w:ins w:id="36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73" w:author="Test" w:date="2008-12-04T14:34:00Z">
              <w:r w:rsidRPr="00384A74">
                <w:rPr>
                  <w:rFonts w:ascii="Times New Roman" w:hAnsi="Times New Roman"/>
                  <w:rPrChange w:id="36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</w:tr>
      <w:tr w:rsidR="00A37D06" w:rsidRPr="00384A74">
        <w:trPr>
          <w:jc w:val="center"/>
          <w:ins w:id="3675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76" w:author="Test" w:date="2008-12-04T14:34:00Z"/>
              </w:numPr>
              <w:spacing w:line="228" w:lineRule="auto"/>
              <w:jc w:val="both"/>
              <w:rPr>
                <w:ins w:id="3677" w:author="Test" w:date="2008-12-04T14:34:00Z"/>
                <w:rFonts w:ascii="Times New Roman" w:hAnsi="Times New Roman"/>
                <w:rPrChange w:id="3678" w:author="Test" w:date="2008-12-04T14:38:00Z">
                  <w:rPr>
                    <w:ins w:id="367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80" w:author="Test" w:date="2008-12-04T14:34:00Z"/>
              </w:numPr>
              <w:spacing w:line="228" w:lineRule="auto"/>
              <w:jc w:val="both"/>
              <w:rPr>
                <w:ins w:id="3681" w:author="Test" w:date="2008-12-04T14:34:00Z"/>
                <w:rFonts w:ascii="Times New Roman" w:hAnsi="Times New Roman"/>
                <w:rPrChange w:id="3682" w:author="Test" w:date="2008-12-04T14:38:00Z">
                  <w:rPr>
                    <w:ins w:id="36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84" w:author="Test" w:date="2008-12-04T14:34:00Z">
              <w:r w:rsidRPr="00384A74">
                <w:rPr>
                  <w:rFonts w:ascii="Times New Roman" w:hAnsi="Times New Roman"/>
                  <w:rPrChange w:id="36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86" w:author="Test" w:date="2008-12-04T14:34:00Z"/>
              </w:numPr>
              <w:spacing w:line="228" w:lineRule="auto"/>
              <w:jc w:val="both"/>
              <w:rPr>
                <w:ins w:id="3687" w:author="Test" w:date="2008-12-04T14:34:00Z"/>
                <w:rFonts w:ascii="Times New Roman" w:hAnsi="Times New Roman"/>
                <w:rPrChange w:id="3688" w:author="Test" w:date="2008-12-04T14:38:00Z">
                  <w:rPr>
                    <w:ins w:id="36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90" w:author="Test" w:date="2008-12-04T14:34:00Z">
              <w:r w:rsidRPr="00384A74">
                <w:rPr>
                  <w:rFonts w:ascii="Times New Roman" w:hAnsi="Times New Roman"/>
                  <w:rPrChange w:id="36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92" w:author="Test" w:date="2008-12-04T14:34:00Z"/>
              </w:numPr>
              <w:spacing w:line="228" w:lineRule="auto"/>
              <w:jc w:val="both"/>
              <w:rPr>
                <w:ins w:id="3693" w:author="Test" w:date="2008-12-04T14:34:00Z"/>
                <w:rFonts w:ascii="Times New Roman" w:hAnsi="Times New Roman"/>
                <w:rPrChange w:id="3694" w:author="Test" w:date="2008-12-04T14:38:00Z">
                  <w:rPr>
                    <w:ins w:id="36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696" w:author="Test" w:date="2008-12-04T14:34:00Z">
              <w:r w:rsidRPr="00384A74">
                <w:rPr>
                  <w:rFonts w:ascii="Times New Roman" w:hAnsi="Times New Roman"/>
                  <w:rPrChange w:id="36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698" w:author="Test" w:date="2008-12-04T14:34:00Z"/>
              </w:numPr>
              <w:spacing w:line="228" w:lineRule="auto"/>
              <w:jc w:val="both"/>
              <w:rPr>
                <w:ins w:id="3699" w:author="Test" w:date="2008-12-04T14:34:00Z"/>
                <w:rFonts w:ascii="Times New Roman" w:hAnsi="Times New Roman"/>
                <w:rPrChange w:id="3700" w:author="Test" w:date="2008-12-04T14:38:00Z">
                  <w:rPr>
                    <w:ins w:id="37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02" w:author="Test" w:date="2008-12-04T14:34:00Z">
              <w:r w:rsidRPr="00384A74">
                <w:rPr>
                  <w:rFonts w:ascii="Times New Roman" w:hAnsi="Times New Roman"/>
                  <w:rPrChange w:id="37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704" w:author="Test" w:date="2008-12-04T14:34:00Z"/>
              </w:numPr>
              <w:spacing w:line="228" w:lineRule="auto"/>
              <w:jc w:val="both"/>
              <w:rPr>
                <w:ins w:id="3705" w:author="Test" w:date="2008-12-04T14:34:00Z"/>
                <w:rFonts w:ascii="Times New Roman" w:hAnsi="Times New Roman"/>
                <w:rPrChange w:id="3706" w:author="Test" w:date="2008-12-04T14:38:00Z">
                  <w:rPr>
                    <w:ins w:id="370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08" w:author="Test" w:date="2008-12-04T14:34:00Z">
              <w:r w:rsidRPr="00384A74">
                <w:rPr>
                  <w:rFonts w:ascii="Times New Roman" w:hAnsi="Times New Roman"/>
                  <w:rPrChange w:id="37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710" w:author="Test" w:date="2008-12-04T14:34:00Z"/>
              </w:numPr>
              <w:spacing w:line="228" w:lineRule="auto"/>
              <w:jc w:val="both"/>
              <w:rPr>
                <w:ins w:id="3711" w:author="Test" w:date="2008-12-04T14:34:00Z"/>
                <w:rFonts w:ascii="Times New Roman" w:hAnsi="Times New Roman"/>
                <w:rPrChange w:id="3712" w:author="Test" w:date="2008-12-04T14:38:00Z">
                  <w:rPr>
                    <w:ins w:id="37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14" w:author="Test" w:date="2008-12-04T14:34:00Z">
              <w:r w:rsidRPr="00384A74">
                <w:rPr>
                  <w:rFonts w:ascii="Times New Roman" w:hAnsi="Times New Roman"/>
                  <w:rPrChange w:id="37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3716" w:author="Test" w:date="2008-12-04T14:34:00Z"/>
              </w:numPr>
              <w:spacing w:line="228" w:lineRule="auto"/>
              <w:jc w:val="both"/>
              <w:rPr>
                <w:ins w:id="3717" w:author="Test" w:date="2008-12-04T14:34:00Z"/>
                <w:rFonts w:ascii="Times New Roman" w:hAnsi="Times New Roman"/>
                <w:rPrChange w:id="3718" w:author="Test" w:date="2008-12-04T14:38:00Z">
                  <w:rPr>
                    <w:ins w:id="371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720" w:author="Test" w:date="2008-12-04T14:34:00Z"/>
              </w:numPr>
              <w:spacing w:line="228" w:lineRule="auto"/>
              <w:jc w:val="both"/>
              <w:rPr>
                <w:ins w:id="3721" w:author="Test" w:date="2008-12-04T14:34:00Z"/>
                <w:rFonts w:ascii="Times New Roman" w:hAnsi="Times New Roman"/>
                <w:rPrChange w:id="3722" w:author="Test" w:date="2008-12-04T14:38:00Z">
                  <w:rPr>
                    <w:ins w:id="372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724" w:author="Test" w:date="2008-12-04T14:34:00Z"/>
              </w:numPr>
              <w:spacing w:line="228" w:lineRule="auto"/>
              <w:jc w:val="both"/>
              <w:rPr>
                <w:ins w:id="3725" w:author="Test" w:date="2008-12-04T14:34:00Z"/>
                <w:rFonts w:ascii="Times New Roman" w:hAnsi="Times New Roman"/>
                <w:rPrChange w:id="3726" w:author="Test" w:date="2008-12-04T14:38:00Z">
                  <w:rPr>
                    <w:ins w:id="372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28" w:author="Test" w:date="2008-12-04T14:34:00Z">
              <w:r w:rsidRPr="00384A74">
                <w:rPr>
                  <w:rFonts w:ascii="Times New Roman" w:hAnsi="Times New Roman"/>
                  <w:rPrChange w:id="37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730" w:author="Test" w:date="2008-12-04T14:34:00Z"/>
              </w:numPr>
              <w:spacing w:line="228" w:lineRule="auto"/>
              <w:jc w:val="both"/>
              <w:rPr>
                <w:ins w:id="3731" w:author="Test" w:date="2008-12-04T14:34:00Z"/>
                <w:rFonts w:ascii="Times New Roman" w:hAnsi="Times New Roman"/>
                <w:rPrChange w:id="3732" w:author="Test" w:date="2008-12-04T14:38:00Z">
                  <w:rPr>
                    <w:ins w:id="37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34" w:author="Test" w:date="2008-12-04T14:34:00Z">
              <w:r w:rsidRPr="00384A74">
                <w:rPr>
                  <w:rFonts w:ascii="Times New Roman" w:hAnsi="Times New Roman"/>
                  <w:rPrChange w:id="37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736" w:author="Test" w:date="2008-12-04T14:34:00Z"/>
              </w:numPr>
              <w:spacing w:line="228" w:lineRule="auto"/>
              <w:jc w:val="both"/>
              <w:rPr>
                <w:ins w:id="3737" w:author="Test" w:date="2008-12-04T14:34:00Z"/>
                <w:rFonts w:ascii="Times New Roman" w:hAnsi="Times New Roman"/>
                <w:rPrChange w:id="3738" w:author="Test" w:date="2008-12-04T14:38:00Z">
                  <w:rPr>
                    <w:ins w:id="373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40" w:author="Test" w:date="2008-12-04T14:34:00Z">
              <w:r w:rsidRPr="00384A74">
                <w:rPr>
                  <w:rFonts w:ascii="Times New Roman" w:hAnsi="Times New Roman"/>
                  <w:rPrChange w:id="374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742" w:author="Test" w:date="2008-12-04T14:34:00Z"/>
              </w:numPr>
              <w:spacing w:line="228" w:lineRule="auto"/>
              <w:jc w:val="both"/>
              <w:rPr>
                <w:ins w:id="3743" w:author="Test" w:date="2008-12-04T14:34:00Z"/>
                <w:rFonts w:ascii="Times New Roman" w:hAnsi="Times New Roman"/>
                <w:rPrChange w:id="3744" w:author="Test" w:date="2008-12-04T14:38:00Z">
                  <w:rPr>
                    <w:ins w:id="37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46" w:author="Test" w:date="2008-12-04T14:34:00Z">
              <w:r w:rsidRPr="00384A74">
                <w:rPr>
                  <w:rFonts w:ascii="Times New Roman" w:hAnsi="Times New Roman"/>
                  <w:rPrChange w:id="37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748" w:author="Test" w:date="2008-12-04T14:34:00Z"/>
              </w:numPr>
              <w:spacing w:line="228" w:lineRule="auto"/>
              <w:jc w:val="both"/>
              <w:rPr>
                <w:ins w:id="3749" w:author="Test" w:date="2008-12-04T14:34:00Z"/>
                <w:rFonts w:ascii="Times New Roman" w:hAnsi="Times New Roman"/>
                <w:rPrChange w:id="3750" w:author="Test" w:date="2008-12-04T14:38:00Z">
                  <w:rPr>
                    <w:ins w:id="375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52" w:author="Test" w:date="2008-12-04T14:34:00Z">
              <w:r w:rsidRPr="00384A74">
                <w:rPr>
                  <w:rFonts w:ascii="Times New Roman" w:hAnsi="Times New Roman"/>
                  <w:rPrChange w:id="375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37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754" w:author="Test" w:date="2008-12-04T14:34:00Z"/>
              </w:numPr>
              <w:spacing w:line="228" w:lineRule="auto"/>
              <w:jc w:val="both"/>
              <w:rPr>
                <w:ins w:id="3755" w:author="Test" w:date="2008-12-04T14:34:00Z"/>
                <w:rFonts w:ascii="Times New Roman" w:hAnsi="Times New Roman"/>
                <w:rPrChange w:id="3756" w:author="Test" w:date="2008-12-04T14:38:00Z">
                  <w:rPr>
                    <w:ins w:id="37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58" w:author="Test" w:date="2008-12-04T14:34:00Z">
              <w:r w:rsidRPr="00384A74">
                <w:rPr>
                  <w:rFonts w:ascii="Times New Roman" w:hAnsi="Times New Roman"/>
                  <w:rPrChange w:id="37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</w:tr>
      <w:tr w:rsidR="00A37D06" w:rsidRPr="00384A74">
        <w:trPr>
          <w:jc w:val="center"/>
          <w:ins w:id="3760" w:author="Test" w:date="2008-12-04T14:34:00Z"/>
        </w:trPr>
        <w:tc>
          <w:tcPr>
            <w:tcW w:w="342" w:type="pct"/>
          </w:tcPr>
          <w:p w:rsidR="00A37D06" w:rsidRPr="00384A74" w:rsidRDefault="00A37D06" w:rsidP="00C377D7">
            <w:pPr>
              <w:numPr>
                <w:ins w:id="3761" w:author="Test" w:date="2008-12-04T14:34:00Z"/>
              </w:numPr>
              <w:spacing w:line="228" w:lineRule="auto"/>
              <w:jc w:val="both"/>
              <w:rPr>
                <w:ins w:id="3762" w:author="Test" w:date="2008-12-04T14:34:00Z"/>
                <w:rFonts w:ascii="Times New Roman" w:hAnsi="Times New Roman"/>
                <w:rPrChange w:id="3763" w:author="Test" w:date="2008-12-04T14:38:00Z">
                  <w:rPr>
                    <w:ins w:id="376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765" w:author="Test" w:date="2008-12-04T14:34:00Z"/>
              </w:numPr>
              <w:spacing w:line="228" w:lineRule="auto"/>
              <w:jc w:val="both"/>
              <w:rPr>
                <w:ins w:id="3766" w:author="Test" w:date="2008-12-04T14:34:00Z"/>
                <w:rFonts w:ascii="Times New Roman" w:hAnsi="Times New Roman"/>
                <w:rPrChange w:id="3767" w:author="Test" w:date="2008-12-04T14:38:00Z">
                  <w:rPr>
                    <w:ins w:id="37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69" w:author="Test" w:date="2008-12-04T14:34:00Z">
              <w:r w:rsidRPr="00384A74">
                <w:rPr>
                  <w:rFonts w:ascii="Times New Roman" w:hAnsi="Times New Roman"/>
                  <w:rPrChange w:id="37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771" w:author="Test" w:date="2008-12-04T14:34:00Z"/>
              </w:numPr>
              <w:spacing w:line="228" w:lineRule="auto"/>
              <w:jc w:val="both"/>
              <w:rPr>
                <w:ins w:id="3772" w:author="Test" w:date="2008-12-04T14:34:00Z"/>
                <w:rFonts w:ascii="Times New Roman" w:hAnsi="Times New Roman"/>
                <w:rPrChange w:id="3773" w:author="Test" w:date="2008-12-04T14:38:00Z">
                  <w:rPr>
                    <w:ins w:id="37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75" w:author="Test" w:date="2008-12-04T14:34:00Z">
              <w:r w:rsidRPr="00384A74">
                <w:rPr>
                  <w:rFonts w:ascii="Times New Roman" w:hAnsi="Times New Roman"/>
                  <w:rPrChange w:id="37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777" w:author="Test" w:date="2008-12-04T14:34:00Z"/>
              </w:numPr>
              <w:spacing w:line="228" w:lineRule="auto"/>
              <w:jc w:val="both"/>
              <w:rPr>
                <w:ins w:id="3778" w:author="Test" w:date="2008-12-04T14:34:00Z"/>
                <w:rFonts w:ascii="Times New Roman" w:hAnsi="Times New Roman"/>
                <w:rPrChange w:id="3779" w:author="Test" w:date="2008-12-04T14:38:00Z">
                  <w:rPr>
                    <w:ins w:id="37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81" w:author="Test" w:date="2008-12-04T14:34:00Z">
              <w:r w:rsidRPr="00384A74">
                <w:rPr>
                  <w:rFonts w:ascii="Times New Roman" w:hAnsi="Times New Roman"/>
                  <w:rPrChange w:id="37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783" w:author="Test" w:date="2008-12-04T14:34:00Z"/>
              </w:numPr>
              <w:spacing w:line="228" w:lineRule="auto"/>
              <w:jc w:val="both"/>
              <w:rPr>
                <w:ins w:id="3784" w:author="Test" w:date="2008-12-04T14:34:00Z"/>
                <w:rFonts w:ascii="Times New Roman" w:hAnsi="Times New Roman"/>
                <w:rPrChange w:id="3785" w:author="Test" w:date="2008-12-04T14:38:00Z">
                  <w:rPr>
                    <w:ins w:id="378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87" w:author="Test" w:date="2008-12-04T14:34:00Z">
              <w:r w:rsidRPr="00384A74">
                <w:rPr>
                  <w:rFonts w:ascii="Times New Roman" w:hAnsi="Times New Roman"/>
                  <w:rPrChange w:id="378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789" w:author="Test" w:date="2008-12-04T14:34:00Z"/>
              </w:numPr>
              <w:spacing w:line="228" w:lineRule="auto"/>
              <w:jc w:val="both"/>
              <w:rPr>
                <w:ins w:id="3790" w:author="Test" w:date="2008-12-04T14:34:00Z"/>
                <w:rFonts w:ascii="Times New Roman" w:hAnsi="Times New Roman"/>
                <w:rPrChange w:id="3791" w:author="Test" w:date="2008-12-04T14:38:00Z">
                  <w:rPr>
                    <w:ins w:id="379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793" w:author="Test" w:date="2008-12-04T14:34:00Z">
              <w:r w:rsidRPr="00384A74">
                <w:rPr>
                  <w:rFonts w:ascii="Times New Roman" w:hAnsi="Times New Roman"/>
                  <w:rPrChange w:id="379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</w:tcPr>
          <w:p w:rsidR="00A37D06" w:rsidRPr="00384A74" w:rsidRDefault="00A37D06" w:rsidP="00C377D7">
            <w:pPr>
              <w:numPr>
                <w:ins w:id="3795" w:author="Test" w:date="2008-12-04T14:34:00Z"/>
              </w:numPr>
              <w:spacing w:line="228" w:lineRule="auto"/>
              <w:jc w:val="both"/>
              <w:rPr>
                <w:ins w:id="3796" w:author="Test" w:date="2008-12-04T14:34:00Z"/>
                <w:rFonts w:ascii="Times New Roman" w:hAnsi="Times New Roman"/>
                <w:rPrChange w:id="3797" w:author="Test" w:date="2008-12-04T14:38:00Z">
                  <w:rPr>
                    <w:ins w:id="379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3799" w:author="Test" w:date="2008-12-04T14:34:00Z"/>
              </w:numPr>
              <w:spacing w:line="228" w:lineRule="auto"/>
              <w:jc w:val="both"/>
              <w:rPr>
                <w:ins w:id="3800" w:author="Test" w:date="2008-12-04T14:34:00Z"/>
                <w:rFonts w:ascii="Times New Roman" w:hAnsi="Times New Roman"/>
                <w:rPrChange w:id="3801" w:author="Test" w:date="2008-12-04T14:38:00Z">
                  <w:rPr>
                    <w:ins w:id="380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</w:tcPr>
          <w:p w:rsidR="00A37D06" w:rsidRPr="00384A74" w:rsidRDefault="00A37D06" w:rsidP="00C377D7">
            <w:pPr>
              <w:numPr>
                <w:ins w:id="3803" w:author="Test" w:date="2008-12-04T14:34:00Z"/>
              </w:numPr>
              <w:spacing w:line="228" w:lineRule="auto"/>
              <w:jc w:val="both"/>
              <w:rPr>
                <w:ins w:id="3804" w:author="Test" w:date="2008-12-04T14:34:00Z"/>
                <w:rFonts w:ascii="Times New Roman" w:hAnsi="Times New Roman"/>
                <w:rPrChange w:id="3805" w:author="Test" w:date="2008-12-04T14:38:00Z">
                  <w:rPr>
                    <w:ins w:id="380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807" w:author="Test" w:date="2008-12-04T14:34:00Z"/>
              </w:numPr>
              <w:spacing w:line="228" w:lineRule="auto"/>
              <w:jc w:val="both"/>
              <w:rPr>
                <w:ins w:id="3808" w:author="Test" w:date="2008-12-04T14:34:00Z"/>
                <w:rFonts w:ascii="Times New Roman" w:hAnsi="Times New Roman"/>
                <w:rPrChange w:id="3809" w:author="Test" w:date="2008-12-04T14:38:00Z">
                  <w:rPr>
                    <w:ins w:id="38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11" w:author="Test" w:date="2008-12-04T14:34:00Z">
              <w:r w:rsidRPr="00384A74">
                <w:rPr>
                  <w:rFonts w:ascii="Times New Roman" w:hAnsi="Times New Roman"/>
                  <w:rPrChange w:id="38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813" w:author="Test" w:date="2008-12-04T14:34:00Z"/>
              </w:numPr>
              <w:spacing w:line="228" w:lineRule="auto"/>
              <w:jc w:val="both"/>
              <w:rPr>
                <w:ins w:id="3814" w:author="Test" w:date="2008-12-04T14:34:00Z"/>
                <w:rFonts w:ascii="Times New Roman" w:hAnsi="Times New Roman"/>
                <w:rPrChange w:id="3815" w:author="Test" w:date="2008-12-04T14:38:00Z">
                  <w:rPr>
                    <w:ins w:id="38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17" w:author="Test" w:date="2008-12-04T14:34:00Z">
              <w:r w:rsidRPr="00384A74">
                <w:rPr>
                  <w:rFonts w:ascii="Times New Roman" w:hAnsi="Times New Roman"/>
                  <w:rPrChange w:id="38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819" w:author="Test" w:date="2008-12-04T14:34:00Z"/>
              </w:numPr>
              <w:spacing w:line="228" w:lineRule="auto"/>
              <w:jc w:val="both"/>
              <w:rPr>
                <w:ins w:id="3820" w:author="Test" w:date="2008-12-04T14:34:00Z"/>
                <w:rFonts w:ascii="Times New Roman" w:hAnsi="Times New Roman"/>
                <w:rPrChange w:id="3821" w:author="Test" w:date="2008-12-04T14:38:00Z">
                  <w:rPr>
                    <w:ins w:id="38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23" w:author="Test" w:date="2008-12-04T14:34:00Z">
              <w:r w:rsidRPr="00384A74">
                <w:rPr>
                  <w:rFonts w:ascii="Times New Roman" w:hAnsi="Times New Roman"/>
                  <w:rPrChange w:id="38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825" w:author="Test" w:date="2008-12-04T14:34:00Z"/>
              </w:numPr>
              <w:spacing w:line="228" w:lineRule="auto"/>
              <w:jc w:val="both"/>
              <w:rPr>
                <w:ins w:id="3826" w:author="Test" w:date="2008-12-04T14:34:00Z"/>
                <w:rFonts w:ascii="Times New Roman" w:hAnsi="Times New Roman"/>
                <w:rPrChange w:id="3827" w:author="Test" w:date="2008-12-04T14:38:00Z">
                  <w:rPr>
                    <w:ins w:id="38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29" w:author="Test" w:date="2008-12-04T14:34:00Z">
              <w:r w:rsidRPr="00384A74">
                <w:rPr>
                  <w:rFonts w:ascii="Times New Roman" w:hAnsi="Times New Roman"/>
                  <w:rPrChange w:id="38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3831" w:author="Test" w:date="2008-12-04T14:34:00Z"/>
              </w:numPr>
              <w:spacing w:line="228" w:lineRule="auto"/>
              <w:jc w:val="both"/>
              <w:rPr>
                <w:ins w:id="3832" w:author="Test" w:date="2008-12-04T14:34:00Z"/>
                <w:rFonts w:ascii="Times New Roman" w:hAnsi="Times New Roman"/>
                <w:rPrChange w:id="3833" w:author="Test" w:date="2008-12-04T14:38:00Z">
                  <w:rPr>
                    <w:ins w:id="38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35" w:author="Test" w:date="2008-12-04T14:34:00Z">
              <w:r w:rsidRPr="00384A74">
                <w:rPr>
                  <w:rFonts w:ascii="Times New Roman" w:hAnsi="Times New Roman"/>
                  <w:rPrChange w:id="38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37" w:type="pct"/>
          </w:tcPr>
          <w:p w:rsidR="00A37D06" w:rsidRPr="00384A74" w:rsidRDefault="00A37D06" w:rsidP="00C377D7">
            <w:pPr>
              <w:numPr>
                <w:ins w:id="3837" w:author="Test" w:date="2008-12-04T14:34:00Z"/>
              </w:numPr>
              <w:spacing w:line="228" w:lineRule="auto"/>
              <w:jc w:val="both"/>
              <w:rPr>
                <w:ins w:id="3838" w:author="Test" w:date="2008-12-04T14:34:00Z"/>
                <w:rFonts w:ascii="Times New Roman" w:hAnsi="Times New Roman"/>
                <w:rPrChange w:id="3839" w:author="Test" w:date="2008-12-04T14:38:00Z">
                  <w:rPr>
                    <w:ins w:id="384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384A74" w:rsidRDefault="00A37D06" w:rsidP="00C377D7">
      <w:pPr>
        <w:numPr>
          <w:ins w:id="3841" w:author="Test" w:date="2008-12-04T14:34:00Z"/>
        </w:numPr>
        <w:spacing w:line="228" w:lineRule="auto"/>
        <w:ind w:firstLine="397"/>
        <w:jc w:val="both"/>
        <w:rPr>
          <w:ins w:id="3842" w:author="Test" w:date="2008-12-04T14:34:00Z"/>
          <w:rFonts w:ascii="Times New Roman" w:hAnsi="Times New Roman"/>
          <w:u w:val="single"/>
          <w:rPrChange w:id="3843" w:author="Test" w:date="2008-12-04T14:38:00Z">
            <w:rPr>
              <w:ins w:id="3844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384A74">
        <w:trPr>
          <w:jc w:val="center"/>
          <w:ins w:id="3845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C377D7" w:rsidRDefault="00A37D06" w:rsidP="00C377D7">
            <w:pPr>
              <w:numPr>
                <w:ins w:id="3846" w:author="Test" w:date="2008-12-04T14:34:00Z"/>
              </w:numPr>
              <w:spacing w:line="228" w:lineRule="auto"/>
              <w:jc w:val="both"/>
              <w:rPr>
                <w:ins w:id="3847" w:author="Test" w:date="2008-12-04T14:34:00Z"/>
                <w:rFonts w:ascii="Times New Roman" w:hAnsi="Times New Roman"/>
                <w:sz w:val="22"/>
                <w:szCs w:val="22"/>
                <w:rPrChange w:id="3848" w:author="Test" w:date="2008-12-04T14:38:00Z">
                  <w:rPr>
                    <w:ins w:id="38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50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38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15.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852" w:author="Test" w:date="2008-12-04T14:34:00Z"/>
              </w:numPr>
              <w:spacing w:line="228" w:lineRule="auto"/>
              <w:jc w:val="both"/>
              <w:rPr>
                <w:ins w:id="3853" w:author="Test" w:date="2008-12-04T14:34:00Z"/>
                <w:rFonts w:ascii="Times New Roman" w:hAnsi="Times New Roman"/>
                <w:rPrChange w:id="3854" w:author="Test" w:date="2008-12-04T14:38:00Z">
                  <w:rPr>
                    <w:ins w:id="38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56" w:author="Test" w:date="2008-12-04T14:34:00Z">
              <w:r w:rsidRPr="00384A74">
                <w:rPr>
                  <w:rFonts w:ascii="Times New Roman" w:hAnsi="Times New Roman"/>
                  <w:rPrChange w:id="38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858" w:author="Test" w:date="2008-12-04T14:34:00Z"/>
              </w:numPr>
              <w:spacing w:line="228" w:lineRule="auto"/>
              <w:jc w:val="both"/>
              <w:rPr>
                <w:ins w:id="3859" w:author="Test" w:date="2008-12-04T14:34:00Z"/>
                <w:rFonts w:ascii="Times New Roman" w:hAnsi="Times New Roman"/>
                <w:rPrChange w:id="3860" w:author="Test" w:date="2008-12-04T14:38:00Z">
                  <w:rPr>
                    <w:ins w:id="38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62" w:author="Test" w:date="2008-12-04T14:34:00Z">
              <w:r w:rsidRPr="00384A74">
                <w:rPr>
                  <w:rFonts w:ascii="Times New Roman" w:hAnsi="Times New Roman"/>
                  <w:rPrChange w:id="38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864" w:author="Test" w:date="2008-12-04T14:34:00Z"/>
              </w:numPr>
              <w:spacing w:line="228" w:lineRule="auto"/>
              <w:jc w:val="both"/>
              <w:rPr>
                <w:ins w:id="3865" w:author="Test" w:date="2008-12-04T14:34:00Z"/>
                <w:rFonts w:ascii="Times New Roman" w:hAnsi="Times New Roman"/>
                <w:rPrChange w:id="3866" w:author="Test" w:date="2008-12-04T14:38:00Z">
                  <w:rPr>
                    <w:ins w:id="38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68" w:author="Test" w:date="2008-12-04T14:34:00Z">
              <w:r w:rsidRPr="00384A74">
                <w:rPr>
                  <w:rFonts w:ascii="Times New Roman" w:hAnsi="Times New Roman"/>
                  <w:rPrChange w:id="38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870" w:author="Test" w:date="2008-12-04T14:34:00Z"/>
              </w:numPr>
              <w:spacing w:line="228" w:lineRule="auto"/>
              <w:jc w:val="both"/>
              <w:rPr>
                <w:ins w:id="3871" w:author="Test" w:date="2008-12-04T14:34:00Z"/>
                <w:rFonts w:ascii="Times New Roman" w:hAnsi="Times New Roman"/>
                <w:rPrChange w:id="3872" w:author="Test" w:date="2008-12-04T14:38:00Z">
                  <w:rPr>
                    <w:ins w:id="38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74" w:author="Test" w:date="2008-12-04T14:34:00Z">
              <w:r w:rsidRPr="00384A74">
                <w:rPr>
                  <w:rFonts w:ascii="Times New Roman" w:hAnsi="Times New Roman"/>
                  <w:rPrChange w:id="38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876" w:author="Test" w:date="2008-12-04T14:34:00Z"/>
              </w:numPr>
              <w:spacing w:line="228" w:lineRule="auto"/>
              <w:jc w:val="both"/>
              <w:rPr>
                <w:ins w:id="3877" w:author="Test" w:date="2008-12-04T14:34:00Z"/>
                <w:rFonts w:ascii="Times New Roman" w:hAnsi="Times New Roman"/>
                <w:rPrChange w:id="3878" w:author="Test" w:date="2008-12-04T14:38:00Z">
                  <w:rPr>
                    <w:ins w:id="387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80" w:author="Test" w:date="2008-12-04T14:34:00Z">
              <w:r w:rsidRPr="00384A74">
                <w:rPr>
                  <w:rFonts w:ascii="Times New Roman" w:hAnsi="Times New Roman"/>
                  <w:rPrChange w:id="388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882" w:author="Test" w:date="2008-12-04T14:34:00Z"/>
              </w:numPr>
              <w:spacing w:line="228" w:lineRule="auto"/>
              <w:jc w:val="both"/>
              <w:rPr>
                <w:ins w:id="3883" w:author="Test" w:date="2008-12-04T14:34:00Z"/>
                <w:rFonts w:ascii="Times New Roman" w:hAnsi="Times New Roman"/>
                <w:rPrChange w:id="3884" w:author="Test" w:date="2008-12-04T14:38:00Z">
                  <w:rPr>
                    <w:ins w:id="388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86" w:author="Test" w:date="2008-12-04T14:34:00Z">
              <w:r w:rsidRPr="00384A74">
                <w:rPr>
                  <w:rFonts w:ascii="Times New Roman" w:hAnsi="Times New Roman"/>
                  <w:rPrChange w:id="388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3888" w:author="Test" w:date="2008-12-04T14:34:00Z"/>
              </w:numPr>
              <w:spacing w:line="228" w:lineRule="auto"/>
              <w:jc w:val="both"/>
              <w:rPr>
                <w:ins w:id="3889" w:author="Test" w:date="2008-12-04T14:34:00Z"/>
                <w:rFonts w:ascii="Times New Roman" w:hAnsi="Times New Roman"/>
                <w:rPrChange w:id="3890" w:author="Test" w:date="2008-12-04T14:38:00Z">
                  <w:rPr>
                    <w:ins w:id="389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892" w:author="Test" w:date="2008-12-04T14:34:00Z"/>
              </w:numPr>
              <w:spacing w:line="228" w:lineRule="auto"/>
              <w:jc w:val="both"/>
              <w:rPr>
                <w:ins w:id="3893" w:author="Test" w:date="2008-12-04T14:34:00Z"/>
                <w:rFonts w:ascii="Times New Roman" w:hAnsi="Times New Roman"/>
                <w:b/>
                <w:rPrChange w:id="3894" w:author="Test" w:date="2008-12-04T14:38:00Z">
                  <w:rPr>
                    <w:ins w:id="38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896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38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16</w:t>
              </w:r>
              <w:r w:rsidRPr="00384A74">
                <w:rPr>
                  <w:rFonts w:ascii="Times New Roman" w:hAnsi="Times New Roman"/>
                  <w:b/>
                  <w:rPrChange w:id="38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899" w:author="Test" w:date="2008-12-04T14:34:00Z"/>
              </w:numPr>
              <w:spacing w:line="228" w:lineRule="auto"/>
              <w:jc w:val="both"/>
              <w:rPr>
                <w:ins w:id="3900" w:author="Test" w:date="2008-12-04T14:34:00Z"/>
                <w:rFonts w:ascii="Times New Roman" w:hAnsi="Times New Roman"/>
                <w:rPrChange w:id="3901" w:author="Test" w:date="2008-12-04T14:38:00Z">
                  <w:rPr>
                    <w:ins w:id="39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03" w:author="Test" w:date="2008-12-04T14:34:00Z">
              <w:r w:rsidRPr="00384A74">
                <w:rPr>
                  <w:rFonts w:ascii="Times New Roman" w:hAnsi="Times New Roman"/>
                  <w:rPrChange w:id="39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05" w:author="Test" w:date="2008-12-04T14:34:00Z"/>
              </w:numPr>
              <w:spacing w:line="228" w:lineRule="auto"/>
              <w:jc w:val="both"/>
              <w:rPr>
                <w:ins w:id="3906" w:author="Test" w:date="2008-12-04T14:34:00Z"/>
                <w:rFonts w:ascii="Times New Roman" w:hAnsi="Times New Roman"/>
                <w:rPrChange w:id="3907" w:author="Test" w:date="2008-12-04T14:38:00Z">
                  <w:rPr>
                    <w:ins w:id="390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09" w:author="Test" w:date="2008-12-04T14:34:00Z">
              <w:r w:rsidRPr="00384A74">
                <w:rPr>
                  <w:rFonts w:ascii="Times New Roman" w:hAnsi="Times New Roman"/>
                  <w:rPrChange w:id="391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11" w:author="Test" w:date="2008-12-04T14:34:00Z"/>
              </w:numPr>
              <w:spacing w:line="228" w:lineRule="auto"/>
              <w:jc w:val="both"/>
              <w:rPr>
                <w:ins w:id="3912" w:author="Test" w:date="2008-12-04T14:34:00Z"/>
                <w:rFonts w:ascii="Times New Roman" w:hAnsi="Times New Roman"/>
                <w:rPrChange w:id="3913" w:author="Test" w:date="2008-12-04T14:38:00Z">
                  <w:rPr>
                    <w:ins w:id="39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15" w:author="Test" w:date="2008-12-04T14:34:00Z">
              <w:r w:rsidRPr="00384A74">
                <w:rPr>
                  <w:rFonts w:ascii="Times New Roman" w:hAnsi="Times New Roman"/>
                  <w:rPrChange w:id="39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17" w:author="Test" w:date="2008-12-04T14:34:00Z"/>
              </w:numPr>
              <w:spacing w:line="228" w:lineRule="auto"/>
              <w:jc w:val="both"/>
              <w:rPr>
                <w:ins w:id="3918" w:author="Test" w:date="2008-12-04T14:34:00Z"/>
                <w:rFonts w:ascii="Times New Roman" w:hAnsi="Times New Roman"/>
                <w:rPrChange w:id="3919" w:author="Test" w:date="2008-12-04T14:38:00Z">
                  <w:rPr>
                    <w:ins w:id="39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21" w:author="Test" w:date="2008-12-04T14:34:00Z">
              <w:r w:rsidRPr="00384A74">
                <w:rPr>
                  <w:rFonts w:ascii="Times New Roman" w:hAnsi="Times New Roman"/>
                  <w:rPrChange w:id="39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23" w:author="Test" w:date="2008-12-04T14:34:00Z"/>
              </w:numPr>
              <w:spacing w:line="228" w:lineRule="auto"/>
              <w:jc w:val="both"/>
              <w:rPr>
                <w:ins w:id="3924" w:author="Test" w:date="2008-12-04T14:34:00Z"/>
                <w:rFonts w:ascii="Times New Roman" w:hAnsi="Times New Roman"/>
                <w:rPrChange w:id="3925" w:author="Test" w:date="2008-12-04T14:38:00Z">
                  <w:rPr>
                    <w:ins w:id="39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27" w:author="Test" w:date="2008-12-04T14:34:00Z">
              <w:r w:rsidRPr="00384A74">
                <w:rPr>
                  <w:rFonts w:ascii="Times New Roman" w:hAnsi="Times New Roman"/>
                  <w:rPrChange w:id="39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929" w:author="Test" w:date="2008-12-04T14:34:00Z"/>
              </w:numPr>
              <w:spacing w:line="228" w:lineRule="auto"/>
              <w:jc w:val="both"/>
              <w:rPr>
                <w:ins w:id="3930" w:author="Test" w:date="2008-12-04T14:34:00Z"/>
                <w:rFonts w:ascii="Times New Roman" w:hAnsi="Times New Roman"/>
                <w:rPrChange w:id="3931" w:author="Test" w:date="2008-12-04T14:38:00Z">
                  <w:rPr>
                    <w:ins w:id="393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33" w:author="Test" w:date="2008-12-04T14:34:00Z">
              <w:r w:rsidRPr="00384A74">
                <w:rPr>
                  <w:rFonts w:ascii="Times New Roman" w:hAnsi="Times New Roman"/>
                  <w:rPrChange w:id="393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</w:tr>
      <w:tr w:rsidR="00A37D06" w:rsidRPr="00384A74">
        <w:trPr>
          <w:jc w:val="center"/>
          <w:ins w:id="3935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36" w:author="Test" w:date="2008-12-04T14:34:00Z"/>
              </w:numPr>
              <w:spacing w:line="228" w:lineRule="auto"/>
              <w:jc w:val="both"/>
              <w:rPr>
                <w:ins w:id="3937" w:author="Test" w:date="2008-12-04T14:34:00Z"/>
                <w:rFonts w:ascii="Times New Roman" w:hAnsi="Times New Roman"/>
                <w:rPrChange w:id="3938" w:author="Test" w:date="2008-12-04T14:38:00Z">
                  <w:rPr>
                    <w:ins w:id="393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40" w:author="Test" w:date="2008-12-04T14:34:00Z"/>
              </w:numPr>
              <w:spacing w:line="228" w:lineRule="auto"/>
              <w:jc w:val="both"/>
              <w:rPr>
                <w:ins w:id="3941" w:author="Test" w:date="2008-12-04T14:34:00Z"/>
                <w:rFonts w:ascii="Times New Roman" w:hAnsi="Times New Roman"/>
                <w:rPrChange w:id="3942" w:author="Test" w:date="2008-12-04T14:38:00Z">
                  <w:rPr>
                    <w:ins w:id="39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44" w:author="Test" w:date="2008-12-04T14:34:00Z">
              <w:r w:rsidRPr="00384A74">
                <w:rPr>
                  <w:rFonts w:ascii="Times New Roman" w:hAnsi="Times New Roman"/>
                  <w:rPrChange w:id="39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46" w:author="Test" w:date="2008-12-04T14:34:00Z"/>
              </w:numPr>
              <w:spacing w:line="228" w:lineRule="auto"/>
              <w:jc w:val="both"/>
              <w:rPr>
                <w:ins w:id="3947" w:author="Test" w:date="2008-12-04T14:34:00Z"/>
                <w:rFonts w:ascii="Times New Roman" w:hAnsi="Times New Roman"/>
                <w:rPrChange w:id="3948" w:author="Test" w:date="2008-12-04T14:38:00Z">
                  <w:rPr>
                    <w:ins w:id="39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50" w:author="Test" w:date="2008-12-04T14:34:00Z">
              <w:r w:rsidRPr="00384A74">
                <w:rPr>
                  <w:rFonts w:ascii="Times New Roman" w:hAnsi="Times New Roman"/>
                  <w:rPrChange w:id="39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52" w:author="Test" w:date="2008-12-04T14:34:00Z"/>
              </w:numPr>
              <w:spacing w:line="228" w:lineRule="auto"/>
              <w:jc w:val="both"/>
              <w:rPr>
                <w:ins w:id="3953" w:author="Test" w:date="2008-12-04T14:34:00Z"/>
                <w:rFonts w:ascii="Times New Roman" w:hAnsi="Times New Roman"/>
                <w:rPrChange w:id="3954" w:author="Test" w:date="2008-12-04T14:38:00Z">
                  <w:rPr>
                    <w:ins w:id="39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56" w:author="Test" w:date="2008-12-04T14:34:00Z">
              <w:r w:rsidRPr="00384A74">
                <w:rPr>
                  <w:rFonts w:ascii="Times New Roman" w:hAnsi="Times New Roman"/>
                  <w:rPrChange w:id="39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58" w:author="Test" w:date="2008-12-04T14:34:00Z"/>
              </w:numPr>
              <w:spacing w:line="228" w:lineRule="auto"/>
              <w:jc w:val="both"/>
              <w:rPr>
                <w:ins w:id="3959" w:author="Test" w:date="2008-12-04T14:34:00Z"/>
                <w:rFonts w:ascii="Times New Roman" w:hAnsi="Times New Roman"/>
                <w:rPrChange w:id="3960" w:author="Test" w:date="2008-12-04T14:38:00Z">
                  <w:rPr>
                    <w:ins w:id="39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62" w:author="Test" w:date="2008-12-04T14:34:00Z">
              <w:r w:rsidRPr="00384A74">
                <w:rPr>
                  <w:rFonts w:ascii="Times New Roman" w:hAnsi="Times New Roman"/>
                  <w:rPrChange w:id="39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64" w:author="Test" w:date="2008-12-04T14:34:00Z"/>
              </w:numPr>
              <w:spacing w:line="228" w:lineRule="auto"/>
              <w:jc w:val="both"/>
              <w:rPr>
                <w:ins w:id="3965" w:author="Test" w:date="2008-12-04T14:34:00Z"/>
                <w:rFonts w:ascii="Times New Roman" w:hAnsi="Times New Roman"/>
                <w:rPrChange w:id="3966" w:author="Test" w:date="2008-12-04T14:38:00Z">
                  <w:rPr>
                    <w:ins w:id="39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68" w:author="Test" w:date="2008-12-04T14:34:00Z">
              <w:r w:rsidRPr="00384A74">
                <w:rPr>
                  <w:rFonts w:ascii="Times New Roman" w:hAnsi="Times New Roman"/>
                  <w:rPrChange w:id="39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3970" w:author="Test" w:date="2008-12-04T14:34:00Z"/>
              </w:numPr>
              <w:spacing w:line="228" w:lineRule="auto"/>
              <w:jc w:val="both"/>
              <w:rPr>
                <w:ins w:id="3971" w:author="Test" w:date="2008-12-04T14:34:00Z"/>
                <w:rFonts w:ascii="Times New Roman" w:hAnsi="Times New Roman"/>
                <w:rPrChange w:id="3972" w:author="Test" w:date="2008-12-04T14:38:00Z">
                  <w:rPr>
                    <w:ins w:id="39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74" w:author="Test" w:date="2008-12-04T14:34:00Z">
              <w:r w:rsidRPr="00384A74">
                <w:rPr>
                  <w:rFonts w:ascii="Times New Roman" w:hAnsi="Times New Roman"/>
                  <w:rPrChange w:id="39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3976" w:author="Test" w:date="2008-12-04T14:34:00Z"/>
              </w:numPr>
              <w:spacing w:line="228" w:lineRule="auto"/>
              <w:jc w:val="both"/>
              <w:rPr>
                <w:ins w:id="3977" w:author="Test" w:date="2008-12-04T14:34:00Z"/>
                <w:rFonts w:ascii="Times New Roman" w:hAnsi="Times New Roman"/>
                <w:rPrChange w:id="3978" w:author="Test" w:date="2008-12-04T14:38:00Z">
                  <w:rPr>
                    <w:ins w:id="397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80" w:author="Test" w:date="2008-12-04T14:34:00Z"/>
              </w:numPr>
              <w:spacing w:line="228" w:lineRule="auto"/>
              <w:jc w:val="both"/>
              <w:rPr>
                <w:ins w:id="3981" w:author="Test" w:date="2008-12-04T14:34:00Z"/>
                <w:rFonts w:ascii="Times New Roman" w:hAnsi="Times New Roman"/>
                <w:rPrChange w:id="3982" w:author="Test" w:date="2008-12-04T14:38:00Z">
                  <w:rPr>
                    <w:ins w:id="398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84" w:author="Test" w:date="2008-12-04T14:34:00Z"/>
              </w:numPr>
              <w:spacing w:line="228" w:lineRule="auto"/>
              <w:jc w:val="both"/>
              <w:rPr>
                <w:ins w:id="3985" w:author="Test" w:date="2008-12-04T14:34:00Z"/>
                <w:rFonts w:ascii="Times New Roman" w:hAnsi="Times New Roman"/>
                <w:rPrChange w:id="3986" w:author="Test" w:date="2008-12-04T14:38:00Z">
                  <w:rPr>
                    <w:ins w:id="39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88" w:author="Test" w:date="2008-12-04T14:34:00Z">
              <w:r w:rsidRPr="00384A74">
                <w:rPr>
                  <w:rFonts w:ascii="Times New Roman" w:hAnsi="Times New Roman"/>
                  <w:rPrChange w:id="39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90" w:author="Test" w:date="2008-12-04T14:34:00Z"/>
              </w:numPr>
              <w:spacing w:line="228" w:lineRule="auto"/>
              <w:jc w:val="both"/>
              <w:rPr>
                <w:ins w:id="3991" w:author="Test" w:date="2008-12-04T14:34:00Z"/>
                <w:rFonts w:ascii="Times New Roman" w:hAnsi="Times New Roman"/>
                <w:rPrChange w:id="3992" w:author="Test" w:date="2008-12-04T14:38:00Z">
                  <w:rPr>
                    <w:ins w:id="399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3994" w:author="Test" w:date="2008-12-04T14:34:00Z">
              <w:r w:rsidRPr="00384A74">
                <w:rPr>
                  <w:rFonts w:ascii="Times New Roman" w:hAnsi="Times New Roman"/>
                  <w:rPrChange w:id="399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3996" w:author="Test" w:date="2008-12-04T14:34:00Z"/>
              </w:numPr>
              <w:spacing w:line="228" w:lineRule="auto"/>
              <w:jc w:val="both"/>
              <w:rPr>
                <w:ins w:id="3997" w:author="Test" w:date="2008-12-04T14:34:00Z"/>
                <w:rFonts w:ascii="Times New Roman" w:hAnsi="Times New Roman"/>
                <w:rPrChange w:id="3998" w:author="Test" w:date="2008-12-04T14:38:00Z">
                  <w:rPr>
                    <w:ins w:id="39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00" w:author="Test" w:date="2008-12-04T14:34:00Z">
              <w:r w:rsidRPr="00384A74">
                <w:rPr>
                  <w:rFonts w:ascii="Times New Roman" w:hAnsi="Times New Roman"/>
                  <w:rPrChange w:id="40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02" w:author="Test" w:date="2008-12-04T14:34:00Z"/>
              </w:numPr>
              <w:spacing w:line="228" w:lineRule="auto"/>
              <w:jc w:val="both"/>
              <w:rPr>
                <w:ins w:id="4003" w:author="Test" w:date="2008-12-04T14:34:00Z"/>
                <w:rFonts w:ascii="Times New Roman" w:hAnsi="Times New Roman"/>
                <w:rPrChange w:id="4004" w:author="Test" w:date="2008-12-04T14:38:00Z">
                  <w:rPr>
                    <w:ins w:id="40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06" w:author="Test" w:date="2008-12-04T14:34:00Z">
              <w:r w:rsidRPr="00384A74">
                <w:rPr>
                  <w:rFonts w:ascii="Times New Roman" w:hAnsi="Times New Roman"/>
                  <w:rPrChange w:id="40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08" w:author="Test" w:date="2008-12-04T14:34:00Z"/>
              </w:numPr>
              <w:spacing w:line="228" w:lineRule="auto"/>
              <w:jc w:val="both"/>
              <w:rPr>
                <w:ins w:id="4009" w:author="Test" w:date="2008-12-04T14:34:00Z"/>
                <w:rFonts w:ascii="Times New Roman" w:hAnsi="Times New Roman"/>
                <w:rPrChange w:id="4010" w:author="Test" w:date="2008-12-04T14:38:00Z">
                  <w:rPr>
                    <w:ins w:id="40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12" w:author="Test" w:date="2008-12-04T14:34:00Z">
              <w:r w:rsidRPr="00384A74">
                <w:rPr>
                  <w:rFonts w:ascii="Times New Roman" w:hAnsi="Times New Roman"/>
                  <w:rPrChange w:id="40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014" w:author="Test" w:date="2008-12-04T14:34:00Z"/>
              </w:numPr>
              <w:spacing w:line="228" w:lineRule="auto"/>
              <w:jc w:val="both"/>
              <w:rPr>
                <w:ins w:id="4015" w:author="Test" w:date="2008-12-04T14:34:00Z"/>
                <w:rFonts w:ascii="Times New Roman" w:hAnsi="Times New Roman"/>
                <w:rPrChange w:id="4016" w:author="Test" w:date="2008-12-04T14:38:00Z">
                  <w:rPr>
                    <w:ins w:id="401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18" w:author="Test" w:date="2008-12-04T14:34:00Z">
              <w:r w:rsidRPr="00384A74">
                <w:rPr>
                  <w:rFonts w:ascii="Times New Roman" w:hAnsi="Times New Roman"/>
                  <w:rPrChange w:id="401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</w:tr>
      <w:tr w:rsidR="00A37D06" w:rsidRPr="00384A74">
        <w:trPr>
          <w:jc w:val="center"/>
          <w:ins w:id="4020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21" w:author="Test" w:date="2008-12-04T14:34:00Z"/>
              </w:numPr>
              <w:spacing w:line="228" w:lineRule="auto"/>
              <w:jc w:val="both"/>
              <w:rPr>
                <w:ins w:id="4022" w:author="Test" w:date="2008-12-04T14:34:00Z"/>
                <w:rFonts w:ascii="Times New Roman" w:hAnsi="Times New Roman"/>
                <w:rPrChange w:id="4023" w:author="Test" w:date="2008-12-04T14:38:00Z">
                  <w:rPr>
                    <w:ins w:id="402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25" w:author="Test" w:date="2008-12-04T14:34:00Z"/>
              </w:numPr>
              <w:spacing w:line="228" w:lineRule="auto"/>
              <w:jc w:val="both"/>
              <w:rPr>
                <w:ins w:id="4026" w:author="Test" w:date="2008-12-04T14:34:00Z"/>
                <w:rFonts w:ascii="Times New Roman" w:hAnsi="Times New Roman"/>
                <w:rPrChange w:id="4027" w:author="Test" w:date="2008-12-04T14:38:00Z">
                  <w:rPr>
                    <w:ins w:id="40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29" w:author="Test" w:date="2008-12-04T14:34:00Z">
              <w:r w:rsidRPr="00384A74">
                <w:rPr>
                  <w:rFonts w:ascii="Times New Roman" w:hAnsi="Times New Roman"/>
                  <w:rPrChange w:id="40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31" w:author="Test" w:date="2008-12-04T14:34:00Z"/>
              </w:numPr>
              <w:spacing w:line="228" w:lineRule="auto"/>
              <w:jc w:val="both"/>
              <w:rPr>
                <w:ins w:id="4032" w:author="Test" w:date="2008-12-04T14:34:00Z"/>
                <w:rFonts w:ascii="Times New Roman" w:hAnsi="Times New Roman"/>
                <w:rPrChange w:id="4033" w:author="Test" w:date="2008-12-04T14:38:00Z">
                  <w:rPr>
                    <w:ins w:id="40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35" w:author="Test" w:date="2008-12-04T14:34:00Z">
              <w:r w:rsidRPr="00384A74">
                <w:rPr>
                  <w:rFonts w:ascii="Times New Roman" w:hAnsi="Times New Roman"/>
                  <w:rPrChange w:id="40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37" w:author="Test" w:date="2008-12-04T14:34:00Z"/>
              </w:numPr>
              <w:spacing w:line="228" w:lineRule="auto"/>
              <w:jc w:val="both"/>
              <w:rPr>
                <w:ins w:id="4038" w:author="Test" w:date="2008-12-04T14:34:00Z"/>
                <w:rFonts w:ascii="Times New Roman" w:hAnsi="Times New Roman"/>
                <w:rPrChange w:id="4039" w:author="Test" w:date="2008-12-04T14:38:00Z">
                  <w:rPr>
                    <w:ins w:id="40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41" w:author="Test" w:date="2008-12-04T14:34:00Z">
              <w:r w:rsidRPr="00384A74">
                <w:rPr>
                  <w:rFonts w:ascii="Times New Roman" w:hAnsi="Times New Roman"/>
                  <w:rPrChange w:id="40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43" w:author="Test" w:date="2008-12-04T14:34:00Z"/>
              </w:numPr>
              <w:spacing w:line="228" w:lineRule="auto"/>
              <w:jc w:val="both"/>
              <w:rPr>
                <w:ins w:id="4044" w:author="Test" w:date="2008-12-04T14:34:00Z"/>
                <w:rFonts w:ascii="Times New Roman" w:hAnsi="Times New Roman"/>
                <w:rPrChange w:id="4045" w:author="Test" w:date="2008-12-04T14:38:00Z">
                  <w:rPr>
                    <w:ins w:id="40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47" w:author="Test" w:date="2008-12-04T14:34:00Z">
              <w:r w:rsidRPr="00384A74">
                <w:rPr>
                  <w:rFonts w:ascii="Times New Roman" w:hAnsi="Times New Roman"/>
                  <w:rPrChange w:id="40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49" w:author="Test" w:date="2008-12-04T14:34:00Z"/>
              </w:numPr>
              <w:spacing w:line="228" w:lineRule="auto"/>
              <w:jc w:val="both"/>
              <w:rPr>
                <w:ins w:id="4050" w:author="Test" w:date="2008-12-04T14:34:00Z"/>
                <w:rFonts w:ascii="Times New Roman" w:hAnsi="Times New Roman"/>
                <w:rPrChange w:id="4051" w:author="Test" w:date="2008-12-04T14:38:00Z">
                  <w:rPr>
                    <w:ins w:id="40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53" w:author="Test" w:date="2008-12-04T14:34:00Z">
              <w:r w:rsidRPr="00384A74">
                <w:rPr>
                  <w:rFonts w:ascii="Times New Roman" w:hAnsi="Times New Roman"/>
                  <w:rPrChange w:id="40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055" w:author="Test" w:date="2008-12-04T14:34:00Z"/>
              </w:numPr>
              <w:spacing w:line="228" w:lineRule="auto"/>
              <w:jc w:val="both"/>
              <w:rPr>
                <w:ins w:id="4056" w:author="Test" w:date="2008-12-04T14:34:00Z"/>
                <w:rFonts w:ascii="Times New Roman" w:hAnsi="Times New Roman"/>
                <w:rPrChange w:id="4057" w:author="Test" w:date="2008-12-04T14:38:00Z">
                  <w:rPr>
                    <w:ins w:id="40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59" w:author="Test" w:date="2008-12-04T14:34:00Z">
              <w:r w:rsidRPr="00384A74">
                <w:rPr>
                  <w:rFonts w:ascii="Times New Roman" w:hAnsi="Times New Roman"/>
                  <w:rPrChange w:id="40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4061" w:author="Test" w:date="2008-12-04T14:34:00Z"/>
              </w:numPr>
              <w:spacing w:line="228" w:lineRule="auto"/>
              <w:jc w:val="both"/>
              <w:rPr>
                <w:ins w:id="4062" w:author="Test" w:date="2008-12-04T14:34:00Z"/>
                <w:rFonts w:ascii="Times New Roman" w:hAnsi="Times New Roman"/>
                <w:rPrChange w:id="4063" w:author="Test" w:date="2008-12-04T14:38:00Z">
                  <w:rPr>
                    <w:ins w:id="406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65" w:author="Test" w:date="2008-12-04T14:34:00Z"/>
              </w:numPr>
              <w:spacing w:line="228" w:lineRule="auto"/>
              <w:jc w:val="both"/>
              <w:rPr>
                <w:ins w:id="4066" w:author="Test" w:date="2008-12-04T14:34:00Z"/>
                <w:rFonts w:ascii="Times New Roman" w:hAnsi="Times New Roman"/>
                <w:rPrChange w:id="4067" w:author="Test" w:date="2008-12-04T14:38:00Z">
                  <w:rPr>
                    <w:ins w:id="406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69" w:author="Test" w:date="2008-12-04T14:34:00Z"/>
              </w:numPr>
              <w:spacing w:line="228" w:lineRule="auto"/>
              <w:jc w:val="both"/>
              <w:rPr>
                <w:ins w:id="4070" w:author="Test" w:date="2008-12-04T14:34:00Z"/>
                <w:rFonts w:ascii="Times New Roman" w:hAnsi="Times New Roman"/>
                <w:rPrChange w:id="4071" w:author="Test" w:date="2008-12-04T14:38:00Z">
                  <w:rPr>
                    <w:ins w:id="40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73" w:author="Test" w:date="2008-12-04T14:34:00Z">
              <w:r w:rsidRPr="00384A74">
                <w:rPr>
                  <w:rFonts w:ascii="Times New Roman" w:hAnsi="Times New Roman"/>
                  <w:rPrChange w:id="40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75" w:author="Test" w:date="2008-12-04T14:34:00Z"/>
              </w:numPr>
              <w:spacing w:line="228" w:lineRule="auto"/>
              <w:jc w:val="both"/>
              <w:rPr>
                <w:ins w:id="4076" w:author="Test" w:date="2008-12-04T14:34:00Z"/>
                <w:rFonts w:ascii="Times New Roman" w:hAnsi="Times New Roman"/>
                <w:rPrChange w:id="4077" w:author="Test" w:date="2008-12-04T14:38:00Z">
                  <w:rPr>
                    <w:ins w:id="40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79" w:author="Test" w:date="2008-12-04T14:34:00Z">
              <w:r w:rsidRPr="00384A74">
                <w:rPr>
                  <w:rFonts w:ascii="Times New Roman" w:hAnsi="Times New Roman"/>
                  <w:rPrChange w:id="40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81" w:author="Test" w:date="2008-12-04T14:34:00Z"/>
              </w:numPr>
              <w:spacing w:line="228" w:lineRule="auto"/>
              <w:jc w:val="both"/>
              <w:rPr>
                <w:ins w:id="4082" w:author="Test" w:date="2008-12-04T14:34:00Z"/>
                <w:rFonts w:ascii="Times New Roman" w:hAnsi="Times New Roman"/>
                <w:rPrChange w:id="4083" w:author="Test" w:date="2008-12-04T14:38:00Z">
                  <w:rPr>
                    <w:ins w:id="40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85" w:author="Test" w:date="2008-12-04T14:34:00Z">
              <w:r w:rsidRPr="00384A74">
                <w:rPr>
                  <w:rFonts w:ascii="Times New Roman" w:hAnsi="Times New Roman"/>
                  <w:rPrChange w:id="40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87" w:author="Test" w:date="2008-12-04T14:34:00Z"/>
              </w:numPr>
              <w:spacing w:line="228" w:lineRule="auto"/>
              <w:jc w:val="both"/>
              <w:rPr>
                <w:ins w:id="4088" w:author="Test" w:date="2008-12-04T14:34:00Z"/>
                <w:rFonts w:ascii="Times New Roman" w:hAnsi="Times New Roman"/>
                <w:rPrChange w:id="4089" w:author="Test" w:date="2008-12-04T14:38:00Z">
                  <w:rPr>
                    <w:ins w:id="40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91" w:author="Test" w:date="2008-12-04T14:34:00Z">
              <w:r w:rsidRPr="00384A74">
                <w:rPr>
                  <w:rFonts w:ascii="Times New Roman" w:hAnsi="Times New Roman"/>
                  <w:rPrChange w:id="40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093" w:author="Test" w:date="2008-12-04T14:34:00Z"/>
              </w:numPr>
              <w:spacing w:line="228" w:lineRule="auto"/>
              <w:jc w:val="both"/>
              <w:rPr>
                <w:ins w:id="4094" w:author="Test" w:date="2008-12-04T14:34:00Z"/>
                <w:rFonts w:ascii="Times New Roman" w:hAnsi="Times New Roman"/>
                <w:rPrChange w:id="4095" w:author="Test" w:date="2008-12-04T14:38:00Z">
                  <w:rPr>
                    <w:ins w:id="40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097" w:author="Test" w:date="2008-12-04T14:34:00Z">
              <w:r w:rsidRPr="00384A74">
                <w:rPr>
                  <w:rFonts w:ascii="Times New Roman" w:hAnsi="Times New Roman"/>
                  <w:rPrChange w:id="40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099" w:author="Test" w:date="2008-12-04T14:34:00Z"/>
              </w:numPr>
              <w:spacing w:line="228" w:lineRule="auto"/>
              <w:jc w:val="both"/>
              <w:rPr>
                <w:ins w:id="4100" w:author="Test" w:date="2008-12-04T14:34:00Z"/>
                <w:rFonts w:ascii="Times New Roman" w:hAnsi="Times New Roman"/>
                <w:rPrChange w:id="4101" w:author="Test" w:date="2008-12-04T14:38:00Z">
                  <w:rPr>
                    <w:ins w:id="41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03" w:author="Test" w:date="2008-12-04T14:34:00Z">
              <w:r w:rsidRPr="00384A74">
                <w:rPr>
                  <w:rFonts w:ascii="Times New Roman" w:hAnsi="Times New Roman"/>
                  <w:rPrChange w:id="41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4105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06" w:author="Test" w:date="2008-12-04T14:34:00Z"/>
              </w:numPr>
              <w:spacing w:line="228" w:lineRule="auto"/>
              <w:jc w:val="both"/>
              <w:rPr>
                <w:ins w:id="4107" w:author="Test" w:date="2008-12-04T14:34:00Z"/>
                <w:rFonts w:ascii="Times New Roman" w:hAnsi="Times New Roman"/>
                <w:rPrChange w:id="4108" w:author="Test" w:date="2008-12-04T14:38:00Z">
                  <w:rPr>
                    <w:ins w:id="410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10" w:author="Test" w:date="2008-12-04T14:34:00Z"/>
              </w:numPr>
              <w:spacing w:line="228" w:lineRule="auto"/>
              <w:jc w:val="both"/>
              <w:rPr>
                <w:ins w:id="4111" w:author="Test" w:date="2008-12-04T14:34:00Z"/>
                <w:rFonts w:ascii="Times New Roman" w:hAnsi="Times New Roman"/>
                <w:rPrChange w:id="4112" w:author="Test" w:date="2008-12-04T14:38:00Z">
                  <w:rPr>
                    <w:ins w:id="41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14" w:author="Test" w:date="2008-12-04T14:34:00Z">
              <w:r w:rsidRPr="00384A74">
                <w:rPr>
                  <w:rFonts w:ascii="Times New Roman" w:hAnsi="Times New Roman"/>
                  <w:rPrChange w:id="41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16" w:author="Test" w:date="2008-12-04T14:34:00Z"/>
              </w:numPr>
              <w:spacing w:line="228" w:lineRule="auto"/>
              <w:jc w:val="both"/>
              <w:rPr>
                <w:ins w:id="4117" w:author="Test" w:date="2008-12-04T14:34:00Z"/>
                <w:rFonts w:ascii="Times New Roman" w:hAnsi="Times New Roman"/>
                <w:rPrChange w:id="4118" w:author="Test" w:date="2008-12-04T14:38:00Z">
                  <w:rPr>
                    <w:ins w:id="41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20" w:author="Test" w:date="2008-12-04T14:34:00Z">
              <w:r w:rsidRPr="00384A74">
                <w:rPr>
                  <w:rFonts w:ascii="Times New Roman" w:hAnsi="Times New Roman"/>
                  <w:rPrChange w:id="41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22" w:author="Test" w:date="2008-12-04T14:34:00Z"/>
              </w:numPr>
              <w:spacing w:line="228" w:lineRule="auto"/>
              <w:jc w:val="both"/>
              <w:rPr>
                <w:ins w:id="4123" w:author="Test" w:date="2008-12-04T14:34:00Z"/>
                <w:rFonts w:ascii="Times New Roman" w:hAnsi="Times New Roman"/>
                <w:rPrChange w:id="4124" w:author="Test" w:date="2008-12-04T14:38:00Z">
                  <w:rPr>
                    <w:ins w:id="41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26" w:author="Test" w:date="2008-12-04T14:34:00Z">
              <w:r w:rsidRPr="00384A74">
                <w:rPr>
                  <w:rFonts w:ascii="Times New Roman" w:hAnsi="Times New Roman"/>
                  <w:rPrChange w:id="41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28" w:author="Test" w:date="2008-12-04T14:34:00Z"/>
              </w:numPr>
              <w:spacing w:line="228" w:lineRule="auto"/>
              <w:jc w:val="both"/>
              <w:rPr>
                <w:ins w:id="4129" w:author="Test" w:date="2008-12-04T14:34:00Z"/>
                <w:rFonts w:ascii="Times New Roman" w:hAnsi="Times New Roman"/>
                <w:rPrChange w:id="4130" w:author="Test" w:date="2008-12-04T14:38:00Z">
                  <w:rPr>
                    <w:ins w:id="41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32" w:author="Test" w:date="2008-12-04T14:34:00Z">
              <w:r w:rsidRPr="00384A74">
                <w:rPr>
                  <w:rFonts w:ascii="Times New Roman" w:hAnsi="Times New Roman"/>
                  <w:rPrChange w:id="41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34" w:author="Test" w:date="2008-12-04T14:34:00Z"/>
              </w:numPr>
              <w:spacing w:line="228" w:lineRule="auto"/>
              <w:jc w:val="both"/>
              <w:rPr>
                <w:ins w:id="4135" w:author="Test" w:date="2008-12-04T14:34:00Z"/>
                <w:rFonts w:ascii="Times New Roman" w:hAnsi="Times New Roman"/>
                <w:rPrChange w:id="4136" w:author="Test" w:date="2008-12-04T14:38:00Z">
                  <w:rPr>
                    <w:ins w:id="41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38" w:author="Test" w:date="2008-12-04T14:34:00Z">
              <w:r w:rsidRPr="00384A74">
                <w:rPr>
                  <w:rFonts w:ascii="Times New Roman" w:hAnsi="Times New Roman"/>
                  <w:rPrChange w:id="41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140" w:author="Test" w:date="2008-12-04T14:34:00Z"/>
              </w:numPr>
              <w:spacing w:line="228" w:lineRule="auto"/>
              <w:jc w:val="both"/>
              <w:rPr>
                <w:ins w:id="4141" w:author="Test" w:date="2008-12-04T14:34:00Z"/>
                <w:rFonts w:ascii="Times New Roman" w:hAnsi="Times New Roman"/>
                <w:rPrChange w:id="4142" w:author="Test" w:date="2008-12-04T14:38:00Z">
                  <w:rPr>
                    <w:ins w:id="41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44" w:author="Test" w:date="2008-12-04T14:34:00Z">
              <w:r w:rsidRPr="00384A74">
                <w:rPr>
                  <w:rFonts w:ascii="Times New Roman" w:hAnsi="Times New Roman"/>
                  <w:rPrChange w:id="41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4146" w:author="Test" w:date="2008-12-04T14:34:00Z"/>
              </w:numPr>
              <w:spacing w:line="228" w:lineRule="auto"/>
              <w:jc w:val="both"/>
              <w:rPr>
                <w:ins w:id="4147" w:author="Test" w:date="2008-12-04T14:34:00Z"/>
                <w:rFonts w:ascii="Times New Roman" w:hAnsi="Times New Roman"/>
                <w:rPrChange w:id="4148" w:author="Test" w:date="2008-12-04T14:38:00Z">
                  <w:rPr>
                    <w:ins w:id="414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50" w:author="Test" w:date="2008-12-04T14:34:00Z"/>
              </w:numPr>
              <w:spacing w:line="228" w:lineRule="auto"/>
              <w:jc w:val="both"/>
              <w:rPr>
                <w:ins w:id="4151" w:author="Test" w:date="2008-12-04T14:34:00Z"/>
                <w:rFonts w:ascii="Times New Roman" w:hAnsi="Times New Roman"/>
                <w:rPrChange w:id="4152" w:author="Test" w:date="2008-12-04T14:38:00Z">
                  <w:rPr>
                    <w:ins w:id="415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54" w:author="Test" w:date="2008-12-04T14:34:00Z"/>
              </w:numPr>
              <w:spacing w:line="228" w:lineRule="auto"/>
              <w:jc w:val="both"/>
              <w:rPr>
                <w:ins w:id="4155" w:author="Test" w:date="2008-12-04T14:34:00Z"/>
                <w:rFonts w:ascii="Times New Roman" w:hAnsi="Times New Roman"/>
                <w:rPrChange w:id="4156" w:author="Test" w:date="2008-12-04T14:38:00Z">
                  <w:rPr>
                    <w:ins w:id="41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58" w:author="Test" w:date="2008-12-04T14:34:00Z">
              <w:r w:rsidRPr="00384A74">
                <w:rPr>
                  <w:rFonts w:ascii="Times New Roman" w:hAnsi="Times New Roman"/>
                  <w:rPrChange w:id="41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60" w:author="Test" w:date="2008-12-04T14:34:00Z"/>
              </w:numPr>
              <w:spacing w:line="228" w:lineRule="auto"/>
              <w:jc w:val="both"/>
              <w:rPr>
                <w:ins w:id="4161" w:author="Test" w:date="2008-12-04T14:34:00Z"/>
                <w:rFonts w:ascii="Times New Roman" w:hAnsi="Times New Roman"/>
                <w:rPrChange w:id="4162" w:author="Test" w:date="2008-12-04T14:38:00Z">
                  <w:rPr>
                    <w:ins w:id="416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64" w:author="Test" w:date="2008-12-04T14:34:00Z">
              <w:r w:rsidRPr="00384A74">
                <w:rPr>
                  <w:rFonts w:ascii="Times New Roman" w:hAnsi="Times New Roman"/>
                  <w:rPrChange w:id="416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66" w:author="Test" w:date="2008-12-04T14:34:00Z"/>
              </w:numPr>
              <w:spacing w:line="228" w:lineRule="auto"/>
              <w:jc w:val="both"/>
              <w:rPr>
                <w:ins w:id="4167" w:author="Test" w:date="2008-12-04T14:34:00Z"/>
                <w:rFonts w:ascii="Times New Roman" w:hAnsi="Times New Roman"/>
                <w:rPrChange w:id="4168" w:author="Test" w:date="2008-12-04T14:38:00Z">
                  <w:rPr>
                    <w:ins w:id="416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70" w:author="Test" w:date="2008-12-04T14:34:00Z">
              <w:r w:rsidRPr="00384A74">
                <w:rPr>
                  <w:rFonts w:ascii="Times New Roman" w:hAnsi="Times New Roman"/>
                  <w:rPrChange w:id="417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72" w:author="Test" w:date="2008-12-04T14:34:00Z"/>
              </w:numPr>
              <w:spacing w:line="228" w:lineRule="auto"/>
              <w:jc w:val="both"/>
              <w:rPr>
                <w:ins w:id="4173" w:author="Test" w:date="2008-12-04T14:34:00Z"/>
                <w:rFonts w:ascii="Times New Roman" w:hAnsi="Times New Roman"/>
                <w:rPrChange w:id="4174" w:author="Test" w:date="2008-12-04T14:38:00Z">
                  <w:rPr>
                    <w:ins w:id="41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76" w:author="Test" w:date="2008-12-04T14:34:00Z">
              <w:r w:rsidRPr="00384A74">
                <w:rPr>
                  <w:rFonts w:ascii="Times New Roman" w:hAnsi="Times New Roman"/>
                  <w:rPrChange w:id="41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178" w:author="Test" w:date="2008-12-04T14:34:00Z"/>
              </w:numPr>
              <w:spacing w:line="228" w:lineRule="auto"/>
              <w:jc w:val="both"/>
              <w:rPr>
                <w:ins w:id="4179" w:author="Test" w:date="2008-12-04T14:34:00Z"/>
                <w:rFonts w:ascii="Times New Roman" w:hAnsi="Times New Roman"/>
                <w:rPrChange w:id="4180" w:author="Test" w:date="2008-12-04T14:38:00Z">
                  <w:rPr>
                    <w:ins w:id="418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82" w:author="Test" w:date="2008-12-04T14:34:00Z">
              <w:r w:rsidRPr="00384A74">
                <w:rPr>
                  <w:rFonts w:ascii="Times New Roman" w:hAnsi="Times New Roman"/>
                  <w:rPrChange w:id="41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184" w:author="Test" w:date="2008-12-04T14:34:00Z"/>
              </w:numPr>
              <w:spacing w:line="228" w:lineRule="auto"/>
              <w:jc w:val="both"/>
              <w:rPr>
                <w:ins w:id="4185" w:author="Test" w:date="2008-12-04T14:34:00Z"/>
                <w:rFonts w:ascii="Times New Roman" w:hAnsi="Times New Roman"/>
                <w:rPrChange w:id="4186" w:author="Test" w:date="2008-12-04T14:38:00Z">
                  <w:rPr>
                    <w:ins w:id="41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88" w:author="Test" w:date="2008-12-04T14:34:00Z">
              <w:r w:rsidRPr="00384A74">
                <w:rPr>
                  <w:rFonts w:ascii="Times New Roman" w:hAnsi="Times New Roman"/>
                  <w:rPrChange w:id="41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</w:tr>
      <w:tr w:rsidR="00A37D06" w:rsidRPr="00384A74">
        <w:trPr>
          <w:jc w:val="center"/>
          <w:ins w:id="4190" w:author="Test" w:date="2008-12-04T14:34:00Z"/>
        </w:trPr>
        <w:tc>
          <w:tcPr>
            <w:tcW w:w="342" w:type="pct"/>
          </w:tcPr>
          <w:p w:rsidR="00A37D06" w:rsidRPr="00384A74" w:rsidRDefault="00A37D06" w:rsidP="00C377D7">
            <w:pPr>
              <w:numPr>
                <w:ins w:id="4191" w:author="Test" w:date="2008-12-04T14:34:00Z"/>
              </w:numPr>
              <w:spacing w:line="228" w:lineRule="auto"/>
              <w:jc w:val="both"/>
              <w:rPr>
                <w:ins w:id="4192" w:author="Test" w:date="2008-12-04T14:34:00Z"/>
                <w:rFonts w:ascii="Times New Roman" w:hAnsi="Times New Roman"/>
                <w:rPrChange w:id="4193" w:author="Test" w:date="2008-12-04T14:38:00Z">
                  <w:rPr>
                    <w:ins w:id="419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195" w:author="Test" w:date="2008-12-04T14:34:00Z"/>
              </w:numPr>
              <w:spacing w:line="228" w:lineRule="auto"/>
              <w:jc w:val="both"/>
              <w:rPr>
                <w:ins w:id="4196" w:author="Test" w:date="2008-12-04T14:34:00Z"/>
                <w:rFonts w:ascii="Times New Roman" w:hAnsi="Times New Roman"/>
                <w:rPrChange w:id="4197" w:author="Test" w:date="2008-12-04T14:38:00Z">
                  <w:rPr>
                    <w:ins w:id="41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199" w:author="Test" w:date="2008-12-04T14:34:00Z">
              <w:r w:rsidRPr="00384A74">
                <w:rPr>
                  <w:rFonts w:ascii="Times New Roman" w:hAnsi="Times New Roman"/>
                  <w:rPrChange w:id="42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01" w:author="Test" w:date="2008-12-04T14:34:00Z"/>
              </w:numPr>
              <w:spacing w:line="228" w:lineRule="auto"/>
              <w:jc w:val="both"/>
              <w:rPr>
                <w:ins w:id="4202" w:author="Test" w:date="2008-12-04T14:34:00Z"/>
                <w:rFonts w:ascii="Times New Roman" w:hAnsi="Times New Roman"/>
                <w:rPrChange w:id="4203" w:author="Test" w:date="2008-12-04T14:38:00Z">
                  <w:rPr>
                    <w:ins w:id="42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05" w:author="Test" w:date="2008-12-04T14:34:00Z">
              <w:r w:rsidRPr="00384A74">
                <w:rPr>
                  <w:rFonts w:ascii="Times New Roman" w:hAnsi="Times New Roman"/>
                  <w:rPrChange w:id="42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07" w:author="Test" w:date="2008-12-04T14:34:00Z"/>
              </w:numPr>
              <w:spacing w:line="228" w:lineRule="auto"/>
              <w:jc w:val="both"/>
              <w:rPr>
                <w:ins w:id="4208" w:author="Test" w:date="2008-12-04T14:34:00Z"/>
                <w:rFonts w:ascii="Times New Roman" w:hAnsi="Times New Roman"/>
                <w:rPrChange w:id="4209" w:author="Test" w:date="2008-12-04T14:38:00Z">
                  <w:rPr>
                    <w:ins w:id="42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11" w:author="Test" w:date="2008-12-04T14:34:00Z">
              <w:r w:rsidRPr="00384A74">
                <w:rPr>
                  <w:rFonts w:ascii="Times New Roman" w:hAnsi="Times New Roman"/>
                  <w:rPrChange w:id="42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13" w:author="Test" w:date="2008-12-04T14:34:00Z"/>
              </w:numPr>
              <w:spacing w:line="228" w:lineRule="auto"/>
              <w:jc w:val="both"/>
              <w:rPr>
                <w:ins w:id="4214" w:author="Test" w:date="2008-12-04T14:34:00Z"/>
                <w:rFonts w:ascii="Times New Roman" w:hAnsi="Times New Roman"/>
                <w:rPrChange w:id="4215" w:author="Test" w:date="2008-12-04T14:38:00Z">
                  <w:rPr>
                    <w:ins w:id="42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17" w:author="Test" w:date="2008-12-04T14:34:00Z">
              <w:r w:rsidRPr="00384A74">
                <w:rPr>
                  <w:rFonts w:ascii="Times New Roman" w:hAnsi="Times New Roman"/>
                  <w:rPrChange w:id="42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19" w:author="Test" w:date="2008-12-04T14:34:00Z"/>
              </w:numPr>
              <w:spacing w:line="228" w:lineRule="auto"/>
              <w:jc w:val="both"/>
              <w:rPr>
                <w:ins w:id="4220" w:author="Test" w:date="2008-12-04T14:34:00Z"/>
                <w:rFonts w:ascii="Times New Roman" w:hAnsi="Times New Roman"/>
                <w:rPrChange w:id="4221" w:author="Test" w:date="2008-12-04T14:38:00Z">
                  <w:rPr>
                    <w:ins w:id="42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23" w:author="Test" w:date="2008-12-04T14:34:00Z">
              <w:r w:rsidRPr="00384A74">
                <w:rPr>
                  <w:rFonts w:ascii="Times New Roman" w:hAnsi="Times New Roman"/>
                  <w:rPrChange w:id="42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</w:tcPr>
          <w:p w:rsidR="00A37D06" w:rsidRPr="00384A74" w:rsidRDefault="00A37D06" w:rsidP="00C377D7">
            <w:pPr>
              <w:numPr>
                <w:ins w:id="4225" w:author="Test" w:date="2008-12-04T14:34:00Z"/>
              </w:numPr>
              <w:spacing w:line="228" w:lineRule="auto"/>
              <w:jc w:val="both"/>
              <w:rPr>
                <w:ins w:id="4226" w:author="Test" w:date="2008-12-04T14:34:00Z"/>
                <w:rFonts w:ascii="Times New Roman" w:hAnsi="Times New Roman"/>
                <w:rPrChange w:id="4227" w:author="Test" w:date="2008-12-04T14:38:00Z">
                  <w:rPr>
                    <w:ins w:id="422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4229" w:author="Test" w:date="2008-12-04T14:34:00Z"/>
              </w:numPr>
              <w:spacing w:line="228" w:lineRule="auto"/>
              <w:jc w:val="both"/>
              <w:rPr>
                <w:ins w:id="4230" w:author="Test" w:date="2008-12-04T14:34:00Z"/>
                <w:rFonts w:ascii="Times New Roman" w:hAnsi="Times New Roman"/>
                <w:rPrChange w:id="4231" w:author="Test" w:date="2008-12-04T14:38:00Z">
                  <w:rPr>
                    <w:ins w:id="423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C377D7">
            <w:pPr>
              <w:numPr>
                <w:ins w:id="4233" w:author="Test" w:date="2008-12-04T14:34:00Z"/>
              </w:numPr>
              <w:spacing w:line="228" w:lineRule="auto"/>
              <w:jc w:val="both"/>
              <w:rPr>
                <w:ins w:id="4234" w:author="Test" w:date="2008-12-04T14:34:00Z"/>
                <w:rFonts w:ascii="Times New Roman" w:hAnsi="Times New Roman"/>
                <w:rPrChange w:id="4235" w:author="Test" w:date="2008-12-04T14:38:00Z">
                  <w:rPr>
                    <w:ins w:id="423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37" w:author="Test" w:date="2008-12-04T14:34:00Z"/>
              </w:numPr>
              <w:spacing w:line="228" w:lineRule="auto"/>
              <w:jc w:val="both"/>
              <w:rPr>
                <w:ins w:id="4238" w:author="Test" w:date="2008-12-04T14:34:00Z"/>
                <w:rFonts w:ascii="Times New Roman" w:hAnsi="Times New Roman"/>
                <w:rPrChange w:id="4239" w:author="Test" w:date="2008-12-04T14:38:00Z">
                  <w:rPr>
                    <w:ins w:id="42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41" w:author="Test" w:date="2008-12-04T14:34:00Z">
              <w:r w:rsidRPr="00384A74">
                <w:rPr>
                  <w:rFonts w:ascii="Times New Roman" w:hAnsi="Times New Roman"/>
                  <w:rPrChange w:id="42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43" w:author="Test" w:date="2008-12-04T14:34:00Z"/>
              </w:numPr>
              <w:spacing w:line="228" w:lineRule="auto"/>
              <w:jc w:val="both"/>
              <w:rPr>
                <w:ins w:id="4244" w:author="Test" w:date="2008-12-04T14:34:00Z"/>
                <w:rFonts w:ascii="Times New Roman" w:hAnsi="Times New Roman"/>
                <w:rPrChange w:id="4245" w:author="Test" w:date="2008-12-04T14:38:00Z">
                  <w:rPr>
                    <w:ins w:id="42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47" w:author="Test" w:date="2008-12-04T14:34:00Z">
              <w:r w:rsidRPr="00384A74">
                <w:rPr>
                  <w:rFonts w:ascii="Times New Roman" w:hAnsi="Times New Roman"/>
                  <w:rPrChange w:id="42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49" w:author="Test" w:date="2008-12-04T14:34:00Z"/>
              </w:numPr>
              <w:spacing w:line="228" w:lineRule="auto"/>
              <w:jc w:val="both"/>
              <w:rPr>
                <w:ins w:id="4250" w:author="Test" w:date="2008-12-04T14:34:00Z"/>
                <w:rFonts w:ascii="Times New Roman" w:hAnsi="Times New Roman"/>
                <w:rPrChange w:id="4251" w:author="Test" w:date="2008-12-04T14:38:00Z">
                  <w:rPr>
                    <w:ins w:id="42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53" w:author="Test" w:date="2008-12-04T14:34:00Z">
              <w:r w:rsidRPr="00384A74">
                <w:rPr>
                  <w:rFonts w:ascii="Times New Roman" w:hAnsi="Times New Roman"/>
                  <w:rPrChange w:id="42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55" w:author="Test" w:date="2008-12-04T14:34:00Z"/>
              </w:numPr>
              <w:spacing w:line="228" w:lineRule="auto"/>
              <w:jc w:val="both"/>
              <w:rPr>
                <w:ins w:id="4256" w:author="Test" w:date="2008-12-04T14:34:00Z"/>
                <w:rFonts w:ascii="Times New Roman" w:hAnsi="Times New Roman"/>
                <w:rPrChange w:id="4257" w:author="Test" w:date="2008-12-04T14:38:00Z">
                  <w:rPr>
                    <w:ins w:id="42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59" w:author="Test" w:date="2008-12-04T14:34:00Z">
              <w:r w:rsidRPr="00384A74">
                <w:rPr>
                  <w:rFonts w:ascii="Times New Roman" w:hAnsi="Times New Roman"/>
                  <w:rPrChange w:id="42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261" w:author="Test" w:date="2008-12-04T14:34:00Z"/>
              </w:numPr>
              <w:spacing w:line="228" w:lineRule="auto"/>
              <w:jc w:val="both"/>
              <w:rPr>
                <w:ins w:id="4262" w:author="Test" w:date="2008-12-04T14:34:00Z"/>
                <w:rFonts w:ascii="Times New Roman" w:hAnsi="Times New Roman"/>
                <w:rPrChange w:id="4263" w:author="Test" w:date="2008-12-04T14:38:00Z">
                  <w:rPr>
                    <w:ins w:id="42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65" w:author="Test" w:date="2008-12-04T14:34:00Z">
              <w:r w:rsidRPr="00384A74">
                <w:rPr>
                  <w:rFonts w:ascii="Times New Roman" w:hAnsi="Times New Roman"/>
                  <w:rPrChange w:id="42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</w:tcPr>
          <w:p w:rsidR="00A37D06" w:rsidRPr="00384A74" w:rsidRDefault="00A37D06" w:rsidP="00C377D7">
            <w:pPr>
              <w:numPr>
                <w:ins w:id="4267" w:author="Test" w:date="2008-12-04T14:34:00Z"/>
              </w:numPr>
              <w:spacing w:line="228" w:lineRule="auto"/>
              <w:jc w:val="both"/>
              <w:rPr>
                <w:ins w:id="4268" w:author="Test" w:date="2008-12-04T14:34:00Z"/>
                <w:rFonts w:ascii="Times New Roman" w:hAnsi="Times New Roman"/>
                <w:rPrChange w:id="4269" w:author="Test" w:date="2008-12-04T14:38:00Z">
                  <w:rPr>
                    <w:ins w:id="427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384A74" w:rsidRDefault="00A37D06" w:rsidP="00C377D7">
      <w:pPr>
        <w:numPr>
          <w:ins w:id="4271" w:author="Test" w:date="2008-12-04T14:34:00Z"/>
        </w:numPr>
        <w:spacing w:line="228" w:lineRule="auto"/>
        <w:jc w:val="both"/>
        <w:rPr>
          <w:ins w:id="4272" w:author="Test" w:date="2008-12-04T14:34:00Z"/>
          <w:rFonts w:ascii="Times New Roman" w:hAnsi="Times New Roman"/>
          <w:u w:val="single"/>
          <w:lang w:val="en-US"/>
          <w:rPrChange w:id="4273" w:author="Test" w:date="2008-12-04T14:38:00Z">
            <w:rPr>
              <w:ins w:id="4274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384A74">
        <w:trPr>
          <w:jc w:val="center"/>
          <w:ins w:id="4275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276" w:author="Test" w:date="2008-12-04T14:34:00Z"/>
              </w:numPr>
              <w:spacing w:line="228" w:lineRule="auto"/>
              <w:jc w:val="both"/>
              <w:rPr>
                <w:ins w:id="4277" w:author="Test" w:date="2008-12-04T14:34:00Z"/>
                <w:rFonts w:ascii="Times New Roman" w:hAnsi="Times New Roman"/>
                <w:b/>
                <w:rPrChange w:id="4278" w:author="Test" w:date="2008-12-04T14:38:00Z">
                  <w:rPr>
                    <w:ins w:id="427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80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428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17</w:t>
              </w:r>
              <w:r w:rsidRPr="00384A74">
                <w:rPr>
                  <w:rFonts w:ascii="Times New Roman" w:hAnsi="Times New Roman"/>
                  <w:b/>
                  <w:rPrChange w:id="42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283" w:author="Test" w:date="2008-12-04T14:34:00Z"/>
              </w:numPr>
              <w:spacing w:line="228" w:lineRule="auto"/>
              <w:jc w:val="both"/>
              <w:rPr>
                <w:ins w:id="4284" w:author="Test" w:date="2008-12-04T14:34:00Z"/>
                <w:rFonts w:ascii="Times New Roman" w:hAnsi="Times New Roman"/>
                <w:rPrChange w:id="4285" w:author="Test" w:date="2008-12-04T14:38:00Z">
                  <w:rPr>
                    <w:ins w:id="428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87" w:author="Test" w:date="2008-12-04T14:34:00Z">
              <w:r w:rsidRPr="00384A74">
                <w:rPr>
                  <w:rFonts w:ascii="Times New Roman" w:hAnsi="Times New Roman"/>
                  <w:rPrChange w:id="428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289" w:author="Test" w:date="2008-12-04T14:34:00Z"/>
              </w:numPr>
              <w:spacing w:line="228" w:lineRule="auto"/>
              <w:jc w:val="both"/>
              <w:rPr>
                <w:ins w:id="4290" w:author="Test" w:date="2008-12-04T14:34:00Z"/>
                <w:rFonts w:ascii="Times New Roman" w:hAnsi="Times New Roman"/>
                <w:rPrChange w:id="4291" w:author="Test" w:date="2008-12-04T14:38:00Z">
                  <w:rPr>
                    <w:ins w:id="429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93" w:author="Test" w:date="2008-12-04T14:34:00Z">
              <w:r w:rsidRPr="00384A74">
                <w:rPr>
                  <w:rFonts w:ascii="Times New Roman" w:hAnsi="Times New Roman"/>
                  <w:rPrChange w:id="429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295" w:author="Test" w:date="2008-12-04T14:34:00Z"/>
              </w:numPr>
              <w:spacing w:line="228" w:lineRule="auto"/>
              <w:jc w:val="both"/>
              <w:rPr>
                <w:ins w:id="4296" w:author="Test" w:date="2008-12-04T14:34:00Z"/>
                <w:rFonts w:ascii="Times New Roman" w:hAnsi="Times New Roman"/>
                <w:rPrChange w:id="4297" w:author="Test" w:date="2008-12-04T14:38:00Z">
                  <w:rPr>
                    <w:ins w:id="42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299" w:author="Test" w:date="2008-12-04T14:34:00Z">
              <w:r w:rsidRPr="00384A74">
                <w:rPr>
                  <w:rFonts w:ascii="Times New Roman" w:hAnsi="Times New Roman"/>
                  <w:rPrChange w:id="43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01" w:author="Test" w:date="2008-12-04T14:34:00Z"/>
              </w:numPr>
              <w:spacing w:line="228" w:lineRule="auto"/>
              <w:jc w:val="both"/>
              <w:rPr>
                <w:ins w:id="4302" w:author="Test" w:date="2008-12-04T14:34:00Z"/>
                <w:rFonts w:ascii="Times New Roman" w:hAnsi="Times New Roman"/>
                <w:rPrChange w:id="4303" w:author="Test" w:date="2008-12-04T14:38:00Z">
                  <w:rPr>
                    <w:ins w:id="43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05" w:author="Test" w:date="2008-12-04T14:34:00Z">
              <w:r w:rsidRPr="00384A74">
                <w:rPr>
                  <w:rFonts w:ascii="Times New Roman" w:hAnsi="Times New Roman"/>
                  <w:rPrChange w:id="43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07" w:author="Test" w:date="2008-12-04T14:34:00Z"/>
              </w:numPr>
              <w:spacing w:line="228" w:lineRule="auto"/>
              <w:jc w:val="both"/>
              <w:rPr>
                <w:ins w:id="4308" w:author="Test" w:date="2008-12-04T14:34:00Z"/>
                <w:rFonts w:ascii="Times New Roman" w:hAnsi="Times New Roman"/>
                <w:rPrChange w:id="4309" w:author="Test" w:date="2008-12-04T14:38:00Z">
                  <w:rPr>
                    <w:ins w:id="43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11" w:author="Test" w:date="2008-12-04T14:34:00Z">
              <w:r w:rsidRPr="00384A74">
                <w:rPr>
                  <w:rFonts w:ascii="Times New Roman" w:hAnsi="Times New Roman"/>
                  <w:rPrChange w:id="43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313" w:author="Test" w:date="2008-12-04T14:34:00Z"/>
              </w:numPr>
              <w:spacing w:line="228" w:lineRule="auto"/>
              <w:jc w:val="both"/>
              <w:rPr>
                <w:ins w:id="4314" w:author="Test" w:date="2008-12-04T14:34:00Z"/>
                <w:rFonts w:ascii="Times New Roman" w:hAnsi="Times New Roman"/>
                <w:rPrChange w:id="4315" w:author="Test" w:date="2008-12-04T14:38:00Z">
                  <w:rPr>
                    <w:ins w:id="43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17" w:author="Test" w:date="2008-12-04T14:34:00Z">
              <w:r w:rsidRPr="00384A74">
                <w:rPr>
                  <w:rFonts w:ascii="Times New Roman" w:hAnsi="Times New Roman"/>
                  <w:rPrChange w:id="43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4319" w:author="Test" w:date="2008-12-04T14:34:00Z"/>
              </w:numPr>
              <w:spacing w:line="228" w:lineRule="auto"/>
              <w:jc w:val="both"/>
              <w:rPr>
                <w:ins w:id="4320" w:author="Test" w:date="2008-12-04T14:34:00Z"/>
                <w:rFonts w:ascii="Times New Roman" w:hAnsi="Times New Roman"/>
                <w:rPrChange w:id="4321" w:author="Test" w:date="2008-12-04T14:38:00Z">
                  <w:rPr>
                    <w:ins w:id="432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23" w:author="Test" w:date="2008-12-04T14:34:00Z"/>
              </w:numPr>
              <w:spacing w:line="228" w:lineRule="auto"/>
              <w:jc w:val="both"/>
              <w:rPr>
                <w:ins w:id="4324" w:author="Test" w:date="2008-12-04T14:34:00Z"/>
                <w:rFonts w:ascii="Times New Roman" w:hAnsi="Times New Roman"/>
                <w:b/>
                <w:rPrChange w:id="4325" w:author="Test" w:date="2008-12-04T14:38:00Z">
                  <w:rPr>
                    <w:ins w:id="43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27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43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18</w:t>
              </w:r>
              <w:r w:rsidRPr="00384A74">
                <w:rPr>
                  <w:rFonts w:ascii="Times New Roman" w:hAnsi="Times New Roman"/>
                  <w:b/>
                  <w:rPrChange w:id="43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30" w:author="Test" w:date="2008-12-04T14:34:00Z"/>
              </w:numPr>
              <w:spacing w:line="228" w:lineRule="auto"/>
              <w:jc w:val="both"/>
              <w:rPr>
                <w:ins w:id="4331" w:author="Test" w:date="2008-12-04T14:34:00Z"/>
                <w:rFonts w:ascii="Times New Roman" w:hAnsi="Times New Roman"/>
                <w:rPrChange w:id="4332" w:author="Test" w:date="2008-12-04T14:38:00Z">
                  <w:rPr>
                    <w:ins w:id="43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34" w:author="Test" w:date="2008-12-04T14:34:00Z">
              <w:r w:rsidRPr="00384A74">
                <w:rPr>
                  <w:rFonts w:ascii="Times New Roman" w:hAnsi="Times New Roman"/>
                  <w:rPrChange w:id="43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36" w:author="Test" w:date="2008-12-04T14:34:00Z"/>
              </w:numPr>
              <w:spacing w:line="228" w:lineRule="auto"/>
              <w:jc w:val="both"/>
              <w:rPr>
                <w:ins w:id="4337" w:author="Test" w:date="2008-12-04T14:34:00Z"/>
                <w:rFonts w:ascii="Times New Roman" w:hAnsi="Times New Roman"/>
                <w:rPrChange w:id="4338" w:author="Test" w:date="2008-12-04T14:38:00Z">
                  <w:rPr>
                    <w:ins w:id="433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40" w:author="Test" w:date="2008-12-04T14:34:00Z">
              <w:r w:rsidRPr="00384A74">
                <w:rPr>
                  <w:rFonts w:ascii="Times New Roman" w:hAnsi="Times New Roman"/>
                  <w:rPrChange w:id="434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42" w:author="Test" w:date="2008-12-04T14:34:00Z"/>
              </w:numPr>
              <w:spacing w:line="228" w:lineRule="auto"/>
              <w:jc w:val="both"/>
              <w:rPr>
                <w:ins w:id="4343" w:author="Test" w:date="2008-12-04T14:34:00Z"/>
                <w:rFonts w:ascii="Times New Roman" w:hAnsi="Times New Roman"/>
                <w:rPrChange w:id="4344" w:author="Test" w:date="2008-12-04T14:38:00Z">
                  <w:rPr>
                    <w:ins w:id="43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46" w:author="Test" w:date="2008-12-04T14:34:00Z">
              <w:r w:rsidRPr="00384A74">
                <w:rPr>
                  <w:rFonts w:ascii="Times New Roman" w:hAnsi="Times New Roman"/>
                  <w:rPrChange w:id="43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48" w:author="Test" w:date="2008-12-04T14:34:00Z"/>
              </w:numPr>
              <w:spacing w:line="228" w:lineRule="auto"/>
              <w:jc w:val="both"/>
              <w:rPr>
                <w:ins w:id="4349" w:author="Test" w:date="2008-12-04T14:34:00Z"/>
                <w:rFonts w:ascii="Times New Roman" w:hAnsi="Times New Roman"/>
                <w:rPrChange w:id="4350" w:author="Test" w:date="2008-12-04T14:38:00Z">
                  <w:rPr>
                    <w:ins w:id="435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52" w:author="Test" w:date="2008-12-04T14:34:00Z">
              <w:r w:rsidRPr="00384A74">
                <w:rPr>
                  <w:rFonts w:ascii="Times New Roman" w:hAnsi="Times New Roman"/>
                  <w:rPrChange w:id="435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54" w:author="Test" w:date="2008-12-04T14:34:00Z"/>
              </w:numPr>
              <w:spacing w:line="228" w:lineRule="auto"/>
              <w:jc w:val="both"/>
              <w:rPr>
                <w:ins w:id="4355" w:author="Test" w:date="2008-12-04T14:34:00Z"/>
                <w:rFonts w:ascii="Times New Roman" w:hAnsi="Times New Roman"/>
                <w:rPrChange w:id="4356" w:author="Test" w:date="2008-12-04T14:38:00Z">
                  <w:rPr>
                    <w:ins w:id="43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58" w:author="Test" w:date="2008-12-04T14:34:00Z">
              <w:r w:rsidRPr="00384A74">
                <w:rPr>
                  <w:rFonts w:ascii="Times New Roman" w:hAnsi="Times New Roman"/>
                  <w:rPrChange w:id="43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360" w:author="Test" w:date="2008-12-04T14:34:00Z"/>
              </w:numPr>
              <w:spacing w:line="228" w:lineRule="auto"/>
              <w:jc w:val="both"/>
              <w:rPr>
                <w:ins w:id="4361" w:author="Test" w:date="2008-12-04T14:34:00Z"/>
                <w:rFonts w:ascii="Times New Roman" w:hAnsi="Times New Roman"/>
                <w:rPrChange w:id="4362" w:author="Test" w:date="2008-12-04T14:38:00Z">
                  <w:rPr>
                    <w:ins w:id="436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64" w:author="Test" w:date="2008-12-04T14:34:00Z">
              <w:r w:rsidRPr="00384A74">
                <w:rPr>
                  <w:rFonts w:ascii="Times New Roman" w:hAnsi="Times New Roman"/>
                  <w:rPrChange w:id="436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</w:tr>
      <w:tr w:rsidR="00A37D06" w:rsidRPr="00384A74">
        <w:trPr>
          <w:jc w:val="center"/>
          <w:ins w:id="4366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67" w:author="Test" w:date="2008-12-04T14:34:00Z"/>
              </w:numPr>
              <w:spacing w:line="228" w:lineRule="auto"/>
              <w:jc w:val="both"/>
              <w:rPr>
                <w:ins w:id="4368" w:author="Test" w:date="2008-12-04T14:34:00Z"/>
                <w:rFonts w:ascii="Times New Roman" w:hAnsi="Times New Roman"/>
                <w:rPrChange w:id="4369" w:author="Test" w:date="2008-12-04T14:38:00Z">
                  <w:rPr>
                    <w:ins w:id="437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71" w:author="Test" w:date="2008-12-04T14:34:00Z"/>
              </w:numPr>
              <w:spacing w:line="228" w:lineRule="auto"/>
              <w:jc w:val="both"/>
              <w:rPr>
                <w:ins w:id="4372" w:author="Test" w:date="2008-12-04T14:34:00Z"/>
                <w:rFonts w:ascii="Times New Roman" w:hAnsi="Times New Roman"/>
                <w:rPrChange w:id="4373" w:author="Test" w:date="2008-12-04T14:38:00Z">
                  <w:rPr>
                    <w:ins w:id="43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75" w:author="Test" w:date="2008-12-04T14:34:00Z">
              <w:r w:rsidRPr="00384A74">
                <w:rPr>
                  <w:rFonts w:ascii="Times New Roman" w:hAnsi="Times New Roman"/>
                  <w:rPrChange w:id="43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77" w:author="Test" w:date="2008-12-04T14:34:00Z"/>
              </w:numPr>
              <w:spacing w:line="228" w:lineRule="auto"/>
              <w:jc w:val="both"/>
              <w:rPr>
                <w:ins w:id="4378" w:author="Test" w:date="2008-12-04T14:34:00Z"/>
                <w:rFonts w:ascii="Times New Roman" w:hAnsi="Times New Roman"/>
                <w:rPrChange w:id="4379" w:author="Test" w:date="2008-12-04T14:38:00Z">
                  <w:rPr>
                    <w:ins w:id="43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81" w:author="Test" w:date="2008-12-04T14:34:00Z">
              <w:r w:rsidRPr="00384A74">
                <w:rPr>
                  <w:rFonts w:ascii="Times New Roman" w:hAnsi="Times New Roman"/>
                  <w:rPrChange w:id="43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83" w:author="Test" w:date="2008-12-04T14:34:00Z"/>
              </w:numPr>
              <w:spacing w:line="228" w:lineRule="auto"/>
              <w:jc w:val="both"/>
              <w:rPr>
                <w:ins w:id="4384" w:author="Test" w:date="2008-12-04T14:34:00Z"/>
                <w:rFonts w:ascii="Times New Roman" w:hAnsi="Times New Roman"/>
                <w:rPrChange w:id="4385" w:author="Test" w:date="2008-12-04T14:38:00Z">
                  <w:rPr>
                    <w:ins w:id="438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87" w:author="Test" w:date="2008-12-04T14:34:00Z">
              <w:r w:rsidRPr="00384A74">
                <w:rPr>
                  <w:rFonts w:ascii="Times New Roman" w:hAnsi="Times New Roman"/>
                  <w:rPrChange w:id="438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89" w:author="Test" w:date="2008-12-04T14:34:00Z"/>
              </w:numPr>
              <w:spacing w:line="228" w:lineRule="auto"/>
              <w:jc w:val="both"/>
              <w:rPr>
                <w:ins w:id="4390" w:author="Test" w:date="2008-12-04T14:34:00Z"/>
                <w:rFonts w:ascii="Times New Roman" w:hAnsi="Times New Roman"/>
                <w:rPrChange w:id="4391" w:author="Test" w:date="2008-12-04T14:38:00Z">
                  <w:rPr>
                    <w:ins w:id="439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93" w:author="Test" w:date="2008-12-04T14:34:00Z">
              <w:r w:rsidRPr="00384A74">
                <w:rPr>
                  <w:rFonts w:ascii="Times New Roman" w:hAnsi="Times New Roman"/>
                  <w:rPrChange w:id="439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395" w:author="Test" w:date="2008-12-04T14:34:00Z"/>
              </w:numPr>
              <w:spacing w:line="228" w:lineRule="auto"/>
              <w:jc w:val="both"/>
              <w:rPr>
                <w:ins w:id="4396" w:author="Test" w:date="2008-12-04T14:34:00Z"/>
                <w:rFonts w:ascii="Times New Roman" w:hAnsi="Times New Roman"/>
                <w:rPrChange w:id="4397" w:author="Test" w:date="2008-12-04T14:38:00Z">
                  <w:rPr>
                    <w:ins w:id="43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399" w:author="Test" w:date="2008-12-04T14:34:00Z">
              <w:r w:rsidRPr="00384A74">
                <w:rPr>
                  <w:rFonts w:ascii="Times New Roman" w:hAnsi="Times New Roman"/>
                  <w:rPrChange w:id="44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401" w:author="Test" w:date="2008-12-04T14:34:00Z"/>
              </w:numPr>
              <w:spacing w:line="228" w:lineRule="auto"/>
              <w:jc w:val="both"/>
              <w:rPr>
                <w:ins w:id="4402" w:author="Test" w:date="2008-12-04T14:34:00Z"/>
                <w:rFonts w:ascii="Times New Roman" w:hAnsi="Times New Roman"/>
                <w:rPrChange w:id="4403" w:author="Test" w:date="2008-12-04T14:38:00Z">
                  <w:rPr>
                    <w:ins w:id="44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05" w:author="Test" w:date="2008-12-04T14:34:00Z">
              <w:r w:rsidRPr="00384A74">
                <w:rPr>
                  <w:rFonts w:ascii="Times New Roman" w:hAnsi="Times New Roman"/>
                  <w:rPrChange w:id="44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4407" w:author="Test" w:date="2008-12-04T14:34:00Z"/>
              </w:numPr>
              <w:spacing w:line="228" w:lineRule="auto"/>
              <w:jc w:val="both"/>
              <w:rPr>
                <w:ins w:id="4408" w:author="Test" w:date="2008-12-04T14:34:00Z"/>
                <w:rFonts w:ascii="Times New Roman" w:hAnsi="Times New Roman"/>
                <w:rPrChange w:id="4409" w:author="Test" w:date="2008-12-04T14:38:00Z">
                  <w:rPr>
                    <w:ins w:id="441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11" w:author="Test" w:date="2008-12-04T14:34:00Z"/>
              </w:numPr>
              <w:spacing w:line="228" w:lineRule="auto"/>
              <w:jc w:val="both"/>
              <w:rPr>
                <w:ins w:id="4412" w:author="Test" w:date="2008-12-04T14:34:00Z"/>
                <w:rFonts w:ascii="Times New Roman" w:hAnsi="Times New Roman"/>
                <w:rPrChange w:id="4413" w:author="Test" w:date="2008-12-04T14:38:00Z">
                  <w:rPr>
                    <w:ins w:id="441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15" w:author="Test" w:date="2008-12-04T14:34:00Z"/>
              </w:numPr>
              <w:spacing w:line="228" w:lineRule="auto"/>
              <w:jc w:val="both"/>
              <w:rPr>
                <w:ins w:id="4416" w:author="Test" w:date="2008-12-04T14:34:00Z"/>
                <w:rFonts w:ascii="Times New Roman" w:hAnsi="Times New Roman"/>
                <w:rPrChange w:id="4417" w:author="Test" w:date="2008-12-04T14:38:00Z">
                  <w:rPr>
                    <w:ins w:id="44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19" w:author="Test" w:date="2008-12-04T14:34:00Z">
              <w:r w:rsidRPr="00384A74">
                <w:rPr>
                  <w:rFonts w:ascii="Times New Roman" w:hAnsi="Times New Roman"/>
                  <w:rPrChange w:id="44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21" w:author="Test" w:date="2008-12-04T14:34:00Z"/>
              </w:numPr>
              <w:spacing w:line="228" w:lineRule="auto"/>
              <w:jc w:val="both"/>
              <w:rPr>
                <w:ins w:id="4422" w:author="Test" w:date="2008-12-04T14:34:00Z"/>
                <w:rFonts w:ascii="Times New Roman" w:hAnsi="Times New Roman"/>
                <w:rPrChange w:id="4423" w:author="Test" w:date="2008-12-04T14:38:00Z">
                  <w:rPr>
                    <w:ins w:id="442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25" w:author="Test" w:date="2008-12-04T14:34:00Z">
              <w:r w:rsidRPr="00384A74">
                <w:rPr>
                  <w:rFonts w:ascii="Times New Roman" w:hAnsi="Times New Roman"/>
                  <w:rPrChange w:id="442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27" w:author="Test" w:date="2008-12-04T14:34:00Z"/>
              </w:numPr>
              <w:spacing w:line="228" w:lineRule="auto"/>
              <w:jc w:val="both"/>
              <w:rPr>
                <w:ins w:id="4428" w:author="Test" w:date="2008-12-04T14:34:00Z"/>
                <w:rFonts w:ascii="Times New Roman" w:hAnsi="Times New Roman"/>
                <w:rPrChange w:id="4429" w:author="Test" w:date="2008-12-04T14:38:00Z">
                  <w:rPr>
                    <w:ins w:id="44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31" w:author="Test" w:date="2008-12-04T14:34:00Z">
              <w:r w:rsidRPr="00384A74">
                <w:rPr>
                  <w:rFonts w:ascii="Times New Roman" w:hAnsi="Times New Roman"/>
                  <w:rPrChange w:id="44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33" w:author="Test" w:date="2008-12-04T14:34:00Z"/>
              </w:numPr>
              <w:spacing w:line="228" w:lineRule="auto"/>
              <w:jc w:val="both"/>
              <w:rPr>
                <w:ins w:id="4434" w:author="Test" w:date="2008-12-04T14:34:00Z"/>
                <w:rFonts w:ascii="Times New Roman" w:hAnsi="Times New Roman"/>
                <w:rPrChange w:id="4435" w:author="Test" w:date="2008-12-04T14:38:00Z">
                  <w:rPr>
                    <w:ins w:id="44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37" w:author="Test" w:date="2008-12-04T14:34:00Z">
              <w:r w:rsidRPr="00384A74">
                <w:rPr>
                  <w:rFonts w:ascii="Times New Roman" w:hAnsi="Times New Roman"/>
                  <w:rPrChange w:id="44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39" w:author="Test" w:date="2008-12-04T14:34:00Z"/>
              </w:numPr>
              <w:spacing w:line="228" w:lineRule="auto"/>
              <w:jc w:val="both"/>
              <w:rPr>
                <w:ins w:id="4440" w:author="Test" w:date="2008-12-04T14:34:00Z"/>
                <w:rFonts w:ascii="Times New Roman" w:hAnsi="Times New Roman"/>
                <w:rPrChange w:id="4441" w:author="Test" w:date="2008-12-04T14:38:00Z">
                  <w:rPr>
                    <w:ins w:id="44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43" w:author="Test" w:date="2008-12-04T14:34:00Z">
              <w:r w:rsidRPr="00384A74">
                <w:rPr>
                  <w:rFonts w:ascii="Times New Roman" w:hAnsi="Times New Roman"/>
                  <w:rPrChange w:id="44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445" w:author="Test" w:date="2008-12-04T14:34:00Z"/>
              </w:numPr>
              <w:spacing w:line="228" w:lineRule="auto"/>
              <w:jc w:val="both"/>
              <w:rPr>
                <w:ins w:id="4446" w:author="Test" w:date="2008-12-04T14:34:00Z"/>
                <w:rFonts w:ascii="Times New Roman" w:hAnsi="Times New Roman"/>
                <w:rPrChange w:id="4447" w:author="Test" w:date="2008-12-04T14:38:00Z">
                  <w:rPr>
                    <w:ins w:id="44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49" w:author="Test" w:date="2008-12-04T14:34:00Z">
              <w:r w:rsidRPr="00384A74">
                <w:rPr>
                  <w:rFonts w:ascii="Times New Roman" w:hAnsi="Times New Roman"/>
                  <w:rPrChange w:id="44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4451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52" w:author="Test" w:date="2008-12-04T14:34:00Z"/>
              </w:numPr>
              <w:spacing w:line="228" w:lineRule="auto"/>
              <w:jc w:val="both"/>
              <w:rPr>
                <w:ins w:id="4453" w:author="Test" w:date="2008-12-04T14:34:00Z"/>
                <w:rFonts w:ascii="Times New Roman" w:hAnsi="Times New Roman"/>
                <w:rPrChange w:id="4454" w:author="Test" w:date="2008-12-04T14:38:00Z">
                  <w:rPr>
                    <w:ins w:id="445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56" w:author="Test" w:date="2008-12-04T14:34:00Z"/>
              </w:numPr>
              <w:spacing w:line="228" w:lineRule="auto"/>
              <w:jc w:val="both"/>
              <w:rPr>
                <w:ins w:id="4457" w:author="Test" w:date="2008-12-04T14:34:00Z"/>
                <w:rFonts w:ascii="Times New Roman" w:hAnsi="Times New Roman"/>
                <w:rPrChange w:id="4458" w:author="Test" w:date="2008-12-04T14:38:00Z">
                  <w:rPr>
                    <w:ins w:id="44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60" w:author="Test" w:date="2008-12-04T14:34:00Z">
              <w:r w:rsidRPr="00384A74">
                <w:rPr>
                  <w:rFonts w:ascii="Times New Roman" w:hAnsi="Times New Roman"/>
                  <w:rPrChange w:id="44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62" w:author="Test" w:date="2008-12-04T14:34:00Z"/>
              </w:numPr>
              <w:spacing w:line="228" w:lineRule="auto"/>
              <w:jc w:val="both"/>
              <w:rPr>
                <w:ins w:id="4463" w:author="Test" w:date="2008-12-04T14:34:00Z"/>
                <w:rFonts w:ascii="Times New Roman" w:hAnsi="Times New Roman"/>
                <w:rPrChange w:id="4464" w:author="Test" w:date="2008-12-04T14:38:00Z">
                  <w:rPr>
                    <w:ins w:id="446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66" w:author="Test" w:date="2008-12-04T14:34:00Z">
              <w:r w:rsidRPr="00384A74">
                <w:rPr>
                  <w:rFonts w:ascii="Times New Roman" w:hAnsi="Times New Roman"/>
                  <w:rPrChange w:id="44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68" w:author="Test" w:date="2008-12-04T14:34:00Z"/>
              </w:numPr>
              <w:spacing w:line="228" w:lineRule="auto"/>
              <w:jc w:val="both"/>
              <w:rPr>
                <w:ins w:id="4469" w:author="Test" w:date="2008-12-04T14:34:00Z"/>
                <w:rFonts w:ascii="Times New Roman" w:hAnsi="Times New Roman"/>
                <w:rPrChange w:id="4470" w:author="Test" w:date="2008-12-04T14:38:00Z">
                  <w:rPr>
                    <w:ins w:id="44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72" w:author="Test" w:date="2008-12-04T14:34:00Z">
              <w:r w:rsidRPr="00384A74">
                <w:rPr>
                  <w:rFonts w:ascii="Times New Roman" w:hAnsi="Times New Roman"/>
                  <w:rPrChange w:id="44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74" w:author="Test" w:date="2008-12-04T14:34:00Z"/>
              </w:numPr>
              <w:spacing w:line="228" w:lineRule="auto"/>
              <w:jc w:val="both"/>
              <w:rPr>
                <w:ins w:id="4475" w:author="Test" w:date="2008-12-04T14:34:00Z"/>
                <w:rFonts w:ascii="Times New Roman" w:hAnsi="Times New Roman"/>
                <w:rPrChange w:id="4476" w:author="Test" w:date="2008-12-04T14:38:00Z">
                  <w:rPr>
                    <w:ins w:id="44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78" w:author="Test" w:date="2008-12-04T14:34:00Z">
              <w:r w:rsidRPr="00384A74">
                <w:rPr>
                  <w:rFonts w:ascii="Times New Roman" w:hAnsi="Times New Roman"/>
                  <w:rPrChange w:id="44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80" w:author="Test" w:date="2008-12-04T14:34:00Z"/>
              </w:numPr>
              <w:spacing w:line="228" w:lineRule="auto"/>
              <w:jc w:val="both"/>
              <w:rPr>
                <w:ins w:id="4481" w:author="Test" w:date="2008-12-04T14:34:00Z"/>
                <w:rFonts w:ascii="Times New Roman" w:hAnsi="Times New Roman"/>
                <w:rPrChange w:id="4482" w:author="Test" w:date="2008-12-04T14:38:00Z">
                  <w:rPr>
                    <w:ins w:id="44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84" w:author="Test" w:date="2008-12-04T14:34:00Z">
              <w:r w:rsidRPr="00384A74">
                <w:rPr>
                  <w:rFonts w:ascii="Times New Roman" w:hAnsi="Times New Roman"/>
                  <w:rPrChange w:id="44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486" w:author="Test" w:date="2008-12-04T14:34:00Z"/>
              </w:numPr>
              <w:spacing w:line="228" w:lineRule="auto"/>
              <w:jc w:val="both"/>
              <w:rPr>
                <w:ins w:id="4487" w:author="Test" w:date="2008-12-04T14:34:00Z"/>
                <w:rFonts w:ascii="Times New Roman" w:hAnsi="Times New Roman"/>
                <w:rPrChange w:id="4488" w:author="Test" w:date="2008-12-04T14:38:00Z">
                  <w:rPr>
                    <w:ins w:id="44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490" w:author="Test" w:date="2008-12-04T14:34:00Z">
              <w:r w:rsidRPr="00384A74">
                <w:rPr>
                  <w:rFonts w:ascii="Times New Roman" w:hAnsi="Times New Roman"/>
                  <w:rPrChange w:id="44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4492" w:author="Test" w:date="2008-12-04T14:34:00Z"/>
              </w:numPr>
              <w:spacing w:line="228" w:lineRule="auto"/>
              <w:jc w:val="both"/>
              <w:rPr>
                <w:ins w:id="4493" w:author="Test" w:date="2008-12-04T14:34:00Z"/>
                <w:rFonts w:ascii="Times New Roman" w:hAnsi="Times New Roman"/>
                <w:rPrChange w:id="4494" w:author="Test" w:date="2008-12-04T14:38:00Z">
                  <w:rPr>
                    <w:ins w:id="449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496" w:author="Test" w:date="2008-12-04T14:34:00Z"/>
              </w:numPr>
              <w:spacing w:line="228" w:lineRule="auto"/>
              <w:jc w:val="both"/>
              <w:rPr>
                <w:ins w:id="4497" w:author="Test" w:date="2008-12-04T14:34:00Z"/>
                <w:rFonts w:ascii="Times New Roman" w:hAnsi="Times New Roman"/>
                <w:rPrChange w:id="4498" w:author="Test" w:date="2008-12-04T14:38:00Z">
                  <w:rPr>
                    <w:ins w:id="449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00" w:author="Test" w:date="2008-12-04T14:34:00Z"/>
              </w:numPr>
              <w:spacing w:line="228" w:lineRule="auto"/>
              <w:jc w:val="both"/>
              <w:rPr>
                <w:ins w:id="4501" w:author="Test" w:date="2008-12-04T14:34:00Z"/>
                <w:rFonts w:ascii="Times New Roman" w:hAnsi="Times New Roman"/>
                <w:rPrChange w:id="4502" w:author="Test" w:date="2008-12-04T14:38:00Z">
                  <w:rPr>
                    <w:ins w:id="45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04" w:author="Test" w:date="2008-12-04T14:34:00Z">
              <w:r w:rsidRPr="00384A74">
                <w:rPr>
                  <w:rFonts w:ascii="Times New Roman" w:hAnsi="Times New Roman"/>
                  <w:rPrChange w:id="45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06" w:author="Test" w:date="2008-12-04T14:34:00Z"/>
              </w:numPr>
              <w:spacing w:line="228" w:lineRule="auto"/>
              <w:jc w:val="both"/>
              <w:rPr>
                <w:ins w:id="4507" w:author="Test" w:date="2008-12-04T14:34:00Z"/>
                <w:rFonts w:ascii="Times New Roman" w:hAnsi="Times New Roman"/>
                <w:rPrChange w:id="4508" w:author="Test" w:date="2008-12-04T14:38:00Z">
                  <w:rPr>
                    <w:ins w:id="450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10" w:author="Test" w:date="2008-12-04T14:34:00Z">
              <w:r w:rsidRPr="00384A74">
                <w:rPr>
                  <w:rFonts w:ascii="Times New Roman" w:hAnsi="Times New Roman"/>
                  <w:rPrChange w:id="451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12" w:author="Test" w:date="2008-12-04T14:34:00Z"/>
              </w:numPr>
              <w:spacing w:line="228" w:lineRule="auto"/>
              <w:jc w:val="both"/>
              <w:rPr>
                <w:ins w:id="4513" w:author="Test" w:date="2008-12-04T14:34:00Z"/>
                <w:rFonts w:ascii="Times New Roman" w:hAnsi="Times New Roman"/>
                <w:rPrChange w:id="4514" w:author="Test" w:date="2008-12-04T14:38:00Z">
                  <w:rPr>
                    <w:ins w:id="451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16" w:author="Test" w:date="2008-12-04T14:34:00Z">
              <w:r w:rsidRPr="00384A74">
                <w:rPr>
                  <w:rFonts w:ascii="Times New Roman" w:hAnsi="Times New Roman"/>
                  <w:rPrChange w:id="451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18" w:author="Test" w:date="2008-12-04T14:34:00Z"/>
              </w:numPr>
              <w:spacing w:line="228" w:lineRule="auto"/>
              <w:jc w:val="both"/>
              <w:rPr>
                <w:ins w:id="4519" w:author="Test" w:date="2008-12-04T14:34:00Z"/>
                <w:rFonts w:ascii="Times New Roman" w:hAnsi="Times New Roman"/>
                <w:rPrChange w:id="4520" w:author="Test" w:date="2008-12-04T14:38:00Z">
                  <w:rPr>
                    <w:ins w:id="452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22" w:author="Test" w:date="2008-12-04T14:34:00Z">
              <w:r w:rsidRPr="00384A74">
                <w:rPr>
                  <w:rFonts w:ascii="Times New Roman" w:hAnsi="Times New Roman"/>
                  <w:rPrChange w:id="452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24" w:author="Test" w:date="2008-12-04T14:34:00Z"/>
              </w:numPr>
              <w:spacing w:line="228" w:lineRule="auto"/>
              <w:jc w:val="both"/>
              <w:rPr>
                <w:ins w:id="4525" w:author="Test" w:date="2008-12-04T14:34:00Z"/>
                <w:rFonts w:ascii="Times New Roman" w:hAnsi="Times New Roman"/>
                <w:rPrChange w:id="4526" w:author="Test" w:date="2008-12-04T14:38:00Z">
                  <w:rPr>
                    <w:ins w:id="452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28" w:author="Test" w:date="2008-12-04T14:34:00Z">
              <w:r w:rsidRPr="00384A74">
                <w:rPr>
                  <w:rFonts w:ascii="Times New Roman" w:hAnsi="Times New Roman"/>
                  <w:rPrChange w:id="45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530" w:author="Test" w:date="2008-12-04T14:34:00Z"/>
              </w:numPr>
              <w:spacing w:line="228" w:lineRule="auto"/>
              <w:jc w:val="both"/>
              <w:rPr>
                <w:ins w:id="4531" w:author="Test" w:date="2008-12-04T14:34:00Z"/>
                <w:rFonts w:ascii="Times New Roman" w:hAnsi="Times New Roman"/>
                <w:rPrChange w:id="4532" w:author="Test" w:date="2008-12-04T14:38:00Z">
                  <w:rPr>
                    <w:ins w:id="45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34" w:author="Test" w:date="2008-12-04T14:34:00Z">
              <w:r w:rsidRPr="00384A74">
                <w:rPr>
                  <w:rFonts w:ascii="Times New Roman" w:hAnsi="Times New Roman"/>
                  <w:rPrChange w:id="45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4536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37" w:author="Test" w:date="2008-12-04T14:34:00Z"/>
              </w:numPr>
              <w:spacing w:line="228" w:lineRule="auto"/>
              <w:jc w:val="both"/>
              <w:rPr>
                <w:ins w:id="4538" w:author="Test" w:date="2008-12-04T14:34:00Z"/>
                <w:rFonts w:ascii="Times New Roman" w:hAnsi="Times New Roman"/>
                <w:rPrChange w:id="4539" w:author="Test" w:date="2008-12-04T14:38:00Z">
                  <w:rPr>
                    <w:ins w:id="454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41" w:author="Test" w:date="2008-12-04T14:34:00Z"/>
              </w:numPr>
              <w:spacing w:line="228" w:lineRule="auto"/>
              <w:jc w:val="both"/>
              <w:rPr>
                <w:ins w:id="4542" w:author="Test" w:date="2008-12-04T14:34:00Z"/>
                <w:rFonts w:ascii="Times New Roman" w:hAnsi="Times New Roman"/>
                <w:rPrChange w:id="4543" w:author="Test" w:date="2008-12-04T14:38:00Z">
                  <w:rPr>
                    <w:ins w:id="454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45" w:author="Test" w:date="2008-12-04T14:34:00Z">
              <w:r w:rsidRPr="00384A74">
                <w:rPr>
                  <w:rFonts w:ascii="Times New Roman" w:hAnsi="Times New Roman"/>
                  <w:rPrChange w:id="454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47" w:author="Test" w:date="2008-12-04T14:34:00Z"/>
              </w:numPr>
              <w:spacing w:line="228" w:lineRule="auto"/>
              <w:jc w:val="both"/>
              <w:rPr>
                <w:ins w:id="4548" w:author="Test" w:date="2008-12-04T14:34:00Z"/>
                <w:rFonts w:ascii="Times New Roman" w:hAnsi="Times New Roman"/>
                <w:rPrChange w:id="4549" w:author="Test" w:date="2008-12-04T14:38:00Z">
                  <w:rPr>
                    <w:ins w:id="455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51" w:author="Test" w:date="2008-12-04T14:34:00Z">
              <w:r w:rsidRPr="00384A74">
                <w:rPr>
                  <w:rFonts w:ascii="Times New Roman" w:hAnsi="Times New Roman"/>
                  <w:rPrChange w:id="455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53" w:author="Test" w:date="2008-12-04T14:34:00Z"/>
              </w:numPr>
              <w:spacing w:line="228" w:lineRule="auto"/>
              <w:jc w:val="both"/>
              <w:rPr>
                <w:ins w:id="4554" w:author="Test" w:date="2008-12-04T14:34:00Z"/>
                <w:rFonts w:ascii="Times New Roman" w:hAnsi="Times New Roman"/>
                <w:rPrChange w:id="4555" w:author="Test" w:date="2008-12-04T14:38:00Z">
                  <w:rPr>
                    <w:ins w:id="45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57" w:author="Test" w:date="2008-12-04T14:34:00Z">
              <w:r w:rsidRPr="00384A74">
                <w:rPr>
                  <w:rFonts w:ascii="Times New Roman" w:hAnsi="Times New Roman"/>
                  <w:rPrChange w:id="45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59" w:author="Test" w:date="2008-12-04T14:34:00Z"/>
              </w:numPr>
              <w:spacing w:line="228" w:lineRule="auto"/>
              <w:jc w:val="both"/>
              <w:rPr>
                <w:ins w:id="4560" w:author="Test" w:date="2008-12-04T14:34:00Z"/>
                <w:rFonts w:ascii="Times New Roman" w:hAnsi="Times New Roman"/>
                <w:rPrChange w:id="4561" w:author="Test" w:date="2008-12-04T14:38:00Z">
                  <w:rPr>
                    <w:ins w:id="45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63" w:author="Test" w:date="2008-12-04T14:34:00Z">
              <w:r w:rsidRPr="00384A74">
                <w:rPr>
                  <w:rFonts w:ascii="Times New Roman" w:hAnsi="Times New Roman"/>
                  <w:rPrChange w:id="45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65" w:author="Test" w:date="2008-12-04T14:34:00Z"/>
              </w:numPr>
              <w:spacing w:line="228" w:lineRule="auto"/>
              <w:jc w:val="both"/>
              <w:rPr>
                <w:ins w:id="4566" w:author="Test" w:date="2008-12-04T14:34:00Z"/>
                <w:rFonts w:ascii="Times New Roman" w:hAnsi="Times New Roman"/>
                <w:rPrChange w:id="4567" w:author="Test" w:date="2008-12-04T14:38:00Z">
                  <w:rPr>
                    <w:ins w:id="45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69" w:author="Test" w:date="2008-12-04T14:34:00Z">
              <w:r w:rsidRPr="00384A74">
                <w:rPr>
                  <w:rFonts w:ascii="Times New Roman" w:hAnsi="Times New Roman"/>
                  <w:rPrChange w:id="45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571" w:author="Test" w:date="2008-12-04T14:34:00Z"/>
              </w:numPr>
              <w:spacing w:line="228" w:lineRule="auto"/>
              <w:jc w:val="both"/>
              <w:rPr>
                <w:ins w:id="4572" w:author="Test" w:date="2008-12-04T14:34:00Z"/>
                <w:rFonts w:ascii="Times New Roman" w:hAnsi="Times New Roman"/>
                <w:rPrChange w:id="4573" w:author="Test" w:date="2008-12-04T14:38:00Z">
                  <w:rPr>
                    <w:ins w:id="45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75" w:author="Test" w:date="2008-12-04T14:34:00Z">
              <w:r w:rsidRPr="00384A74">
                <w:rPr>
                  <w:rFonts w:ascii="Times New Roman" w:hAnsi="Times New Roman"/>
                  <w:rPrChange w:id="45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4577" w:author="Test" w:date="2008-12-04T14:34:00Z"/>
              </w:numPr>
              <w:spacing w:line="228" w:lineRule="auto"/>
              <w:jc w:val="both"/>
              <w:rPr>
                <w:ins w:id="4578" w:author="Test" w:date="2008-12-04T14:34:00Z"/>
                <w:rFonts w:ascii="Times New Roman" w:hAnsi="Times New Roman"/>
                <w:rPrChange w:id="4579" w:author="Test" w:date="2008-12-04T14:38:00Z">
                  <w:rPr>
                    <w:ins w:id="458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81" w:author="Test" w:date="2008-12-04T14:34:00Z"/>
              </w:numPr>
              <w:spacing w:line="228" w:lineRule="auto"/>
              <w:jc w:val="both"/>
              <w:rPr>
                <w:ins w:id="4582" w:author="Test" w:date="2008-12-04T14:34:00Z"/>
                <w:rFonts w:ascii="Times New Roman" w:hAnsi="Times New Roman"/>
                <w:rPrChange w:id="4583" w:author="Test" w:date="2008-12-04T14:38:00Z">
                  <w:rPr>
                    <w:ins w:id="458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85" w:author="Test" w:date="2008-12-04T14:34:00Z"/>
              </w:numPr>
              <w:spacing w:line="228" w:lineRule="auto"/>
              <w:jc w:val="both"/>
              <w:rPr>
                <w:ins w:id="4586" w:author="Test" w:date="2008-12-04T14:34:00Z"/>
                <w:rFonts w:ascii="Times New Roman" w:hAnsi="Times New Roman"/>
                <w:rPrChange w:id="4587" w:author="Test" w:date="2008-12-04T14:38:00Z">
                  <w:rPr>
                    <w:ins w:id="45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89" w:author="Test" w:date="2008-12-04T14:34:00Z">
              <w:r w:rsidRPr="00384A74">
                <w:rPr>
                  <w:rFonts w:ascii="Times New Roman" w:hAnsi="Times New Roman"/>
                  <w:rPrChange w:id="45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91" w:author="Test" w:date="2008-12-04T14:34:00Z"/>
              </w:numPr>
              <w:spacing w:line="228" w:lineRule="auto"/>
              <w:jc w:val="both"/>
              <w:rPr>
                <w:ins w:id="4592" w:author="Test" w:date="2008-12-04T14:34:00Z"/>
                <w:rFonts w:ascii="Times New Roman" w:hAnsi="Times New Roman"/>
                <w:rPrChange w:id="4593" w:author="Test" w:date="2008-12-04T14:38:00Z">
                  <w:rPr>
                    <w:ins w:id="459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595" w:author="Test" w:date="2008-12-04T14:34:00Z">
              <w:r w:rsidRPr="00384A74">
                <w:rPr>
                  <w:rFonts w:ascii="Times New Roman" w:hAnsi="Times New Roman"/>
                  <w:rPrChange w:id="459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597" w:author="Test" w:date="2008-12-04T14:34:00Z"/>
              </w:numPr>
              <w:spacing w:line="228" w:lineRule="auto"/>
              <w:jc w:val="both"/>
              <w:rPr>
                <w:ins w:id="4598" w:author="Test" w:date="2008-12-04T14:34:00Z"/>
                <w:rFonts w:ascii="Times New Roman" w:hAnsi="Times New Roman"/>
                <w:rPrChange w:id="4599" w:author="Test" w:date="2008-12-04T14:38:00Z">
                  <w:rPr>
                    <w:ins w:id="460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01" w:author="Test" w:date="2008-12-04T14:34:00Z">
              <w:r w:rsidRPr="00384A74">
                <w:rPr>
                  <w:rFonts w:ascii="Times New Roman" w:hAnsi="Times New Roman"/>
                  <w:rPrChange w:id="460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603" w:author="Test" w:date="2008-12-04T14:34:00Z"/>
              </w:numPr>
              <w:spacing w:line="228" w:lineRule="auto"/>
              <w:jc w:val="both"/>
              <w:rPr>
                <w:ins w:id="4604" w:author="Test" w:date="2008-12-04T14:34:00Z"/>
                <w:rFonts w:ascii="Times New Roman" w:hAnsi="Times New Roman"/>
                <w:rPrChange w:id="4605" w:author="Test" w:date="2008-12-04T14:38:00Z">
                  <w:rPr>
                    <w:ins w:id="460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07" w:author="Test" w:date="2008-12-04T14:34:00Z">
              <w:r w:rsidRPr="00384A74">
                <w:rPr>
                  <w:rFonts w:ascii="Times New Roman" w:hAnsi="Times New Roman"/>
                  <w:rPrChange w:id="460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609" w:author="Test" w:date="2008-12-04T14:34:00Z"/>
              </w:numPr>
              <w:spacing w:line="228" w:lineRule="auto"/>
              <w:jc w:val="both"/>
              <w:rPr>
                <w:ins w:id="4610" w:author="Test" w:date="2008-12-04T14:34:00Z"/>
                <w:rFonts w:ascii="Times New Roman" w:hAnsi="Times New Roman"/>
                <w:rPrChange w:id="4611" w:author="Test" w:date="2008-12-04T14:38:00Z">
                  <w:rPr>
                    <w:ins w:id="461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13" w:author="Test" w:date="2008-12-04T14:34:00Z">
              <w:r w:rsidRPr="00384A74">
                <w:rPr>
                  <w:rFonts w:ascii="Times New Roman" w:hAnsi="Times New Roman"/>
                  <w:rPrChange w:id="46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615" w:author="Test" w:date="2008-12-04T14:34:00Z"/>
              </w:numPr>
              <w:spacing w:line="228" w:lineRule="auto"/>
              <w:jc w:val="both"/>
              <w:rPr>
                <w:ins w:id="4616" w:author="Test" w:date="2008-12-04T14:34:00Z"/>
                <w:rFonts w:ascii="Times New Roman" w:hAnsi="Times New Roman"/>
                <w:rPrChange w:id="4617" w:author="Test" w:date="2008-12-04T14:38:00Z">
                  <w:rPr>
                    <w:ins w:id="46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19" w:author="Test" w:date="2008-12-04T14:34:00Z">
              <w:r w:rsidRPr="00384A74">
                <w:rPr>
                  <w:rFonts w:ascii="Times New Roman" w:hAnsi="Times New Roman"/>
                  <w:rPrChange w:id="46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</w:tr>
      <w:tr w:rsidR="00A37D06" w:rsidRPr="00384A74">
        <w:trPr>
          <w:jc w:val="center"/>
          <w:ins w:id="4621" w:author="Test" w:date="2008-12-04T14:34:00Z"/>
        </w:trPr>
        <w:tc>
          <w:tcPr>
            <w:tcW w:w="342" w:type="pct"/>
          </w:tcPr>
          <w:p w:rsidR="00A37D06" w:rsidRPr="00384A74" w:rsidRDefault="00A37D06" w:rsidP="00C377D7">
            <w:pPr>
              <w:numPr>
                <w:ins w:id="4622" w:author="Test" w:date="2008-12-04T14:34:00Z"/>
              </w:numPr>
              <w:spacing w:line="228" w:lineRule="auto"/>
              <w:jc w:val="both"/>
              <w:rPr>
                <w:ins w:id="4623" w:author="Test" w:date="2008-12-04T14:34:00Z"/>
                <w:rFonts w:ascii="Times New Roman" w:hAnsi="Times New Roman"/>
                <w:rPrChange w:id="4624" w:author="Test" w:date="2008-12-04T14:38:00Z">
                  <w:rPr>
                    <w:ins w:id="462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26" w:author="Test" w:date="2008-12-04T14:34:00Z"/>
              </w:numPr>
              <w:spacing w:line="228" w:lineRule="auto"/>
              <w:jc w:val="both"/>
              <w:rPr>
                <w:ins w:id="4627" w:author="Test" w:date="2008-12-04T14:34:00Z"/>
                <w:rFonts w:ascii="Times New Roman" w:hAnsi="Times New Roman"/>
                <w:rPrChange w:id="4628" w:author="Test" w:date="2008-12-04T14:38:00Z">
                  <w:rPr>
                    <w:ins w:id="462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30" w:author="Test" w:date="2008-12-04T14:34:00Z">
              <w:r w:rsidRPr="00384A74">
                <w:rPr>
                  <w:rFonts w:ascii="Times New Roman" w:hAnsi="Times New Roman"/>
                  <w:rPrChange w:id="463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32" w:author="Test" w:date="2008-12-04T14:34:00Z"/>
              </w:numPr>
              <w:spacing w:line="228" w:lineRule="auto"/>
              <w:jc w:val="both"/>
              <w:rPr>
                <w:ins w:id="4633" w:author="Test" w:date="2008-12-04T14:34:00Z"/>
                <w:rFonts w:ascii="Times New Roman" w:hAnsi="Times New Roman"/>
                <w:rPrChange w:id="4634" w:author="Test" w:date="2008-12-04T14:38:00Z">
                  <w:rPr>
                    <w:ins w:id="463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36" w:author="Test" w:date="2008-12-04T14:34:00Z">
              <w:r w:rsidRPr="00384A74">
                <w:rPr>
                  <w:rFonts w:ascii="Times New Roman" w:hAnsi="Times New Roman"/>
                  <w:rPrChange w:id="463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38" w:author="Test" w:date="2008-12-04T14:34:00Z"/>
              </w:numPr>
              <w:spacing w:line="228" w:lineRule="auto"/>
              <w:jc w:val="both"/>
              <w:rPr>
                <w:ins w:id="4639" w:author="Test" w:date="2008-12-04T14:34:00Z"/>
                <w:rFonts w:ascii="Times New Roman" w:hAnsi="Times New Roman"/>
                <w:rPrChange w:id="4640" w:author="Test" w:date="2008-12-04T14:38:00Z">
                  <w:rPr>
                    <w:ins w:id="464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42" w:author="Test" w:date="2008-12-04T14:34:00Z">
              <w:r w:rsidRPr="00384A74">
                <w:rPr>
                  <w:rFonts w:ascii="Times New Roman" w:hAnsi="Times New Roman"/>
                  <w:rPrChange w:id="464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44" w:author="Test" w:date="2008-12-04T14:34:00Z"/>
              </w:numPr>
              <w:spacing w:line="228" w:lineRule="auto"/>
              <w:jc w:val="both"/>
              <w:rPr>
                <w:ins w:id="4645" w:author="Test" w:date="2008-12-04T14:34:00Z"/>
                <w:rFonts w:ascii="Times New Roman" w:hAnsi="Times New Roman"/>
                <w:rPrChange w:id="4646" w:author="Test" w:date="2008-12-04T14:38:00Z">
                  <w:rPr>
                    <w:ins w:id="464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48" w:author="Test" w:date="2008-12-04T14:34:00Z">
              <w:r w:rsidRPr="00384A74">
                <w:rPr>
                  <w:rFonts w:ascii="Times New Roman" w:hAnsi="Times New Roman"/>
                  <w:rPrChange w:id="464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50" w:author="Test" w:date="2008-12-04T14:34:00Z"/>
              </w:numPr>
              <w:spacing w:line="228" w:lineRule="auto"/>
              <w:jc w:val="both"/>
              <w:rPr>
                <w:ins w:id="4651" w:author="Test" w:date="2008-12-04T14:34:00Z"/>
                <w:rFonts w:ascii="Times New Roman" w:hAnsi="Times New Roman"/>
                <w:rPrChange w:id="4652" w:author="Test" w:date="2008-12-04T14:38:00Z">
                  <w:rPr>
                    <w:ins w:id="465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54" w:author="Test" w:date="2008-12-04T14:34:00Z">
              <w:r w:rsidRPr="00384A74">
                <w:rPr>
                  <w:rFonts w:ascii="Times New Roman" w:hAnsi="Times New Roman"/>
                  <w:rPrChange w:id="465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</w:tcPr>
          <w:p w:rsidR="00A37D06" w:rsidRPr="00384A74" w:rsidRDefault="00A37D06" w:rsidP="00C377D7">
            <w:pPr>
              <w:numPr>
                <w:ins w:id="4656" w:author="Test" w:date="2008-12-04T14:34:00Z"/>
              </w:numPr>
              <w:spacing w:line="228" w:lineRule="auto"/>
              <w:jc w:val="both"/>
              <w:rPr>
                <w:ins w:id="4657" w:author="Test" w:date="2008-12-04T14:34:00Z"/>
                <w:rFonts w:ascii="Times New Roman" w:hAnsi="Times New Roman"/>
                <w:rPrChange w:id="4658" w:author="Test" w:date="2008-12-04T14:38:00Z">
                  <w:rPr>
                    <w:ins w:id="465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4660" w:author="Test" w:date="2008-12-04T14:34:00Z"/>
              </w:numPr>
              <w:spacing w:line="228" w:lineRule="auto"/>
              <w:jc w:val="both"/>
              <w:rPr>
                <w:ins w:id="4661" w:author="Test" w:date="2008-12-04T14:34:00Z"/>
                <w:rFonts w:ascii="Times New Roman" w:hAnsi="Times New Roman"/>
                <w:rPrChange w:id="4662" w:author="Test" w:date="2008-12-04T14:38:00Z">
                  <w:rPr>
                    <w:ins w:id="466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C377D7">
            <w:pPr>
              <w:numPr>
                <w:ins w:id="4664" w:author="Test" w:date="2008-12-04T14:34:00Z"/>
              </w:numPr>
              <w:spacing w:line="228" w:lineRule="auto"/>
              <w:jc w:val="both"/>
              <w:rPr>
                <w:ins w:id="4665" w:author="Test" w:date="2008-12-04T14:34:00Z"/>
                <w:rFonts w:ascii="Times New Roman" w:hAnsi="Times New Roman"/>
                <w:rPrChange w:id="4666" w:author="Test" w:date="2008-12-04T14:38:00Z">
                  <w:rPr>
                    <w:ins w:id="466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68" w:author="Test" w:date="2008-12-04T14:34:00Z"/>
              </w:numPr>
              <w:spacing w:line="228" w:lineRule="auto"/>
              <w:jc w:val="both"/>
              <w:rPr>
                <w:ins w:id="4669" w:author="Test" w:date="2008-12-04T14:34:00Z"/>
                <w:rFonts w:ascii="Times New Roman" w:hAnsi="Times New Roman"/>
                <w:rPrChange w:id="4670" w:author="Test" w:date="2008-12-04T14:38:00Z">
                  <w:rPr>
                    <w:ins w:id="46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72" w:author="Test" w:date="2008-12-04T14:34:00Z">
              <w:r w:rsidRPr="00384A74">
                <w:rPr>
                  <w:rFonts w:ascii="Times New Roman" w:hAnsi="Times New Roman"/>
                  <w:rPrChange w:id="46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74" w:author="Test" w:date="2008-12-04T14:34:00Z"/>
              </w:numPr>
              <w:spacing w:line="228" w:lineRule="auto"/>
              <w:jc w:val="both"/>
              <w:rPr>
                <w:ins w:id="4675" w:author="Test" w:date="2008-12-04T14:34:00Z"/>
                <w:rFonts w:ascii="Times New Roman" w:hAnsi="Times New Roman"/>
                <w:rPrChange w:id="4676" w:author="Test" w:date="2008-12-04T14:38:00Z">
                  <w:rPr>
                    <w:ins w:id="46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78" w:author="Test" w:date="2008-12-04T14:34:00Z">
              <w:r w:rsidRPr="00384A74">
                <w:rPr>
                  <w:rFonts w:ascii="Times New Roman" w:hAnsi="Times New Roman"/>
                  <w:rPrChange w:id="46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80" w:author="Test" w:date="2008-12-04T14:34:00Z"/>
              </w:numPr>
              <w:spacing w:line="228" w:lineRule="auto"/>
              <w:jc w:val="both"/>
              <w:rPr>
                <w:ins w:id="4681" w:author="Test" w:date="2008-12-04T14:34:00Z"/>
                <w:rFonts w:ascii="Times New Roman" w:hAnsi="Times New Roman"/>
                <w:rPrChange w:id="4682" w:author="Test" w:date="2008-12-04T14:38:00Z">
                  <w:rPr>
                    <w:ins w:id="46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84" w:author="Test" w:date="2008-12-04T14:34:00Z">
              <w:r w:rsidRPr="00384A74">
                <w:rPr>
                  <w:rFonts w:ascii="Times New Roman" w:hAnsi="Times New Roman"/>
                  <w:rPrChange w:id="46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86" w:author="Test" w:date="2008-12-04T14:34:00Z"/>
              </w:numPr>
              <w:spacing w:line="228" w:lineRule="auto"/>
              <w:jc w:val="both"/>
              <w:rPr>
                <w:ins w:id="4687" w:author="Test" w:date="2008-12-04T14:34:00Z"/>
                <w:rFonts w:ascii="Times New Roman" w:hAnsi="Times New Roman"/>
                <w:rPrChange w:id="4688" w:author="Test" w:date="2008-12-04T14:38:00Z">
                  <w:rPr>
                    <w:ins w:id="46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90" w:author="Test" w:date="2008-12-04T14:34:00Z">
              <w:r w:rsidRPr="00384A74">
                <w:rPr>
                  <w:rFonts w:ascii="Times New Roman" w:hAnsi="Times New Roman"/>
                  <w:rPrChange w:id="46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4692" w:author="Test" w:date="2008-12-04T14:34:00Z"/>
              </w:numPr>
              <w:spacing w:line="228" w:lineRule="auto"/>
              <w:jc w:val="both"/>
              <w:rPr>
                <w:ins w:id="4693" w:author="Test" w:date="2008-12-04T14:34:00Z"/>
                <w:rFonts w:ascii="Times New Roman" w:hAnsi="Times New Roman"/>
                <w:rPrChange w:id="4694" w:author="Test" w:date="2008-12-04T14:38:00Z">
                  <w:rPr>
                    <w:ins w:id="46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696" w:author="Test" w:date="2008-12-04T14:34:00Z">
              <w:r w:rsidRPr="00384A74">
                <w:rPr>
                  <w:rFonts w:ascii="Times New Roman" w:hAnsi="Times New Roman"/>
                  <w:rPrChange w:id="46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</w:tcPr>
          <w:p w:rsidR="00A37D06" w:rsidRPr="00384A74" w:rsidRDefault="00A37D06" w:rsidP="00C377D7">
            <w:pPr>
              <w:numPr>
                <w:ins w:id="4698" w:author="Test" w:date="2008-12-04T14:34:00Z"/>
              </w:numPr>
              <w:spacing w:line="228" w:lineRule="auto"/>
              <w:jc w:val="both"/>
              <w:rPr>
                <w:ins w:id="4699" w:author="Test" w:date="2008-12-04T14:34:00Z"/>
                <w:rFonts w:ascii="Times New Roman" w:hAnsi="Times New Roman"/>
                <w:rPrChange w:id="4700" w:author="Test" w:date="2008-12-04T14:38:00Z">
                  <w:rPr>
                    <w:ins w:id="470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Default="00A37D06" w:rsidP="00C377D7">
      <w:pPr>
        <w:spacing w:line="228" w:lineRule="auto"/>
        <w:ind w:firstLine="397"/>
        <w:jc w:val="both"/>
        <w:rPr>
          <w:u w:val="single"/>
          <w:lang w:val="en-US"/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6"/>
        <w:gridCol w:w="436"/>
        <w:gridCol w:w="433"/>
        <w:gridCol w:w="433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6"/>
      </w:tblGrid>
      <w:tr w:rsidR="00A37D06" w:rsidRPr="00384A74">
        <w:trPr>
          <w:jc w:val="center"/>
          <w:ins w:id="4702" w:author="Test" w:date="2008-12-04T14:34:00Z"/>
        </w:trPr>
        <w:tc>
          <w:tcPr>
            <w:tcW w:w="343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4703" w:author="Test" w:date="2008-12-04T14:34:00Z"/>
              </w:numPr>
              <w:spacing w:line="228" w:lineRule="auto"/>
              <w:jc w:val="both"/>
              <w:rPr>
                <w:ins w:id="4704" w:author="Test" w:date="2008-12-04T14:34:00Z"/>
                <w:rFonts w:ascii="Times New Roman" w:hAnsi="Times New Roman"/>
                <w:b/>
                <w:rPrChange w:id="4705" w:author="Test" w:date="2008-12-04T14:38:00Z">
                  <w:rPr>
                    <w:ins w:id="4706" w:author="Test" w:date="2008-12-04T14:34:00Z"/>
                    <w:rFonts w:ascii="Arial" w:hAnsi="Arial"/>
                    <w:sz w:val="28"/>
                  </w:rPr>
                </w:rPrChange>
              </w:rPr>
            </w:pPr>
            <w:r>
              <w:rPr>
                <w:u w:val="single"/>
              </w:rPr>
              <w:br w:type="page"/>
            </w:r>
            <w:ins w:id="4707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470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19</w:t>
              </w:r>
              <w:r w:rsidRPr="00B645E5">
                <w:rPr>
                  <w:rFonts w:ascii="Times New Roman" w:hAnsi="Times New Roman"/>
                  <w:b/>
                  <w:rPrChange w:id="47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10" w:author="Test" w:date="2008-12-04T14:34:00Z"/>
              </w:numPr>
              <w:spacing w:line="228" w:lineRule="auto"/>
              <w:jc w:val="both"/>
              <w:rPr>
                <w:ins w:id="4711" w:author="Test" w:date="2008-12-04T14:34:00Z"/>
                <w:rFonts w:ascii="Times New Roman" w:hAnsi="Times New Roman"/>
                <w:rPrChange w:id="4712" w:author="Test" w:date="2008-12-04T14:38:00Z">
                  <w:rPr>
                    <w:ins w:id="47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14" w:author="Test" w:date="2008-12-04T14:34:00Z">
              <w:r w:rsidRPr="00384A74">
                <w:rPr>
                  <w:rFonts w:ascii="Times New Roman" w:hAnsi="Times New Roman"/>
                  <w:rPrChange w:id="47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16" w:author="Test" w:date="2008-12-04T14:34:00Z"/>
              </w:numPr>
              <w:spacing w:line="228" w:lineRule="auto"/>
              <w:jc w:val="both"/>
              <w:rPr>
                <w:ins w:id="4717" w:author="Test" w:date="2008-12-04T14:34:00Z"/>
                <w:rFonts w:ascii="Times New Roman" w:hAnsi="Times New Roman"/>
                <w:rPrChange w:id="4718" w:author="Test" w:date="2008-12-04T14:38:00Z">
                  <w:rPr>
                    <w:ins w:id="47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20" w:author="Test" w:date="2008-12-04T14:34:00Z">
              <w:r w:rsidRPr="00384A74">
                <w:rPr>
                  <w:rFonts w:ascii="Times New Roman" w:hAnsi="Times New Roman"/>
                  <w:rPrChange w:id="47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22" w:author="Test" w:date="2008-12-04T14:34:00Z"/>
              </w:numPr>
              <w:spacing w:line="228" w:lineRule="auto"/>
              <w:jc w:val="both"/>
              <w:rPr>
                <w:ins w:id="4723" w:author="Test" w:date="2008-12-04T14:34:00Z"/>
                <w:rFonts w:ascii="Times New Roman" w:hAnsi="Times New Roman"/>
                <w:rPrChange w:id="4724" w:author="Test" w:date="2008-12-04T14:38:00Z">
                  <w:rPr>
                    <w:ins w:id="47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26" w:author="Test" w:date="2008-12-04T14:34:00Z">
              <w:r w:rsidRPr="00384A74">
                <w:rPr>
                  <w:rFonts w:ascii="Times New Roman" w:hAnsi="Times New Roman"/>
                  <w:rPrChange w:id="47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28" w:author="Test" w:date="2008-12-04T14:34:00Z"/>
              </w:numPr>
              <w:spacing w:line="228" w:lineRule="auto"/>
              <w:jc w:val="both"/>
              <w:rPr>
                <w:ins w:id="4729" w:author="Test" w:date="2008-12-04T14:34:00Z"/>
                <w:rFonts w:ascii="Times New Roman" w:hAnsi="Times New Roman"/>
                <w:rPrChange w:id="4730" w:author="Test" w:date="2008-12-04T14:38:00Z">
                  <w:rPr>
                    <w:ins w:id="47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32" w:author="Test" w:date="2008-12-04T14:34:00Z">
              <w:r w:rsidRPr="00384A74">
                <w:rPr>
                  <w:rFonts w:ascii="Times New Roman" w:hAnsi="Times New Roman"/>
                  <w:rPrChange w:id="47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34" w:author="Test" w:date="2008-12-04T14:34:00Z"/>
              </w:numPr>
              <w:spacing w:line="228" w:lineRule="auto"/>
              <w:jc w:val="both"/>
              <w:rPr>
                <w:ins w:id="4735" w:author="Test" w:date="2008-12-04T14:34:00Z"/>
                <w:rFonts w:ascii="Times New Roman" w:hAnsi="Times New Roman"/>
                <w:rPrChange w:id="4736" w:author="Test" w:date="2008-12-04T14:38:00Z">
                  <w:rPr>
                    <w:ins w:id="47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38" w:author="Test" w:date="2008-12-04T14:34:00Z">
              <w:r w:rsidRPr="00384A74">
                <w:rPr>
                  <w:rFonts w:ascii="Times New Roman" w:hAnsi="Times New Roman"/>
                  <w:rPrChange w:id="47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740" w:author="Test" w:date="2008-12-04T14:34:00Z"/>
              </w:numPr>
              <w:spacing w:line="228" w:lineRule="auto"/>
              <w:jc w:val="both"/>
              <w:rPr>
                <w:ins w:id="4741" w:author="Test" w:date="2008-12-04T14:34:00Z"/>
                <w:rFonts w:ascii="Times New Roman" w:hAnsi="Times New Roman"/>
                <w:rPrChange w:id="4742" w:author="Test" w:date="2008-12-04T14:38:00Z">
                  <w:rPr>
                    <w:ins w:id="47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44" w:author="Test" w:date="2008-12-04T14:34:00Z">
              <w:r w:rsidRPr="00384A74">
                <w:rPr>
                  <w:rFonts w:ascii="Times New Roman" w:hAnsi="Times New Roman"/>
                  <w:rPrChange w:id="47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18" w:type="pct"/>
          </w:tcPr>
          <w:p w:rsidR="00A37D06" w:rsidRPr="00384A74" w:rsidRDefault="00A37D06" w:rsidP="00C377D7">
            <w:pPr>
              <w:numPr>
                <w:ins w:id="4746" w:author="Test" w:date="2008-12-04T14:34:00Z"/>
              </w:numPr>
              <w:spacing w:line="228" w:lineRule="auto"/>
              <w:jc w:val="both"/>
              <w:rPr>
                <w:ins w:id="4747" w:author="Test" w:date="2008-12-04T14:34:00Z"/>
                <w:rFonts w:ascii="Times New Roman" w:hAnsi="Times New Roman"/>
                <w:rPrChange w:id="4748" w:author="Test" w:date="2008-12-04T14:38:00Z">
                  <w:rPr>
                    <w:ins w:id="474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4750" w:author="Test" w:date="2008-12-04T14:34:00Z"/>
              </w:numPr>
              <w:spacing w:line="228" w:lineRule="auto"/>
              <w:jc w:val="both"/>
              <w:rPr>
                <w:ins w:id="4751" w:author="Test" w:date="2008-12-04T14:34:00Z"/>
                <w:rFonts w:ascii="Times New Roman" w:hAnsi="Times New Roman"/>
                <w:b/>
                <w:rPrChange w:id="4752" w:author="Test" w:date="2008-12-04T14:38:00Z">
                  <w:rPr>
                    <w:ins w:id="475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54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475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20</w:t>
              </w:r>
              <w:r w:rsidRPr="00B645E5">
                <w:rPr>
                  <w:rFonts w:ascii="Times New Roman" w:hAnsi="Times New Roman"/>
                  <w:b/>
                  <w:rPrChange w:id="475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57" w:author="Test" w:date="2008-12-04T14:34:00Z"/>
              </w:numPr>
              <w:spacing w:line="228" w:lineRule="auto"/>
              <w:jc w:val="both"/>
              <w:rPr>
                <w:ins w:id="4758" w:author="Test" w:date="2008-12-04T14:34:00Z"/>
                <w:rFonts w:ascii="Times New Roman" w:hAnsi="Times New Roman"/>
                <w:rPrChange w:id="4759" w:author="Test" w:date="2008-12-04T14:38:00Z">
                  <w:rPr>
                    <w:ins w:id="47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61" w:author="Test" w:date="2008-12-04T14:34:00Z">
              <w:r w:rsidRPr="00384A74">
                <w:rPr>
                  <w:rFonts w:ascii="Times New Roman" w:hAnsi="Times New Roman"/>
                  <w:rPrChange w:id="47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63" w:author="Test" w:date="2008-12-04T14:34:00Z"/>
              </w:numPr>
              <w:spacing w:line="228" w:lineRule="auto"/>
              <w:jc w:val="both"/>
              <w:rPr>
                <w:ins w:id="4764" w:author="Test" w:date="2008-12-04T14:34:00Z"/>
                <w:rFonts w:ascii="Times New Roman" w:hAnsi="Times New Roman"/>
                <w:rPrChange w:id="4765" w:author="Test" w:date="2008-12-04T14:38:00Z">
                  <w:rPr>
                    <w:ins w:id="47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67" w:author="Test" w:date="2008-12-04T14:34:00Z">
              <w:r w:rsidRPr="00384A74">
                <w:rPr>
                  <w:rFonts w:ascii="Times New Roman" w:hAnsi="Times New Roman"/>
                  <w:rPrChange w:id="47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69" w:author="Test" w:date="2008-12-04T14:34:00Z"/>
              </w:numPr>
              <w:spacing w:line="228" w:lineRule="auto"/>
              <w:jc w:val="both"/>
              <w:rPr>
                <w:ins w:id="4770" w:author="Test" w:date="2008-12-04T14:34:00Z"/>
                <w:rFonts w:ascii="Times New Roman" w:hAnsi="Times New Roman"/>
                <w:rPrChange w:id="4771" w:author="Test" w:date="2008-12-04T14:38:00Z">
                  <w:rPr>
                    <w:ins w:id="47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73" w:author="Test" w:date="2008-12-04T14:34:00Z">
              <w:r w:rsidRPr="00384A74">
                <w:rPr>
                  <w:rFonts w:ascii="Times New Roman" w:hAnsi="Times New Roman"/>
                  <w:rPrChange w:id="47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75" w:author="Test" w:date="2008-12-04T14:34:00Z"/>
              </w:numPr>
              <w:spacing w:line="228" w:lineRule="auto"/>
              <w:jc w:val="both"/>
              <w:rPr>
                <w:ins w:id="4776" w:author="Test" w:date="2008-12-04T14:34:00Z"/>
                <w:rFonts w:ascii="Times New Roman" w:hAnsi="Times New Roman"/>
                <w:rPrChange w:id="4777" w:author="Test" w:date="2008-12-04T14:38:00Z">
                  <w:rPr>
                    <w:ins w:id="47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79" w:author="Test" w:date="2008-12-04T14:34:00Z">
              <w:r w:rsidRPr="00384A74">
                <w:rPr>
                  <w:rFonts w:ascii="Times New Roman" w:hAnsi="Times New Roman"/>
                  <w:rPrChange w:id="47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81" w:author="Test" w:date="2008-12-04T14:34:00Z"/>
              </w:numPr>
              <w:spacing w:line="228" w:lineRule="auto"/>
              <w:jc w:val="both"/>
              <w:rPr>
                <w:ins w:id="4782" w:author="Test" w:date="2008-12-04T14:34:00Z"/>
                <w:rFonts w:ascii="Times New Roman" w:hAnsi="Times New Roman"/>
                <w:rPrChange w:id="4783" w:author="Test" w:date="2008-12-04T14:38:00Z">
                  <w:rPr>
                    <w:ins w:id="47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85" w:author="Test" w:date="2008-12-04T14:34:00Z">
              <w:r w:rsidRPr="00384A74">
                <w:rPr>
                  <w:rFonts w:ascii="Times New Roman" w:hAnsi="Times New Roman"/>
                  <w:rPrChange w:id="47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46</w:t>
              </w:r>
            </w:ins>
          </w:p>
        </w:tc>
        <w:tc>
          <w:tcPr>
            <w:tcW w:w="333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787" w:author="Test" w:date="2008-12-04T14:34:00Z"/>
              </w:numPr>
              <w:spacing w:line="228" w:lineRule="auto"/>
              <w:jc w:val="both"/>
              <w:rPr>
                <w:ins w:id="4788" w:author="Test" w:date="2008-12-04T14:34:00Z"/>
                <w:rFonts w:ascii="Times New Roman" w:hAnsi="Times New Roman"/>
                <w:rPrChange w:id="4789" w:author="Test" w:date="2008-12-04T14:38:00Z">
                  <w:rPr>
                    <w:ins w:id="47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791" w:author="Test" w:date="2008-12-04T14:34:00Z">
              <w:r w:rsidRPr="00384A74">
                <w:rPr>
                  <w:rFonts w:ascii="Times New Roman" w:hAnsi="Times New Roman"/>
                  <w:rPrChange w:id="47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</w:tr>
      <w:tr w:rsidR="00A37D06" w:rsidRPr="00384A74">
        <w:trPr>
          <w:jc w:val="center"/>
          <w:ins w:id="4793" w:author="Test" w:date="2008-12-04T14:34:00Z"/>
        </w:trPr>
        <w:tc>
          <w:tcPr>
            <w:tcW w:w="343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94" w:author="Test" w:date="2008-12-04T14:34:00Z"/>
              </w:numPr>
              <w:spacing w:line="228" w:lineRule="auto"/>
              <w:jc w:val="both"/>
              <w:rPr>
                <w:ins w:id="4795" w:author="Test" w:date="2008-12-04T14:34:00Z"/>
                <w:rFonts w:ascii="Times New Roman" w:hAnsi="Times New Roman"/>
                <w:rPrChange w:id="4796" w:author="Test" w:date="2008-12-04T14:38:00Z">
                  <w:rPr>
                    <w:ins w:id="479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798" w:author="Test" w:date="2008-12-04T14:34:00Z"/>
              </w:numPr>
              <w:spacing w:line="228" w:lineRule="auto"/>
              <w:jc w:val="both"/>
              <w:rPr>
                <w:ins w:id="4799" w:author="Test" w:date="2008-12-04T14:34:00Z"/>
                <w:rFonts w:ascii="Times New Roman" w:hAnsi="Times New Roman"/>
                <w:rPrChange w:id="4800" w:author="Test" w:date="2008-12-04T14:38:00Z">
                  <w:rPr>
                    <w:ins w:id="48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02" w:author="Test" w:date="2008-12-04T14:34:00Z">
              <w:r w:rsidRPr="00384A74">
                <w:rPr>
                  <w:rFonts w:ascii="Times New Roman" w:hAnsi="Times New Roman"/>
                  <w:rPrChange w:id="48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04" w:author="Test" w:date="2008-12-04T14:34:00Z"/>
              </w:numPr>
              <w:spacing w:line="228" w:lineRule="auto"/>
              <w:jc w:val="both"/>
              <w:rPr>
                <w:ins w:id="4805" w:author="Test" w:date="2008-12-04T14:34:00Z"/>
                <w:rFonts w:ascii="Times New Roman" w:hAnsi="Times New Roman"/>
                <w:rPrChange w:id="4806" w:author="Test" w:date="2008-12-04T14:38:00Z">
                  <w:rPr>
                    <w:ins w:id="480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08" w:author="Test" w:date="2008-12-04T14:34:00Z">
              <w:r w:rsidRPr="00384A74">
                <w:rPr>
                  <w:rFonts w:ascii="Times New Roman" w:hAnsi="Times New Roman"/>
                  <w:rPrChange w:id="48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10" w:author="Test" w:date="2008-12-04T14:34:00Z"/>
              </w:numPr>
              <w:spacing w:line="228" w:lineRule="auto"/>
              <w:jc w:val="both"/>
              <w:rPr>
                <w:ins w:id="4811" w:author="Test" w:date="2008-12-04T14:34:00Z"/>
                <w:rFonts w:ascii="Times New Roman" w:hAnsi="Times New Roman"/>
                <w:rPrChange w:id="4812" w:author="Test" w:date="2008-12-04T14:38:00Z">
                  <w:rPr>
                    <w:ins w:id="48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14" w:author="Test" w:date="2008-12-04T14:34:00Z">
              <w:r w:rsidRPr="00384A74">
                <w:rPr>
                  <w:rFonts w:ascii="Times New Roman" w:hAnsi="Times New Roman"/>
                  <w:rPrChange w:id="48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16" w:author="Test" w:date="2008-12-04T14:34:00Z"/>
              </w:numPr>
              <w:spacing w:line="228" w:lineRule="auto"/>
              <w:jc w:val="both"/>
              <w:rPr>
                <w:ins w:id="4817" w:author="Test" w:date="2008-12-04T14:34:00Z"/>
                <w:rFonts w:ascii="Times New Roman" w:hAnsi="Times New Roman"/>
                <w:rPrChange w:id="4818" w:author="Test" w:date="2008-12-04T14:38:00Z">
                  <w:rPr>
                    <w:ins w:id="48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20" w:author="Test" w:date="2008-12-04T14:34:00Z">
              <w:r w:rsidRPr="00384A74">
                <w:rPr>
                  <w:rFonts w:ascii="Times New Roman" w:hAnsi="Times New Roman"/>
                  <w:rPrChange w:id="48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22" w:author="Test" w:date="2008-12-04T14:34:00Z"/>
              </w:numPr>
              <w:spacing w:line="228" w:lineRule="auto"/>
              <w:jc w:val="both"/>
              <w:rPr>
                <w:ins w:id="4823" w:author="Test" w:date="2008-12-04T14:34:00Z"/>
                <w:rFonts w:ascii="Times New Roman" w:hAnsi="Times New Roman"/>
                <w:rPrChange w:id="4824" w:author="Test" w:date="2008-12-04T14:38:00Z">
                  <w:rPr>
                    <w:ins w:id="48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26" w:author="Test" w:date="2008-12-04T14:34:00Z">
              <w:r w:rsidRPr="00384A74">
                <w:rPr>
                  <w:rFonts w:ascii="Times New Roman" w:hAnsi="Times New Roman"/>
                  <w:rPrChange w:id="48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828" w:author="Test" w:date="2008-12-04T14:34:00Z"/>
              </w:numPr>
              <w:spacing w:line="228" w:lineRule="auto"/>
              <w:jc w:val="both"/>
              <w:rPr>
                <w:ins w:id="4829" w:author="Test" w:date="2008-12-04T14:34:00Z"/>
                <w:rFonts w:ascii="Times New Roman" w:hAnsi="Times New Roman"/>
                <w:rPrChange w:id="4830" w:author="Test" w:date="2008-12-04T14:38:00Z">
                  <w:rPr>
                    <w:ins w:id="48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32" w:author="Test" w:date="2008-12-04T14:34:00Z">
              <w:r w:rsidRPr="00384A74">
                <w:rPr>
                  <w:rFonts w:ascii="Times New Roman" w:hAnsi="Times New Roman"/>
                  <w:rPrChange w:id="48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218" w:type="pct"/>
          </w:tcPr>
          <w:p w:rsidR="00A37D06" w:rsidRPr="00384A74" w:rsidRDefault="00A37D06" w:rsidP="00C377D7">
            <w:pPr>
              <w:numPr>
                <w:ins w:id="4834" w:author="Test" w:date="2008-12-04T14:34:00Z"/>
              </w:numPr>
              <w:spacing w:line="228" w:lineRule="auto"/>
              <w:jc w:val="both"/>
              <w:rPr>
                <w:ins w:id="4835" w:author="Test" w:date="2008-12-04T14:34:00Z"/>
                <w:rFonts w:ascii="Times New Roman" w:hAnsi="Times New Roman"/>
                <w:rPrChange w:id="4836" w:author="Test" w:date="2008-12-04T14:38:00Z">
                  <w:rPr>
                    <w:ins w:id="483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38" w:author="Test" w:date="2008-12-04T14:34:00Z"/>
              </w:numPr>
              <w:spacing w:line="228" w:lineRule="auto"/>
              <w:jc w:val="both"/>
              <w:rPr>
                <w:ins w:id="4839" w:author="Test" w:date="2008-12-04T14:34:00Z"/>
                <w:rFonts w:ascii="Times New Roman" w:hAnsi="Times New Roman"/>
                <w:rPrChange w:id="4840" w:author="Test" w:date="2008-12-04T14:38:00Z">
                  <w:rPr>
                    <w:ins w:id="484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42" w:author="Test" w:date="2008-12-04T14:34:00Z"/>
              </w:numPr>
              <w:spacing w:line="228" w:lineRule="auto"/>
              <w:jc w:val="both"/>
              <w:rPr>
                <w:ins w:id="4843" w:author="Test" w:date="2008-12-04T14:34:00Z"/>
                <w:rFonts w:ascii="Times New Roman" w:hAnsi="Times New Roman"/>
                <w:rPrChange w:id="4844" w:author="Test" w:date="2008-12-04T14:38:00Z">
                  <w:rPr>
                    <w:ins w:id="48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46" w:author="Test" w:date="2008-12-04T14:34:00Z">
              <w:r w:rsidRPr="00384A74">
                <w:rPr>
                  <w:rFonts w:ascii="Times New Roman" w:hAnsi="Times New Roman"/>
                  <w:rPrChange w:id="48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48" w:author="Test" w:date="2008-12-04T14:34:00Z"/>
              </w:numPr>
              <w:spacing w:line="228" w:lineRule="auto"/>
              <w:jc w:val="both"/>
              <w:rPr>
                <w:ins w:id="4849" w:author="Test" w:date="2008-12-04T14:34:00Z"/>
                <w:rFonts w:ascii="Times New Roman" w:hAnsi="Times New Roman"/>
                <w:rPrChange w:id="4850" w:author="Test" w:date="2008-12-04T14:38:00Z">
                  <w:rPr>
                    <w:ins w:id="485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52" w:author="Test" w:date="2008-12-04T14:34:00Z">
              <w:r w:rsidRPr="00384A74">
                <w:rPr>
                  <w:rFonts w:ascii="Times New Roman" w:hAnsi="Times New Roman"/>
                  <w:rPrChange w:id="485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54" w:author="Test" w:date="2008-12-04T14:34:00Z"/>
              </w:numPr>
              <w:spacing w:line="228" w:lineRule="auto"/>
              <w:jc w:val="both"/>
              <w:rPr>
                <w:ins w:id="4855" w:author="Test" w:date="2008-12-04T14:34:00Z"/>
                <w:rFonts w:ascii="Times New Roman" w:hAnsi="Times New Roman"/>
                <w:rPrChange w:id="4856" w:author="Test" w:date="2008-12-04T14:38:00Z">
                  <w:rPr>
                    <w:ins w:id="48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58" w:author="Test" w:date="2008-12-04T14:34:00Z">
              <w:r w:rsidRPr="00384A74">
                <w:rPr>
                  <w:rFonts w:ascii="Times New Roman" w:hAnsi="Times New Roman"/>
                  <w:rPrChange w:id="48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60" w:author="Test" w:date="2008-12-04T14:34:00Z"/>
              </w:numPr>
              <w:spacing w:line="228" w:lineRule="auto"/>
              <w:jc w:val="both"/>
              <w:rPr>
                <w:ins w:id="4861" w:author="Test" w:date="2008-12-04T14:34:00Z"/>
                <w:rFonts w:ascii="Times New Roman" w:hAnsi="Times New Roman"/>
                <w:rPrChange w:id="4862" w:author="Test" w:date="2008-12-04T14:38:00Z">
                  <w:rPr>
                    <w:ins w:id="486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64" w:author="Test" w:date="2008-12-04T14:34:00Z">
              <w:r w:rsidRPr="00384A74">
                <w:rPr>
                  <w:rFonts w:ascii="Times New Roman" w:hAnsi="Times New Roman"/>
                  <w:rPrChange w:id="486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66" w:author="Test" w:date="2008-12-04T14:34:00Z"/>
              </w:numPr>
              <w:spacing w:line="228" w:lineRule="auto"/>
              <w:jc w:val="both"/>
              <w:rPr>
                <w:ins w:id="4867" w:author="Test" w:date="2008-12-04T14:34:00Z"/>
                <w:rFonts w:ascii="Times New Roman" w:hAnsi="Times New Roman"/>
                <w:rPrChange w:id="4868" w:author="Test" w:date="2008-12-04T14:38:00Z">
                  <w:rPr>
                    <w:ins w:id="486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70" w:author="Test" w:date="2008-12-04T14:34:00Z">
              <w:r w:rsidRPr="00384A74">
                <w:rPr>
                  <w:rFonts w:ascii="Times New Roman" w:hAnsi="Times New Roman"/>
                  <w:rPrChange w:id="487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33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872" w:author="Test" w:date="2008-12-04T14:34:00Z"/>
              </w:numPr>
              <w:spacing w:line="228" w:lineRule="auto"/>
              <w:jc w:val="both"/>
              <w:rPr>
                <w:ins w:id="4873" w:author="Test" w:date="2008-12-04T14:34:00Z"/>
                <w:rFonts w:ascii="Times New Roman" w:hAnsi="Times New Roman"/>
                <w:rPrChange w:id="4874" w:author="Test" w:date="2008-12-04T14:38:00Z">
                  <w:rPr>
                    <w:ins w:id="48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76" w:author="Test" w:date="2008-12-04T14:34:00Z">
              <w:r w:rsidRPr="00384A74">
                <w:rPr>
                  <w:rFonts w:ascii="Times New Roman" w:hAnsi="Times New Roman"/>
                  <w:rPrChange w:id="48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4878" w:author="Test" w:date="2008-12-04T14:34:00Z"/>
        </w:trPr>
        <w:tc>
          <w:tcPr>
            <w:tcW w:w="343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79" w:author="Test" w:date="2008-12-04T14:34:00Z"/>
              </w:numPr>
              <w:spacing w:line="228" w:lineRule="auto"/>
              <w:jc w:val="both"/>
              <w:rPr>
                <w:ins w:id="4880" w:author="Test" w:date="2008-12-04T14:34:00Z"/>
                <w:rFonts w:ascii="Times New Roman" w:hAnsi="Times New Roman"/>
                <w:rPrChange w:id="4881" w:author="Test" w:date="2008-12-04T14:38:00Z">
                  <w:rPr>
                    <w:ins w:id="488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83" w:author="Test" w:date="2008-12-04T14:34:00Z"/>
              </w:numPr>
              <w:spacing w:line="228" w:lineRule="auto"/>
              <w:jc w:val="both"/>
              <w:rPr>
                <w:ins w:id="4884" w:author="Test" w:date="2008-12-04T14:34:00Z"/>
                <w:rFonts w:ascii="Times New Roman" w:hAnsi="Times New Roman"/>
                <w:rPrChange w:id="4885" w:author="Test" w:date="2008-12-04T14:38:00Z">
                  <w:rPr>
                    <w:ins w:id="488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87" w:author="Test" w:date="2008-12-04T14:34:00Z">
              <w:r w:rsidRPr="00384A74">
                <w:rPr>
                  <w:rFonts w:ascii="Times New Roman" w:hAnsi="Times New Roman"/>
                  <w:rPrChange w:id="488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50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89" w:author="Test" w:date="2008-12-04T14:34:00Z"/>
              </w:numPr>
              <w:spacing w:line="228" w:lineRule="auto"/>
              <w:jc w:val="both"/>
              <w:rPr>
                <w:ins w:id="4890" w:author="Test" w:date="2008-12-04T14:34:00Z"/>
                <w:rFonts w:ascii="Times New Roman" w:hAnsi="Times New Roman"/>
                <w:rPrChange w:id="4891" w:author="Test" w:date="2008-12-04T14:38:00Z">
                  <w:rPr>
                    <w:ins w:id="489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93" w:author="Test" w:date="2008-12-04T14:34:00Z">
              <w:r w:rsidRPr="00384A74">
                <w:rPr>
                  <w:rFonts w:ascii="Times New Roman" w:hAnsi="Times New Roman"/>
                  <w:rPrChange w:id="489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895" w:author="Test" w:date="2008-12-04T14:34:00Z"/>
              </w:numPr>
              <w:spacing w:line="228" w:lineRule="auto"/>
              <w:jc w:val="both"/>
              <w:rPr>
                <w:ins w:id="4896" w:author="Test" w:date="2008-12-04T14:34:00Z"/>
                <w:rFonts w:ascii="Times New Roman" w:hAnsi="Times New Roman"/>
                <w:rPrChange w:id="4897" w:author="Test" w:date="2008-12-04T14:38:00Z">
                  <w:rPr>
                    <w:ins w:id="48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899" w:author="Test" w:date="2008-12-04T14:34:00Z">
              <w:r w:rsidRPr="00384A74">
                <w:rPr>
                  <w:rFonts w:ascii="Times New Roman" w:hAnsi="Times New Roman"/>
                  <w:rPrChange w:id="49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01" w:author="Test" w:date="2008-12-04T14:34:00Z"/>
              </w:numPr>
              <w:spacing w:line="228" w:lineRule="auto"/>
              <w:jc w:val="both"/>
              <w:rPr>
                <w:ins w:id="4902" w:author="Test" w:date="2008-12-04T14:34:00Z"/>
                <w:rFonts w:ascii="Times New Roman" w:hAnsi="Times New Roman"/>
                <w:rPrChange w:id="4903" w:author="Test" w:date="2008-12-04T14:38:00Z">
                  <w:rPr>
                    <w:ins w:id="49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05" w:author="Test" w:date="2008-12-04T14:34:00Z">
              <w:r w:rsidRPr="00384A74">
                <w:rPr>
                  <w:rFonts w:ascii="Times New Roman" w:hAnsi="Times New Roman"/>
                  <w:rPrChange w:id="49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07" w:author="Test" w:date="2008-12-04T14:34:00Z"/>
              </w:numPr>
              <w:spacing w:line="228" w:lineRule="auto"/>
              <w:jc w:val="both"/>
              <w:rPr>
                <w:ins w:id="4908" w:author="Test" w:date="2008-12-04T14:34:00Z"/>
                <w:rFonts w:ascii="Times New Roman" w:hAnsi="Times New Roman"/>
                <w:rPrChange w:id="4909" w:author="Test" w:date="2008-12-04T14:38:00Z">
                  <w:rPr>
                    <w:ins w:id="49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11" w:author="Test" w:date="2008-12-04T14:34:00Z">
              <w:r w:rsidRPr="00384A74">
                <w:rPr>
                  <w:rFonts w:ascii="Times New Roman" w:hAnsi="Times New Roman"/>
                  <w:rPrChange w:id="49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913" w:author="Test" w:date="2008-12-04T14:34:00Z"/>
              </w:numPr>
              <w:spacing w:line="228" w:lineRule="auto"/>
              <w:jc w:val="both"/>
              <w:rPr>
                <w:ins w:id="4914" w:author="Test" w:date="2008-12-04T14:34:00Z"/>
                <w:rFonts w:ascii="Times New Roman" w:hAnsi="Times New Roman"/>
                <w:rPrChange w:id="4915" w:author="Test" w:date="2008-12-04T14:38:00Z">
                  <w:rPr>
                    <w:ins w:id="49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17" w:author="Test" w:date="2008-12-04T14:34:00Z">
              <w:r w:rsidRPr="00384A74">
                <w:rPr>
                  <w:rFonts w:ascii="Times New Roman" w:hAnsi="Times New Roman"/>
                  <w:rPrChange w:id="49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18" w:type="pct"/>
          </w:tcPr>
          <w:p w:rsidR="00A37D06" w:rsidRPr="00384A74" w:rsidRDefault="00A37D06" w:rsidP="00C377D7">
            <w:pPr>
              <w:numPr>
                <w:ins w:id="4919" w:author="Test" w:date="2008-12-04T14:34:00Z"/>
              </w:numPr>
              <w:spacing w:line="228" w:lineRule="auto"/>
              <w:jc w:val="both"/>
              <w:rPr>
                <w:ins w:id="4920" w:author="Test" w:date="2008-12-04T14:34:00Z"/>
                <w:rFonts w:ascii="Times New Roman" w:hAnsi="Times New Roman"/>
                <w:rPrChange w:id="4921" w:author="Test" w:date="2008-12-04T14:38:00Z">
                  <w:rPr>
                    <w:ins w:id="492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23" w:author="Test" w:date="2008-12-04T14:34:00Z"/>
              </w:numPr>
              <w:spacing w:line="228" w:lineRule="auto"/>
              <w:jc w:val="both"/>
              <w:rPr>
                <w:ins w:id="4924" w:author="Test" w:date="2008-12-04T14:34:00Z"/>
                <w:rFonts w:ascii="Times New Roman" w:hAnsi="Times New Roman"/>
                <w:rPrChange w:id="4925" w:author="Test" w:date="2008-12-04T14:38:00Z">
                  <w:rPr>
                    <w:ins w:id="492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27" w:author="Test" w:date="2008-12-04T14:34:00Z"/>
              </w:numPr>
              <w:spacing w:line="228" w:lineRule="auto"/>
              <w:jc w:val="both"/>
              <w:rPr>
                <w:ins w:id="4928" w:author="Test" w:date="2008-12-04T14:34:00Z"/>
                <w:rFonts w:ascii="Times New Roman" w:hAnsi="Times New Roman"/>
                <w:rPrChange w:id="4929" w:author="Test" w:date="2008-12-04T14:38:00Z">
                  <w:rPr>
                    <w:ins w:id="49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31" w:author="Test" w:date="2008-12-04T14:34:00Z">
              <w:r w:rsidRPr="00384A74">
                <w:rPr>
                  <w:rFonts w:ascii="Times New Roman" w:hAnsi="Times New Roman"/>
                  <w:rPrChange w:id="49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33" w:author="Test" w:date="2008-12-04T14:34:00Z"/>
              </w:numPr>
              <w:spacing w:line="228" w:lineRule="auto"/>
              <w:jc w:val="both"/>
              <w:rPr>
                <w:ins w:id="4934" w:author="Test" w:date="2008-12-04T14:34:00Z"/>
                <w:rFonts w:ascii="Times New Roman" w:hAnsi="Times New Roman"/>
                <w:rPrChange w:id="4935" w:author="Test" w:date="2008-12-04T14:38:00Z">
                  <w:rPr>
                    <w:ins w:id="49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37" w:author="Test" w:date="2008-12-04T14:34:00Z">
              <w:r w:rsidRPr="00384A74">
                <w:rPr>
                  <w:rFonts w:ascii="Times New Roman" w:hAnsi="Times New Roman"/>
                  <w:rPrChange w:id="49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39" w:author="Test" w:date="2008-12-04T14:34:00Z"/>
              </w:numPr>
              <w:spacing w:line="228" w:lineRule="auto"/>
              <w:jc w:val="both"/>
              <w:rPr>
                <w:ins w:id="4940" w:author="Test" w:date="2008-12-04T14:34:00Z"/>
                <w:rFonts w:ascii="Times New Roman" w:hAnsi="Times New Roman"/>
                <w:rPrChange w:id="4941" w:author="Test" w:date="2008-12-04T14:38:00Z">
                  <w:rPr>
                    <w:ins w:id="49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43" w:author="Test" w:date="2008-12-04T14:34:00Z">
              <w:r w:rsidRPr="00384A74">
                <w:rPr>
                  <w:rFonts w:ascii="Times New Roman" w:hAnsi="Times New Roman"/>
                  <w:rPrChange w:id="49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45" w:author="Test" w:date="2008-12-04T14:34:00Z"/>
              </w:numPr>
              <w:spacing w:line="228" w:lineRule="auto"/>
              <w:jc w:val="both"/>
              <w:rPr>
                <w:ins w:id="4946" w:author="Test" w:date="2008-12-04T14:34:00Z"/>
                <w:rFonts w:ascii="Times New Roman" w:hAnsi="Times New Roman"/>
                <w:rPrChange w:id="4947" w:author="Test" w:date="2008-12-04T14:38:00Z">
                  <w:rPr>
                    <w:ins w:id="49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49" w:author="Test" w:date="2008-12-04T14:34:00Z">
              <w:r w:rsidRPr="00384A74">
                <w:rPr>
                  <w:rFonts w:ascii="Times New Roman" w:hAnsi="Times New Roman"/>
                  <w:rPrChange w:id="49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51" w:author="Test" w:date="2008-12-04T14:34:00Z"/>
              </w:numPr>
              <w:spacing w:line="228" w:lineRule="auto"/>
              <w:jc w:val="both"/>
              <w:rPr>
                <w:ins w:id="4952" w:author="Test" w:date="2008-12-04T14:34:00Z"/>
                <w:rFonts w:ascii="Times New Roman" w:hAnsi="Times New Roman"/>
                <w:rPrChange w:id="4953" w:author="Test" w:date="2008-12-04T14:38:00Z">
                  <w:rPr>
                    <w:ins w:id="495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55" w:author="Test" w:date="2008-12-04T14:34:00Z">
              <w:r w:rsidRPr="00384A74">
                <w:rPr>
                  <w:rFonts w:ascii="Times New Roman" w:hAnsi="Times New Roman"/>
                  <w:rPrChange w:id="495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33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957" w:author="Test" w:date="2008-12-04T14:34:00Z"/>
              </w:numPr>
              <w:spacing w:line="228" w:lineRule="auto"/>
              <w:jc w:val="both"/>
              <w:rPr>
                <w:ins w:id="4958" w:author="Test" w:date="2008-12-04T14:34:00Z"/>
                <w:rFonts w:ascii="Times New Roman" w:hAnsi="Times New Roman"/>
                <w:rPrChange w:id="4959" w:author="Test" w:date="2008-12-04T14:38:00Z">
                  <w:rPr>
                    <w:ins w:id="49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61" w:author="Test" w:date="2008-12-04T14:34:00Z">
              <w:r w:rsidRPr="00384A74">
                <w:rPr>
                  <w:rFonts w:ascii="Times New Roman" w:hAnsi="Times New Roman"/>
                  <w:rPrChange w:id="49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4963" w:author="Test" w:date="2008-12-04T14:34:00Z"/>
        </w:trPr>
        <w:tc>
          <w:tcPr>
            <w:tcW w:w="343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64" w:author="Test" w:date="2008-12-04T14:34:00Z"/>
              </w:numPr>
              <w:spacing w:line="228" w:lineRule="auto"/>
              <w:jc w:val="both"/>
              <w:rPr>
                <w:ins w:id="4965" w:author="Test" w:date="2008-12-04T14:34:00Z"/>
                <w:rFonts w:ascii="Times New Roman" w:hAnsi="Times New Roman"/>
                <w:rPrChange w:id="4966" w:author="Test" w:date="2008-12-04T14:38:00Z">
                  <w:rPr>
                    <w:ins w:id="496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68" w:author="Test" w:date="2008-12-04T14:34:00Z"/>
              </w:numPr>
              <w:spacing w:line="228" w:lineRule="auto"/>
              <w:jc w:val="both"/>
              <w:rPr>
                <w:ins w:id="4969" w:author="Test" w:date="2008-12-04T14:34:00Z"/>
                <w:rFonts w:ascii="Times New Roman" w:hAnsi="Times New Roman"/>
                <w:rPrChange w:id="4970" w:author="Test" w:date="2008-12-04T14:38:00Z">
                  <w:rPr>
                    <w:ins w:id="49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72" w:author="Test" w:date="2008-12-04T14:34:00Z">
              <w:r w:rsidRPr="00384A74">
                <w:rPr>
                  <w:rFonts w:ascii="Times New Roman" w:hAnsi="Times New Roman"/>
                  <w:rPrChange w:id="49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74" w:author="Test" w:date="2008-12-04T14:34:00Z"/>
              </w:numPr>
              <w:spacing w:line="228" w:lineRule="auto"/>
              <w:jc w:val="both"/>
              <w:rPr>
                <w:ins w:id="4975" w:author="Test" w:date="2008-12-04T14:34:00Z"/>
                <w:rFonts w:ascii="Times New Roman" w:hAnsi="Times New Roman"/>
                <w:rPrChange w:id="4976" w:author="Test" w:date="2008-12-04T14:38:00Z">
                  <w:rPr>
                    <w:ins w:id="49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78" w:author="Test" w:date="2008-12-04T14:34:00Z">
              <w:r w:rsidRPr="00384A74">
                <w:rPr>
                  <w:rFonts w:ascii="Times New Roman" w:hAnsi="Times New Roman"/>
                  <w:rPrChange w:id="49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80" w:author="Test" w:date="2008-12-04T14:34:00Z"/>
              </w:numPr>
              <w:spacing w:line="228" w:lineRule="auto"/>
              <w:jc w:val="both"/>
              <w:rPr>
                <w:ins w:id="4981" w:author="Test" w:date="2008-12-04T14:34:00Z"/>
                <w:rFonts w:ascii="Times New Roman" w:hAnsi="Times New Roman"/>
                <w:rPrChange w:id="4982" w:author="Test" w:date="2008-12-04T14:38:00Z">
                  <w:rPr>
                    <w:ins w:id="49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84" w:author="Test" w:date="2008-12-04T14:34:00Z">
              <w:r w:rsidRPr="00384A74">
                <w:rPr>
                  <w:rFonts w:ascii="Times New Roman" w:hAnsi="Times New Roman"/>
                  <w:rPrChange w:id="49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86" w:author="Test" w:date="2008-12-04T14:34:00Z"/>
              </w:numPr>
              <w:spacing w:line="228" w:lineRule="auto"/>
              <w:jc w:val="both"/>
              <w:rPr>
                <w:ins w:id="4987" w:author="Test" w:date="2008-12-04T14:34:00Z"/>
                <w:rFonts w:ascii="Times New Roman" w:hAnsi="Times New Roman"/>
                <w:rPrChange w:id="4988" w:author="Test" w:date="2008-12-04T14:38:00Z">
                  <w:rPr>
                    <w:ins w:id="49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90" w:author="Test" w:date="2008-12-04T14:34:00Z">
              <w:r w:rsidRPr="00384A74">
                <w:rPr>
                  <w:rFonts w:ascii="Times New Roman" w:hAnsi="Times New Roman"/>
                  <w:rPrChange w:id="49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4992" w:author="Test" w:date="2008-12-04T14:34:00Z"/>
              </w:numPr>
              <w:spacing w:line="228" w:lineRule="auto"/>
              <w:jc w:val="both"/>
              <w:rPr>
                <w:ins w:id="4993" w:author="Test" w:date="2008-12-04T14:34:00Z"/>
                <w:rFonts w:ascii="Times New Roman" w:hAnsi="Times New Roman"/>
                <w:rPrChange w:id="4994" w:author="Test" w:date="2008-12-04T14:38:00Z">
                  <w:rPr>
                    <w:ins w:id="49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4996" w:author="Test" w:date="2008-12-04T14:34:00Z">
              <w:r w:rsidRPr="00384A74">
                <w:rPr>
                  <w:rFonts w:ascii="Times New Roman" w:hAnsi="Times New Roman"/>
                  <w:rPrChange w:id="49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4998" w:author="Test" w:date="2008-12-04T14:34:00Z"/>
              </w:numPr>
              <w:spacing w:line="228" w:lineRule="auto"/>
              <w:jc w:val="both"/>
              <w:rPr>
                <w:ins w:id="4999" w:author="Test" w:date="2008-12-04T14:34:00Z"/>
                <w:rFonts w:ascii="Times New Roman" w:hAnsi="Times New Roman"/>
                <w:rPrChange w:id="5000" w:author="Test" w:date="2008-12-04T14:38:00Z">
                  <w:rPr>
                    <w:ins w:id="50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02" w:author="Test" w:date="2008-12-04T14:34:00Z">
              <w:r w:rsidRPr="00384A74">
                <w:rPr>
                  <w:rFonts w:ascii="Times New Roman" w:hAnsi="Times New Roman"/>
                  <w:rPrChange w:id="50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218" w:type="pct"/>
          </w:tcPr>
          <w:p w:rsidR="00A37D06" w:rsidRPr="00384A74" w:rsidRDefault="00A37D06" w:rsidP="00C377D7">
            <w:pPr>
              <w:numPr>
                <w:ins w:id="5004" w:author="Test" w:date="2008-12-04T14:34:00Z"/>
              </w:numPr>
              <w:spacing w:line="228" w:lineRule="auto"/>
              <w:jc w:val="both"/>
              <w:rPr>
                <w:ins w:id="5005" w:author="Test" w:date="2008-12-04T14:34:00Z"/>
                <w:rFonts w:ascii="Times New Roman" w:hAnsi="Times New Roman"/>
                <w:rPrChange w:id="5006" w:author="Test" w:date="2008-12-04T14:38:00Z">
                  <w:rPr>
                    <w:ins w:id="500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008" w:author="Test" w:date="2008-12-04T14:34:00Z"/>
              </w:numPr>
              <w:spacing w:line="228" w:lineRule="auto"/>
              <w:jc w:val="both"/>
              <w:rPr>
                <w:ins w:id="5009" w:author="Test" w:date="2008-12-04T14:34:00Z"/>
                <w:rFonts w:ascii="Times New Roman" w:hAnsi="Times New Roman"/>
                <w:rPrChange w:id="5010" w:author="Test" w:date="2008-12-04T14:38:00Z">
                  <w:rPr>
                    <w:ins w:id="501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012" w:author="Test" w:date="2008-12-04T14:34:00Z"/>
              </w:numPr>
              <w:spacing w:line="228" w:lineRule="auto"/>
              <w:jc w:val="both"/>
              <w:rPr>
                <w:ins w:id="5013" w:author="Test" w:date="2008-12-04T14:34:00Z"/>
                <w:rFonts w:ascii="Times New Roman" w:hAnsi="Times New Roman"/>
                <w:rPrChange w:id="5014" w:author="Test" w:date="2008-12-04T14:38:00Z">
                  <w:rPr>
                    <w:ins w:id="501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16" w:author="Test" w:date="2008-12-04T14:34:00Z">
              <w:r w:rsidRPr="00384A74">
                <w:rPr>
                  <w:rFonts w:ascii="Times New Roman" w:hAnsi="Times New Roman"/>
                  <w:rPrChange w:id="501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018" w:author="Test" w:date="2008-12-04T14:34:00Z"/>
              </w:numPr>
              <w:spacing w:line="228" w:lineRule="auto"/>
              <w:jc w:val="both"/>
              <w:rPr>
                <w:ins w:id="5019" w:author="Test" w:date="2008-12-04T14:34:00Z"/>
                <w:rFonts w:ascii="Times New Roman" w:hAnsi="Times New Roman"/>
                <w:rPrChange w:id="5020" w:author="Test" w:date="2008-12-04T14:38:00Z">
                  <w:rPr>
                    <w:ins w:id="502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22" w:author="Test" w:date="2008-12-04T14:34:00Z">
              <w:r w:rsidRPr="00384A74">
                <w:rPr>
                  <w:rFonts w:ascii="Times New Roman" w:hAnsi="Times New Roman"/>
                  <w:rPrChange w:id="502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024" w:author="Test" w:date="2008-12-04T14:34:00Z"/>
              </w:numPr>
              <w:spacing w:line="228" w:lineRule="auto"/>
              <w:jc w:val="both"/>
              <w:rPr>
                <w:ins w:id="5025" w:author="Test" w:date="2008-12-04T14:34:00Z"/>
                <w:rFonts w:ascii="Times New Roman" w:hAnsi="Times New Roman"/>
                <w:rPrChange w:id="5026" w:author="Test" w:date="2008-12-04T14:38:00Z">
                  <w:rPr>
                    <w:ins w:id="502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28" w:author="Test" w:date="2008-12-04T14:34:00Z">
              <w:r w:rsidRPr="00384A74">
                <w:rPr>
                  <w:rFonts w:ascii="Times New Roman" w:hAnsi="Times New Roman"/>
                  <w:rPrChange w:id="50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030" w:author="Test" w:date="2008-12-04T14:34:00Z"/>
              </w:numPr>
              <w:spacing w:line="228" w:lineRule="auto"/>
              <w:jc w:val="both"/>
              <w:rPr>
                <w:ins w:id="5031" w:author="Test" w:date="2008-12-04T14:34:00Z"/>
                <w:rFonts w:ascii="Times New Roman" w:hAnsi="Times New Roman"/>
                <w:rPrChange w:id="5032" w:author="Test" w:date="2008-12-04T14:38:00Z">
                  <w:rPr>
                    <w:ins w:id="50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34" w:author="Test" w:date="2008-12-04T14:34:00Z">
              <w:r w:rsidRPr="00384A74">
                <w:rPr>
                  <w:rFonts w:ascii="Times New Roman" w:hAnsi="Times New Roman"/>
                  <w:rPrChange w:id="50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036" w:author="Test" w:date="2008-12-04T14:34:00Z"/>
              </w:numPr>
              <w:spacing w:line="228" w:lineRule="auto"/>
              <w:jc w:val="both"/>
              <w:rPr>
                <w:ins w:id="5037" w:author="Test" w:date="2008-12-04T14:34:00Z"/>
                <w:rFonts w:ascii="Times New Roman" w:hAnsi="Times New Roman"/>
                <w:rPrChange w:id="5038" w:author="Test" w:date="2008-12-04T14:38:00Z">
                  <w:rPr>
                    <w:ins w:id="503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40" w:author="Test" w:date="2008-12-04T14:34:00Z">
              <w:r w:rsidRPr="00384A74">
                <w:rPr>
                  <w:rFonts w:ascii="Times New Roman" w:hAnsi="Times New Roman"/>
                  <w:rPrChange w:id="504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33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042" w:author="Test" w:date="2008-12-04T14:34:00Z"/>
              </w:numPr>
              <w:spacing w:line="228" w:lineRule="auto"/>
              <w:jc w:val="both"/>
              <w:rPr>
                <w:ins w:id="5043" w:author="Test" w:date="2008-12-04T14:34:00Z"/>
                <w:rFonts w:ascii="Times New Roman" w:hAnsi="Times New Roman"/>
                <w:rPrChange w:id="5044" w:author="Test" w:date="2008-12-04T14:38:00Z">
                  <w:rPr>
                    <w:ins w:id="50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46" w:author="Test" w:date="2008-12-04T14:34:00Z">
              <w:r w:rsidRPr="00384A74">
                <w:rPr>
                  <w:rFonts w:ascii="Times New Roman" w:hAnsi="Times New Roman"/>
                  <w:rPrChange w:id="50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5048" w:author="Test" w:date="2008-12-04T14:34:00Z"/>
        </w:trPr>
        <w:tc>
          <w:tcPr>
            <w:tcW w:w="343" w:type="pct"/>
          </w:tcPr>
          <w:p w:rsidR="00A37D06" w:rsidRPr="00384A74" w:rsidRDefault="00A37D06" w:rsidP="00C377D7">
            <w:pPr>
              <w:numPr>
                <w:ins w:id="5049" w:author="Test" w:date="2008-12-04T14:34:00Z"/>
              </w:numPr>
              <w:spacing w:line="228" w:lineRule="auto"/>
              <w:jc w:val="both"/>
              <w:rPr>
                <w:ins w:id="5050" w:author="Test" w:date="2008-12-04T14:34:00Z"/>
                <w:rFonts w:ascii="Times New Roman" w:hAnsi="Times New Roman"/>
                <w:rPrChange w:id="5051" w:author="Test" w:date="2008-12-04T14:38:00Z">
                  <w:rPr>
                    <w:ins w:id="505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3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053" w:author="Test" w:date="2008-12-04T14:34:00Z"/>
              </w:numPr>
              <w:spacing w:line="228" w:lineRule="auto"/>
              <w:jc w:val="both"/>
              <w:rPr>
                <w:ins w:id="5054" w:author="Test" w:date="2008-12-04T14:34:00Z"/>
                <w:rFonts w:ascii="Times New Roman" w:hAnsi="Times New Roman"/>
                <w:rPrChange w:id="5055" w:author="Test" w:date="2008-12-04T14:38:00Z">
                  <w:rPr>
                    <w:ins w:id="50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57" w:author="Test" w:date="2008-12-04T14:34:00Z">
              <w:r w:rsidRPr="00384A74">
                <w:rPr>
                  <w:rFonts w:ascii="Times New Roman" w:hAnsi="Times New Roman"/>
                  <w:rPrChange w:id="50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059" w:author="Test" w:date="2008-12-04T14:34:00Z"/>
              </w:numPr>
              <w:spacing w:line="228" w:lineRule="auto"/>
              <w:jc w:val="both"/>
              <w:rPr>
                <w:ins w:id="5060" w:author="Test" w:date="2008-12-04T14:34:00Z"/>
                <w:rFonts w:ascii="Times New Roman" w:hAnsi="Times New Roman"/>
                <w:rPrChange w:id="5061" w:author="Test" w:date="2008-12-04T14:38:00Z">
                  <w:rPr>
                    <w:ins w:id="50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63" w:author="Test" w:date="2008-12-04T14:34:00Z">
              <w:r w:rsidRPr="00384A74">
                <w:rPr>
                  <w:rFonts w:ascii="Times New Roman" w:hAnsi="Times New Roman"/>
                  <w:rPrChange w:id="50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065" w:author="Test" w:date="2008-12-04T14:34:00Z"/>
              </w:numPr>
              <w:spacing w:line="228" w:lineRule="auto"/>
              <w:jc w:val="both"/>
              <w:rPr>
                <w:ins w:id="5066" w:author="Test" w:date="2008-12-04T14:34:00Z"/>
                <w:rFonts w:ascii="Times New Roman" w:hAnsi="Times New Roman"/>
                <w:rPrChange w:id="5067" w:author="Test" w:date="2008-12-04T14:38:00Z">
                  <w:rPr>
                    <w:ins w:id="50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69" w:author="Test" w:date="2008-12-04T14:34:00Z">
              <w:r w:rsidRPr="00384A74">
                <w:rPr>
                  <w:rFonts w:ascii="Times New Roman" w:hAnsi="Times New Roman"/>
                  <w:rPrChange w:id="50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071" w:author="Test" w:date="2008-12-04T14:34:00Z"/>
              </w:numPr>
              <w:spacing w:line="228" w:lineRule="auto"/>
              <w:jc w:val="both"/>
              <w:rPr>
                <w:ins w:id="5072" w:author="Test" w:date="2008-12-04T14:34:00Z"/>
                <w:rFonts w:ascii="Times New Roman" w:hAnsi="Times New Roman"/>
                <w:rPrChange w:id="5073" w:author="Test" w:date="2008-12-04T14:38:00Z">
                  <w:rPr>
                    <w:ins w:id="50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75" w:author="Test" w:date="2008-12-04T14:34:00Z">
              <w:r w:rsidRPr="00384A74">
                <w:rPr>
                  <w:rFonts w:ascii="Times New Roman" w:hAnsi="Times New Roman"/>
                  <w:rPrChange w:id="50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077" w:author="Test" w:date="2008-12-04T14:34:00Z"/>
              </w:numPr>
              <w:spacing w:line="228" w:lineRule="auto"/>
              <w:jc w:val="both"/>
              <w:rPr>
                <w:ins w:id="5078" w:author="Test" w:date="2008-12-04T14:34:00Z"/>
                <w:rFonts w:ascii="Times New Roman" w:hAnsi="Times New Roman"/>
                <w:rPrChange w:id="5079" w:author="Test" w:date="2008-12-04T14:38:00Z">
                  <w:rPr>
                    <w:ins w:id="50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81" w:author="Test" w:date="2008-12-04T14:34:00Z">
              <w:r w:rsidRPr="00384A74">
                <w:rPr>
                  <w:rFonts w:ascii="Times New Roman" w:hAnsi="Times New Roman"/>
                  <w:rPrChange w:id="50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</w:tcPr>
          <w:p w:rsidR="00A37D06" w:rsidRPr="00384A74" w:rsidRDefault="00A37D06" w:rsidP="00C377D7">
            <w:pPr>
              <w:numPr>
                <w:ins w:id="5083" w:author="Test" w:date="2008-12-04T14:34:00Z"/>
              </w:numPr>
              <w:spacing w:line="228" w:lineRule="auto"/>
              <w:jc w:val="both"/>
              <w:rPr>
                <w:ins w:id="5084" w:author="Test" w:date="2008-12-04T14:34:00Z"/>
                <w:rFonts w:ascii="Times New Roman" w:hAnsi="Times New Roman"/>
                <w:rPrChange w:id="5085" w:author="Test" w:date="2008-12-04T14:38:00Z">
                  <w:rPr>
                    <w:ins w:id="508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18" w:type="pct"/>
          </w:tcPr>
          <w:p w:rsidR="00A37D06" w:rsidRPr="00384A74" w:rsidRDefault="00A37D06" w:rsidP="00C377D7">
            <w:pPr>
              <w:numPr>
                <w:ins w:id="5087" w:author="Test" w:date="2008-12-04T14:34:00Z"/>
              </w:numPr>
              <w:spacing w:line="228" w:lineRule="auto"/>
              <w:jc w:val="both"/>
              <w:rPr>
                <w:ins w:id="5088" w:author="Test" w:date="2008-12-04T14:34:00Z"/>
                <w:rFonts w:ascii="Times New Roman" w:hAnsi="Times New Roman"/>
                <w:rPrChange w:id="5089" w:author="Test" w:date="2008-12-04T14:38:00Z">
                  <w:rPr>
                    <w:ins w:id="509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C377D7">
            <w:pPr>
              <w:numPr>
                <w:ins w:id="5091" w:author="Test" w:date="2008-12-04T14:34:00Z"/>
              </w:numPr>
              <w:spacing w:line="228" w:lineRule="auto"/>
              <w:jc w:val="both"/>
              <w:rPr>
                <w:ins w:id="5092" w:author="Test" w:date="2008-12-04T14:34:00Z"/>
                <w:rFonts w:ascii="Times New Roman" w:hAnsi="Times New Roman"/>
                <w:rPrChange w:id="5093" w:author="Test" w:date="2008-12-04T14:38:00Z">
                  <w:rPr>
                    <w:ins w:id="509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095" w:author="Test" w:date="2008-12-04T14:34:00Z"/>
              </w:numPr>
              <w:spacing w:line="228" w:lineRule="auto"/>
              <w:jc w:val="both"/>
              <w:rPr>
                <w:ins w:id="5096" w:author="Test" w:date="2008-12-04T14:34:00Z"/>
                <w:rFonts w:ascii="Times New Roman" w:hAnsi="Times New Roman"/>
                <w:rPrChange w:id="5097" w:author="Test" w:date="2008-12-04T14:38:00Z">
                  <w:rPr>
                    <w:ins w:id="50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099" w:author="Test" w:date="2008-12-04T14:34:00Z">
              <w:r w:rsidRPr="00384A74">
                <w:rPr>
                  <w:rFonts w:ascii="Times New Roman" w:hAnsi="Times New Roman"/>
                  <w:rPrChange w:id="51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101" w:author="Test" w:date="2008-12-04T14:34:00Z"/>
              </w:numPr>
              <w:spacing w:line="228" w:lineRule="auto"/>
              <w:jc w:val="both"/>
              <w:rPr>
                <w:ins w:id="5102" w:author="Test" w:date="2008-12-04T14:34:00Z"/>
                <w:rFonts w:ascii="Times New Roman" w:hAnsi="Times New Roman"/>
                <w:rPrChange w:id="5103" w:author="Test" w:date="2008-12-04T14:38:00Z">
                  <w:rPr>
                    <w:ins w:id="51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05" w:author="Test" w:date="2008-12-04T14:34:00Z">
              <w:r w:rsidRPr="00384A74">
                <w:rPr>
                  <w:rFonts w:ascii="Times New Roman" w:hAnsi="Times New Roman"/>
                  <w:rPrChange w:id="51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107" w:author="Test" w:date="2008-12-04T14:34:00Z"/>
              </w:numPr>
              <w:spacing w:line="228" w:lineRule="auto"/>
              <w:jc w:val="both"/>
              <w:rPr>
                <w:ins w:id="5108" w:author="Test" w:date="2008-12-04T14:34:00Z"/>
                <w:rFonts w:ascii="Times New Roman" w:hAnsi="Times New Roman"/>
                <w:rPrChange w:id="5109" w:author="Test" w:date="2008-12-04T14:38:00Z">
                  <w:rPr>
                    <w:ins w:id="51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11" w:author="Test" w:date="2008-12-04T14:34:00Z">
              <w:r w:rsidRPr="00384A74">
                <w:rPr>
                  <w:rFonts w:ascii="Times New Roman" w:hAnsi="Times New Roman"/>
                  <w:rPrChange w:id="51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113" w:author="Test" w:date="2008-12-04T14:34:00Z"/>
              </w:numPr>
              <w:spacing w:line="228" w:lineRule="auto"/>
              <w:jc w:val="both"/>
              <w:rPr>
                <w:ins w:id="5114" w:author="Test" w:date="2008-12-04T14:34:00Z"/>
                <w:rFonts w:ascii="Times New Roman" w:hAnsi="Times New Roman"/>
                <w:rPrChange w:id="5115" w:author="Test" w:date="2008-12-04T14:38:00Z">
                  <w:rPr>
                    <w:ins w:id="51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17" w:author="Test" w:date="2008-12-04T14:34:00Z">
              <w:r w:rsidRPr="00384A74">
                <w:rPr>
                  <w:rFonts w:ascii="Times New Roman" w:hAnsi="Times New Roman"/>
                  <w:rPrChange w:id="51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119" w:author="Test" w:date="2008-12-04T14:34:00Z"/>
              </w:numPr>
              <w:spacing w:line="228" w:lineRule="auto"/>
              <w:jc w:val="both"/>
              <w:rPr>
                <w:ins w:id="5120" w:author="Test" w:date="2008-12-04T14:34:00Z"/>
                <w:rFonts w:ascii="Times New Roman" w:hAnsi="Times New Roman"/>
                <w:rPrChange w:id="5121" w:author="Test" w:date="2008-12-04T14:38:00Z">
                  <w:rPr>
                    <w:ins w:id="51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23" w:author="Test" w:date="2008-12-04T14:34:00Z">
              <w:r w:rsidRPr="00384A74">
                <w:rPr>
                  <w:rFonts w:ascii="Times New Roman" w:hAnsi="Times New Roman"/>
                  <w:rPrChange w:id="51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33" w:type="pct"/>
          </w:tcPr>
          <w:p w:rsidR="00A37D06" w:rsidRPr="00384A74" w:rsidRDefault="00A37D06" w:rsidP="00C377D7">
            <w:pPr>
              <w:numPr>
                <w:ins w:id="5125" w:author="Test" w:date="2008-12-04T14:34:00Z"/>
              </w:numPr>
              <w:spacing w:line="228" w:lineRule="auto"/>
              <w:jc w:val="both"/>
              <w:rPr>
                <w:ins w:id="5126" w:author="Test" w:date="2008-12-04T14:34:00Z"/>
                <w:rFonts w:ascii="Times New Roman" w:hAnsi="Times New Roman"/>
                <w:rPrChange w:id="5127" w:author="Test" w:date="2008-12-04T14:38:00Z">
                  <w:rPr>
                    <w:ins w:id="512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  <w:tr w:rsidR="00C377D7" w:rsidRPr="00384A74">
        <w:trPr>
          <w:jc w:val="center"/>
        </w:trPr>
        <w:tc>
          <w:tcPr>
            <w:tcW w:w="343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3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2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2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2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2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2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18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2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2" w:type="pct"/>
          </w:tcPr>
          <w:p w:rsidR="00C377D7" w:rsidRPr="009D48D9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1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1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1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41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33" w:type="pct"/>
          </w:tcPr>
          <w:p w:rsidR="00C377D7" w:rsidRPr="00384A74" w:rsidRDefault="00C377D7" w:rsidP="00C377D7">
            <w:pPr>
              <w:spacing w:line="228" w:lineRule="auto"/>
              <w:jc w:val="both"/>
              <w:rPr>
                <w:rFonts w:ascii="Times New Roman" w:hAnsi="Times New Roman"/>
              </w:rPr>
            </w:pPr>
          </w:p>
        </w:tc>
      </w:tr>
      <w:tr w:rsidR="00A37D06" w:rsidRPr="00384A74">
        <w:trPr>
          <w:jc w:val="center"/>
          <w:ins w:id="5129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30" w:author="Test" w:date="2008-12-04T14:34:00Z"/>
              </w:numPr>
              <w:spacing w:line="228" w:lineRule="auto"/>
              <w:jc w:val="both"/>
              <w:rPr>
                <w:ins w:id="5131" w:author="Test" w:date="2008-12-04T14:34:00Z"/>
                <w:rFonts w:ascii="Times New Roman" w:hAnsi="Times New Roman"/>
                <w:rPrChange w:id="5132" w:author="Test" w:date="2008-12-04T14:38:00Z">
                  <w:rPr>
                    <w:ins w:id="51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34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51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21</w:t>
              </w:r>
              <w:r w:rsidRPr="00B645E5">
                <w:rPr>
                  <w:rFonts w:ascii="Times New Roman" w:hAnsi="Times New Roman"/>
                  <w:b/>
                  <w:rPrChange w:id="51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37" w:author="Test" w:date="2008-12-04T14:34:00Z"/>
              </w:numPr>
              <w:spacing w:line="228" w:lineRule="auto"/>
              <w:jc w:val="both"/>
              <w:rPr>
                <w:ins w:id="5138" w:author="Test" w:date="2008-12-04T14:34:00Z"/>
                <w:rFonts w:ascii="Times New Roman" w:hAnsi="Times New Roman"/>
                <w:rPrChange w:id="5139" w:author="Test" w:date="2008-12-04T14:38:00Z">
                  <w:rPr>
                    <w:ins w:id="51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41" w:author="Test" w:date="2008-12-04T14:34:00Z">
              <w:r w:rsidRPr="00384A74">
                <w:rPr>
                  <w:rFonts w:ascii="Times New Roman" w:hAnsi="Times New Roman"/>
                  <w:rPrChange w:id="51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43" w:author="Test" w:date="2008-12-04T14:34:00Z"/>
              </w:numPr>
              <w:spacing w:line="228" w:lineRule="auto"/>
              <w:jc w:val="both"/>
              <w:rPr>
                <w:ins w:id="5144" w:author="Test" w:date="2008-12-04T14:34:00Z"/>
                <w:rFonts w:ascii="Times New Roman" w:hAnsi="Times New Roman"/>
                <w:rPrChange w:id="5145" w:author="Test" w:date="2008-12-04T14:38:00Z">
                  <w:rPr>
                    <w:ins w:id="51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47" w:author="Test" w:date="2008-12-04T14:34:00Z">
              <w:r w:rsidRPr="00384A74">
                <w:rPr>
                  <w:rFonts w:ascii="Times New Roman" w:hAnsi="Times New Roman"/>
                  <w:rPrChange w:id="51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49" w:author="Test" w:date="2008-12-04T14:34:00Z"/>
              </w:numPr>
              <w:spacing w:line="228" w:lineRule="auto"/>
              <w:jc w:val="both"/>
              <w:rPr>
                <w:ins w:id="5150" w:author="Test" w:date="2008-12-04T14:34:00Z"/>
                <w:rFonts w:ascii="Times New Roman" w:hAnsi="Times New Roman"/>
                <w:rPrChange w:id="5151" w:author="Test" w:date="2008-12-04T14:38:00Z">
                  <w:rPr>
                    <w:ins w:id="51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53" w:author="Test" w:date="2008-12-04T14:34:00Z">
              <w:r w:rsidRPr="00384A74">
                <w:rPr>
                  <w:rFonts w:ascii="Times New Roman" w:hAnsi="Times New Roman"/>
                  <w:rPrChange w:id="51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55" w:author="Test" w:date="2008-12-04T14:34:00Z"/>
              </w:numPr>
              <w:spacing w:line="228" w:lineRule="auto"/>
              <w:jc w:val="both"/>
              <w:rPr>
                <w:ins w:id="5156" w:author="Test" w:date="2008-12-04T14:34:00Z"/>
                <w:rFonts w:ascii="Times New Roman" w:hAnsi="Times New Roman"/>
                <w:rPrChange w:id="5157" w:author="Test" w:date="2008-12-04T14:38:00Z">
                  <w:rPr>
                    <w:ins w:id="51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59" w:author="Test" w:date="2008-12-04T14:34:00Z">
              <w:r w:rsidRPr="00384A74">
                <w:rPr>
                  <w:rFonts w:ascii="Times New Roman" w:hAnsi="Times New Roman"/>
                  <w:rPrChange w:id="51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61" w:author="Test" w:date="2008-12-04T14:34:00Z"/>
              </w:numPr>
              <w:spacing w:line="228" w:lineRule="auto"/>
              <w:jc w:val="both"/>
              <w:rPr>
                <w:ins w:id="5162" w:author="Test" w:date="2008-12-04T14:34:00Z"/>
                <w:rFonts w:ascii="Times New Roman" w:hAnsi="Times New Roman"/>
                <w:rPrChange w:id="5163" w:author="Test" w:date="2008-12-04T14:38:00Z">
                  <w:rPr>
                    <w:ins w:id="51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65" w:author="Test" w:date="2008-12-04T14:34:00Z">
              <w:r w:rsidRPr="00384A74">
                <w:rPr>
                  <w:rFonts w:ascii="Times New Roman" w:hAnsi="Times New Roman"/>
                  <w:rPrChange w:id="51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167" w:author="Test" w:date="2008-12-04T14:34:00Z"/>
              </w:numPr>
              <w:spacing w:line="228" w:lineRule="auto"/>
              <w:jc w:val="both"/>
              <w:rPr>
                <w:ins w:id="5168" w:author="Test" w:date="2008-12-04T14:34:00Z"/>
                <w:rFonts w:ascii="Times New Roman" w:hAnsi="Times New Roman"/>
                <w:rPrChange w:id="5169" w:author="Test" w:date="2008-12-04T14:38:00Z">
                  <w:rPr>
                    <w:ins w:id="517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71" w:author="Test" w:date="2008-12-04T14:34:00Z">
              <w:r w:rsidRPr="00384A74">
                <w:rPr>
                  <w:rFonts w:ascii="Times New Roman" w:hAnsi="Times New Roman"/>
                  <w:rPrChange w:id="517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5173" w:author="Test" w:date="2008-12-04T14:34:00Z"/>
              </w:numPr>
              <w:spacing w:line="228" w:lineRule="auto"/>
              <w:jc w:val="both"/>
              <w:rPr>
                <w:ins w:id="5174" w:author="Test" w:date="2008-12-04T14:34:00Z"/>
                <w:rFonts w:ascii="Times New Roman" w:hAnsi="Times New Roman"/>
                <w:rPrChange w:id="5175" w:author="Test" w:date="2008-12-04T14:38:00Z">
                  <w:rPr>
                    <w:ins w:id="517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177" w:author="Test" w:date="2008-12-04T14:34:00Z"/>
              </w:numPr>
              <w:spacing w:line="228" w:lineRule="auto"/>
              <w:jc w:val="both"/>
              <w:rPr>
                <w:ins w:id="5178" w:author="Test" w:date="2008-12-04T14:34:00Z"/>
                <w:rFonts w:ascii="Times New Roman" w:hAnsi="Times New Roman"/>
                <w:b/>
                <w:rPrChange w:id="5179" w:author="Test" w:date="2008-12-04T14:38:00Z">
                  <w:rPr>
                    <w:ins w:id="51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81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51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22</w:t>
              </w:r>
              <w:r w:rsidRPr="00B645E5">
                <w:rPr>
                  <w:rFonts w:ascii="Times New Roman" w:hAnsi="Times New Roman"/>
                  <w:b/>
                  <w:rPrChange w:id="51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84" w:author="Test" w:date="2008-12-04T14:34:00Z"/>
              </w:numPr>
              <w:spacing w:line="228" w:lineRule="auto"/>
              <w:jc w:val="both"/>
              <w:rPr>
                <w:ins w:id="5185" w:author="Test" w:date="2008-12-04T14:34:00Z"/>
                <w:rFonts w:ascii="Times New Roman" w:hAnsi="Times New Roman"/>
                <w:rPrChange w:id="5186" w:author="Test" w:date="2008-12-04T14:38:00Z">
                  <w:rPr>
                    <w:ins w:id="51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88" w:author="Test" w:date="2008-12-04T14:34:00Z">
              <w:r w:rsidRPr="00384A74">
                <w:rPr>
                  <w:rFonts w:ascii="Times New Roman" w:hAnsi="Times New Roman"/>
                  <w:rPrChange w:id="51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90" w:author="Test" w:date="2008-12-04T14:34:00Z"/>
              </w:numPr>
              <w:spacing w:line="228" w:lineRule="auto"/>
              <w:jc w:val="both"/>
              <w:rPr>
                <w:ins w:id="5191" w:author="Test" w:date="2008-12-04T14:34:00Z"/>
                <w:rFonts w:ascii="Times New Roman" w:hAnsi="Times New Roman"/>
                <w:rPrChange w:id="5192" w:author="Test" w:date="2008-12-04T14:38:00Z">
                  <w:rPr>
                    <w:ins w:id="519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194" w:author="Test" w:date="2008-12-04T14:34:00Z">
              <w:r w:rsidRPr="00384A74">
                <w:rPr>
                  <w:rFonts w:ascii="Times New Roman" w:hAnsi="Times New Roman"/>
                  <w:rPrChange w:id="519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196" w:author="Test" w:date="2008-12-04T14:34:00Z"/>
              </w:numPr>
              <w:spacing w:line="228" w:lineRule="auto"/>
              <w:jc w:val="both"/>
              <w:rPr>
                <w:ins w:id="5197" w:author="Test" w:date="2008-12-04T14:34:00Z"/>
                <w:rFonts w:ascii="Times New Roman" w:hAnsi="Times New Roman"/>
                <w:rPrChange w:id="5198" w:author="Test" w:date="2008-12-04T14:38:00Z">
                  <w:rPr>
                    <w:ins w:id="51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00" w:author="Test" w:date="2008-12-04T14:34:00Z">
              <w:r w:rsidRPr="00384A74">
                <w:rPr>
                  <w:rFonts w:ascii="Times New Roman" w:hAnsi="Times New Roman"/>
                  <w:rPrChange w:id="52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02" w:author="Test" w:date="2008-12-04T14:34:00Z"/>
              </w:numPr>
              <w:spacing w:line="228" w:lineRule="auto"/>
              <w:jc w:val="both"/>
              <w:rPr>
                <w:ins w:id="5203" w:author="Test" w:date="2008-12-04T14:34:00Z"/>
                <w:rFonts w:ascii="Times New Roman" w:hAnsi="Times New Roman"/>
                <w:rPrChange w:id="5204" w:author="Test" w:date="2008-12-04T14:38:00Z">
                  <w:rPr>
                    <w:ins w:id="52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06" w:author="Test" w:date="2008-12-04T14:34:00Z">
              <w:r w:rsidRPr="00384A74">
                <w:rPr>
                  <w:rFonts w:ascii="Times New Roman" w:hAnsi="Times New Roman"/>
                  <w:rPrChange w:id="52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08" w:author="Test" w:date="2008-12-04T14:34:00Z"/>
              </w:numPr>
              <w:spacing w:line="228" w:lineRule="auto"/>
              <w:jc w:val="both"/>
              <w:rPr>
                <w:ins w:id="5209" w:author="Test" w:date="2008-12-04T14:34:00Z"/>
                <w:rFonts w:ascii="Times New Roman" w:hAnsi="Times New Roman"/>
                <w:rPrChange w:id="5210" w:author="Test" w:date="2008-12-04T14:38:00Z">
                  <w:rPr>
                    <w:ins w:id="52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12" w:author="Test" w:date="2008-12-04T14:34:00Z">
              <w:r w:rsidRPr="00384A74">
                <w:rPr>
                  <w:rFonts w:ascii="Times New Roman" w:hAnsi="Times New Roman"/>
                  <w:rPrChange w:id="52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214" w:author="Test" w:date="2008-12-04T14:34:00Z"/>
              </w:numPr>
              <w:spacing w:line="228" w:lineRule="auto"/>
              <w:jc w:val="both"/>
              <w:rPr>
                <w:ins w:id="5215" w:author="Test" w:date="2008-12-04T14:34:00Z"/>
                <w:rFonts w:ascii="Times New Roman" w:hAnsi="Times New Roman"/>
                <w:rPrChange w:id="5216" w:author="Test" w:date="2008-12-04T14:38:00Z">
                  <w:rPr>
                    <w:ins w:id="521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18" w:author="Test" w:date="2008-12-04T14:34:00Z">
              <w:r w:rsidRPr="00384A74">
                <w:rPr>
                  <w:rFonts w:ascii="Times New Roman" w:hAnsi="Times New Roman"/>
                  <w:rPrChange w:id="521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5220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21" w:author="Test" w:date="2008-12-04T14:34:00Z"/>
              </w:numPr>
              <w:spacing w:line="228" w:lineRule="auto"/>
              <w:jc w:val="both"/>
              <w:rPr>
                <w:ins w:id="5222" w:author="Test" w:date="2008-12-04T14:34:00Z"/>
                <w:rFonts w:ascii="Times New Roman" w:hAnsi="Times New Roman"/>
                <w:rPrChange w:id="5223" w:author="Test" w:date="2008-12-04T14:38:00Z">
                  <w:rPr>
                    <w:ins w:id="522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25" w:author="Test" w:date="2008-12-04T14:34:00Z"/>
              </w:numPr>
              <w:spacing w:line="228" w:lineRule="auto"/>
              <w:jc w:val="both"/>
              <w:rPr>
                <w:ins w:id="5226" w:author="Test" w:date="2008-12-04T14:34:00Z"/>
                <w:rFonts w:ascii="Times New Roman" w:hAnsi="Times New Roman"/>
                <w:rPrChange w:id="5227" w:author="Test" w:date="2008-12-04T14:38:00Z">
                  <w:rPr>
                    <w:ins w:id="52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29" w:author="Test" w:date="2008-12-04T14:34:00Z">
              <w:r w:rsidRPr="00384A74">
                <w:rPr>
                  <w:rFonts w:ascii="Times New Roman" w:hAnsi="Times New Roman"/>
                  <w:rPrChange w:id="52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31" w:author="Test" w:date="2008-12-04T14:34:00Z"/>
              </w:numPr>
              <w:spacing w:line="228" w:lineRule="auto"/>
              <w:jc w:val="both"/>
              <w:rPr>
                <w:ins w:id="5232" w:author="Test" w:date="2008-12-04T14:34:00Z"/>
                <w:rFonts w:ascii="Times New Roman" w:hAnsi="Times New Roman"/>
                <w:rPrChange w:id="5233" w:author="Test" w:date="2008-12-04T14:38:00Z">
                  <w:rPr>
                    <w:ins w:id="52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35" w:author="Test" w:date="2008-12-04T14:34:00Z">
              <w:r w:rsidRPr="00384A74">
                <w:rPr>
                  <w:rFonts w:ascii="Times New Roman" w:hAnsi="Times New Roman"/>
                  <w:rPrChange w:id="52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37" w:author="Test" w:date="2008-12-04T14:34:00Z"/>
              </w:numPr>
              <w:spacing w:line="228" w:lineRule="auto"/>
              <w:jc w:val="both"/>
              <w:rPr>
                <w:ins w:id="5238" w:author="Test" w:date="2008-12-04T14:34:00Z"/>
                <w:rFonts w:ascii="Times New Roman" w:hAnsi="Times New Roman"/>
                <w:rPrChange w:id="5239" w:author="Test" w:date="2008-12-04T14:38:00Z">
                  <w:rPr>
                    <w:ins w:id="52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41" w:author="Test" w:date="2008-12-04T14:34:00Z">
              <w:r w:rsidRPr="00384A74">
                <w:rPr>
                  <w:rFonts w:ascii="Times New Roman" w:hAnsi="Times New Roman"/>
                  <w:rPrChange w:id="52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43" w:author="Test" w:date="2008-12-04T14:34:00Z"/>
              </w:numPr>
              <w:spacing w:line="228" w:lineRule="auto"/>
              <w:jc w:val="both"/>
              <w:rPr>
                <w:ins w:id="5244" w:author="Test" w:date="2008-12-04T14:34:00Z"/>
                <w:rFonts w:ascii="Times New Roman" w:hAnsi="Times New Roman"/>
                <w:rPrChange w:id="5245" w:author="Test" w:date="2008-12-04T14:38:00Z">
                  <w:rPr>
                    <w:ins w:id="52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47" w:author="Test" w:date="2008-12-04T14:34:00Z">
              <w:r w:rsidRPr="00384A74">
                <w:rPr>
                  <w:rFonts w:ascii="Times New Roman" w:hAnsi="Times New Roman"/>
                  <w:rPrChange w:id="52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49" w:author="Test" w:date="2008-12-04T14:34:00Z"/>
              </w:numPr>
              <w:spacing w:line="228" w:lineRule="auto"/>
              <w:jc w:val="both"/>
              <w:rPr>
                <w:ins w:id="5250" w:author="Test" w:date="2008-12-04T14:34:00Z"/>
                <w:rFonts w:ascii="Times New Roman" w:hAnsi="Times New Roman"/>
                <w:rPrChange w:id="5251" w:author="Test" w:date="2008-12-04T14:38:00Z">
                  <w:rPr>
                    <w:ins w:id="52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53" w:author="Test" w:date="2008-12-04T14:34:00Z">
              <w:r w:rsidRPr="00384A74">
                <w:rPr>
                  <w:rFonts w:ascii="Times New Roman" w:hAnsi="Times New Roman"/>
                  <w:rPrChange w:id="52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255" w:author="Test" w:date="2008-12-04T14:34:00Z"/>
              </w:numPr>
              <w:spacing w:line="228" w:lineRule="auto"/>
              <w:jc w:val="both"/>
              <w:rPr>
                <w:ins w:id="5256" w:author="Test" w:date="2008-12-04T14:34:00Z"/>
                <w:rFonts w:ascii="Times New Roman" w:hAnsi="Times New Roman"/>
                <w:rPrChange w:id="5257" w:author="Test" w:date="2008-12-04T14:38:00Z">
                  <w:rPr>
                    <w:ins w:id="52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59" w:author="Test" w:date="2008-12-04T14:34:00Z">
              <w:r w:rsidRPr="00384A74">
                <w:rPr>
                  <w:rFonts w:ascii="Times New Roman" w:hAnsi="Times New Roman"/>
                  <w:rPrChange w:id="52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5261" w:author="Test" w:date="2008-12-04T14:34:00Z"/>
              </w:numPr>
              <w:spacing w:line="228" w:lineRule="auto"/>
              <w:jc w:val="both"/>
              <w:rPr>
                <w:ins w:id="5262" w:author="Test" w:date="2008-12-04T14:34:00Z"/>
                <w:rFonts w:ascii="Times New Roman" w:hAnsi="Times New Roman"/>
                <w:rPrChange w:id="5263" w:author="Test" w:date="2008-12-04T14:38:00Z">
                  <w:rPr>
                    <w:ins w:id="526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65" w:author="Test" w:date="2008-12-04T14:34:00Z"/>
              </w:numPr>
              <w:spacing w:line="228" w:lineRule="auto"/>
              <w:jc w:val="both"/>
              <w:rPr>
                <w:ins w:id="5266" w:author="Test" w:date="2008-12-04T14:34:00Z"/>
                <w:rFonts w:ascii="Times New Roman" w:hAnsi="Times New Roman"/>
                <w:rPrChange w:id="5267" w:author="Test" w:date="2008-12-04T14:38:00Z">
                  <w:rPr>
                    <w:ins w:id="526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69" w:author="Test" w:date="2008-12-04T14:34:00Z"/>
              </w:numPr>
              <w:spacing w:line="228" w:lineRule="auto"/>
              <w:jc w:val="both"/>
              <w:rPr>
                <w:ins w:id="5270" w:author="Test" w:date="2008-12-04T14:34:00Z"/>
                <w:rFonts w:ascii="Times New Roman" w:hAnsi="Times New Roman"/>
                <w:rPrChange w:id="5271" w:author="Test" w:date="2008-12-04T14:38:00Z">
                  <w:rPr>
                    <w:ins w:id="52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73" w:author="Test" w:date="2008-12-04T14:34:00Z">
              <w:r w:rsidRPr="00384A74">
                <w:rPr>
                  <w:rFonts w:ascii="Times New Roman" w:hAnsi="Times New Roman"/>
                  <w:rPrChange w:id="52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75" w:author="Test" w:date="2008-12-04T14:34:00Z"/>
              </w:numPr>
              <w:spacing w:line="228" w:lineRule="auto"/>
              <w:jc w:val="both"/>
              <w:rPr>
                <w:ins w:id="5276" w:author="Test" w:date="2008-12-04T14:34:00Z"/>
                <w:rFonts w:ascii="Times New Roman" w:hAnsi="Times New Roman"/>
                <w:rPrChange w:id="5277" w:author="Test" w:date="2008-12-04T14:38:00Z">
                  <w:rPr>
                    <w:ins w:id="52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79" w:author="Test" w:date="2008-12-04T14:34:00Z">
              <w:r w:rsidRPr="00384A74">
                <w:rPr>
                  <w:rFonts w:ascii="Times New Roman" w:hAnsi="Times New Roman"/>
                  <w:rPrChange w:id="52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81" w:author="Test" w:date="2008-12-04T14:34:00Z"/>
              </w:numPr>
              <w:spacing w:line="228" w:lineRule="auto"/>
              <w:jc w:val="both"/>
              <w:rPr>
                <w:ins w:id="5282" w:author="Test" w:date="2008-12-04T14:34:00Z"/>
                <w:rFonts w:ascii="Times New Roman" w:hAnsi="Times New Roman"/>
                <w:rPrChange w:id="5283" w:author="Test" w:date="2008-12-04T14:38:00Z">
                  <w:rPr>
                    <w:ins w:id="52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85" w:author="Test" w:date="2008-12-04T14:34:00Z">
              <w:r w:rsidRPr="00384A74">
                <w:rPr>
                  <w:rFonts w:ascii="Times New Roman" w:hAnsi="Times New Roman"/>
                  <w:rPrChange w:id="52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87" w:author="Test" w:date="2008-12-04T14:34:00Z"/>
              </w:numPr>
              <w:spacing w:line="228" w:lineRule="auto"/>
              <w:jc w:val="both"/>
              <w:rPr>
                <w:ins w:id="5288" w:author="Test" w:date="2008-12-04T14:34:00Z"/>
                <w:rFonts w:ascii="Times New Roman" w:hAnsi="Times New Roman"/>
                <w:rPrChange w:id="5289" w:author="Test" w:date="2008-12-04T14:38:00Z">
                  <w:rPr>
                    <w:ins w:id="52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91" w:author="Test" w:date="2008-12-04T14:34:00Z">
              <w:r w:rsidRPr="00384A74">
                <w:rPr>
                  <w:rFonts w:ascii="Times New Roman" w:hAnsi="Times New Roman"/>
                  <w:rPrChange w:id="52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293" w:author="Test" w:date="2008-12-04T14:34:00Z"/>
              </w:numPr>
              <w:spacing w:line="228" w:lineRule="auto"/>
              <w:jc w:val="both"/>
              <w:rPr>
                <w:ins w:id="5294" w:author="Test" w:date="2008-12-04T14:34:00Z"/>
                <w:rFonts w:ascii="Times New Roman" w:hAnsi="Times New Roman"/>
                <w:rPrChange w:id="5295" w:author="Test" w:date="2008-12-04T14:38:00Z">
                  <w:rPr>
                    <w:ins w:id="52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297" w:author="Test" w:date="2008-12-04T14:34:00Z">
              <w:r w:rsidRPr="00384A74">
                <w:rPr>
                  <w:rFonts w:ascii="Times New Roman" w:hAnsi="Times New Roman"/>
                  <w:rPrChange w:id="52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299" w:author="Test" w:date="2008-12-04T14:34:00Z"/>
              </w:numPr>
              <w:spacing w:line="228" w:lineRule="auto"/>
              <w:jc w:val="both"/>
              <w:rPr>
                <w:ins w:id="5300" w:author="Test" w:date="2008-12-04T14:34:00Z"/>
                <w:rFonts w:ascii="Times New Roman" w:hAnsi="Times New Roman"/>
                <w:rPrChange w:id="5301" w:author="Test" w:date="2008-12-04T14:38:00Z">
                  <w:rPr>
                    <w:ins w:id="53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03" w:author="Test" w:date="2008-12-04T14:34:00Z">
              <w:r w:rsidRPr="00384A74">
                <w:rPr>
                  <w:rFonts w:ascii="Times New Roman" w:hAnsi="Times New Roman"/>
                  <w:rPrChange w:id="53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5305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06" w:author="Test" w:date="2008-12-04T14:34:00Z"/>
              </w:numPr>
              <w:spacing w:line="228" w:lineRule="auto"/>
              <w:jc w:val="both"/>
              <w:rPr>
                <w:ins w:id="5307" w:author="Test" w:date="2008-12-04T14:34:00Z"/>
                <w:rFonts w:ascii="Times New Roman" w:hAnsi="Times New Roman"/>
                <w:rPrChange w:id="5308" w:author="Test" w:date="2008-12-04T14:38:00Z">
                  <w:rPr>
                    <w:ins w:id="530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10" w:author="Test" w:date="2008-12-04T14:34:00Z"/>
              </w:numPr>
              <w:spacing w:line="228" w:lineRule="auto"/>
              <w:jc w:val="both"/>
              <w:rPr>
                <w:ins w:id="5311" w:author="Test" w:date="2008-12-04T14:34:00Z"/>
                <w:rFonts w:ascii="Times New Roman" w:hAnsi="Times New Roman"/>
                <w:rPrChange w:id="5312" w:author="Test" w:date="2008-12-04T14:38:00Z">
                  <w:rPr>
                    <w:ins w:id="53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14" w:author="Test" w:date="2008-12-04T14:34:00Z">
              <w:r w:rsidRPr="00384A74">
                <w:rPr>
                  <w:rFonts w:ascii="Times New Roman" w:hAnsi="Times New Roman"/>
                  <w:rPrChange w:id="53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16" w:author="Test" w:date="2008-12-04T14:34:00Z"/>
              </w:numPr>
              <w:spacing w:line="228" w:lineRule="auto"/>
              <w:jc w:val="both"/>
              <w:rPr>
                <w:ins w:id="5317" w:author="Test" w:date="2008-12-04T14:34:00Z"/>
                <w:rFonts w:ascii="Times New Roman" w:hAnsi="Times New Roman"/>
                <w:rPrChange w:id="5318" w:author="Test" w:date="2008-12-04T14:38:00Z">
                  <w:rPr>
                    <w:ins w:id="53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20" w:author="Test" w:date="2008-12-04T14:34:00Z">
              <w:r w:rsidRPr="00384A74">
                <w:rPr>
                  <w:rFonts w:ascii="Times New Roman" w:hAnsi="Times New Roman"/>
                  <w:rPrChange w:id="53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22" w:author="Test" w:date="2008-12-04T14:34:00Z"/>
              </w:numPr>
              <w:spacing w:line="228" w:lineRule="auto"/>
              <w:jc w:val="both"/>
              <w:rPr>
                <w:ins w:id="5323" w:author="Test" w:date="2008-12-04T14:34:00Z"/>
                <w:rFonts w:ascii="Times New Roman" w:hAnsi="Times New Roman"/>
                <w:rPrChange w:id="5324" w:author="Test" w:date="2008-12-04T14:38:00Z">
                  <w:rPr>
                    <w:ins w:id="53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26" w:author="Test" w:date="2008-12-04T14:34:00Z">
              <w:r w:rsidRPr="00384A74">
                <w:rPr>
                  <w:rFonts w:ascii="Times New Roman" w:hAnsi="Times New Roman"/>
                  <w:rPrChange w:id="53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28" w:author="Test" w:date="2008-12-04T14:34:00Z"/>
              </w:numPr>
              <w:spacing w:line="228" w:lineRule="auto"/>
              <w:jc w:val="both"/>
              <w:rPr>
                <w:ins w:id="5329" w:author="Test" w:date="2008-12-04T14:34:00Z"/>
                <w:rFonts w:ascii="Times New Roman" w:hAnsi="Times New Roman"/>
                <w:rPrChange w:id="5330" w:author="Test" w:date="2008-12-04T14:38:00Z">
                  <w:rPr>
                    <w:ins w:id="53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32" w:author="Test" w:date="2008-12-04T14:34:00Z">
              <w:r w:rsidRPr="00384A74">
                <w:rPr>
                  <w:rFonts w:ascii="Times New Roman" w:hAnsi="Times New Roman"/>
                  <w:rPrChange w:id="53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34" w:author="Test" w:date="2008-12-04T14:34:00Z"/>
              </w:numPr>
              <w:spacing w:line="228" w:lineRule="auto"/>
              <w:jc w:val="both"/>
              <w:rPr>
                <w:ins w:id="5335" w:author="Test" w:date="2008-12-04T14:34:00Z"/>
                <w:rFonts w:ascii="Times New Roman" w:hAnsi="Times New Roman"/>
                <w:rPrChange w:id="5336" w:author="Test" w:date="2008-12-04T14:38:00Z">
                  <w:rPr>
                    <w:ins w:id="53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38" w:author="Test" w:date="2008-12-04T14:34:00Z">
              <w:r w:rsidRPr="00384A74">
                <w:rPr>
                  <w:rFonts w:ascii="Times New Roman" w:hAnsi="Times New Roman"/>
                  <w:rPrChange w:id="53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340" w:author="Test" w:date="2008-12-04T14:34:00Z"/>
              </w:numPr>
              <w:spacing w:line="228" w:lineRule="auto"/>
              <w:jc w:val="both"/>
              <w:rPr>
                <w:ins w:id="5341" w:author="Test" w:date="2008-12-04T14:34:00Z"/>
                <w:rFonts w:ascii="Times New Roman" w:hAnsi="Times New Roman"/>
                <w:rPrChange w:id="5342" w:author="Test" w:date="2008-12-04T14:38:00Z">
                  <w:rPr>
                    <w:ins w:id="53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44" w:author="Test" w:date="2008-12-04T14:34:00Z">
              <w:r w:rsidRPr="00384A74">
                <w:rPr>
                  <w:rFonts w:ascii="Times New Roman" w:hAnsi="Times New Roman"/>
                  <w:rPrChange w:id="53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5346" w:author="Test" w:date="2008-12-04T14:34:00Z"/>
              </w:numPr>
              <w:spacing w:line="228" w:lineRule="auto"/>
              <w:jc w:val="both"/>
              <w:rPr>
                <w:ins w:id="5347" w:author="Test" w:date="2008-12-04T14:34:00Z"/>
                <w:rFonts w:ascii="Times New Roman" w:hAnsi="Times New Roman"/>
                <w:rPrChange w:id="5348" w:author="Test" w:date="2008-12-04T14:38:00Z">
                  <w:rPr>
                    <w:ins w:id="534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50" w:author="Test" w:date="2008-12-04T14:34:00Z"/>
              </w:numPr>
              <w:spacing w:line="228" w:lineRule="auto"/>
              <w:jc w:val="both"/>
              <w:rPr>
                <w:ins w:id="5351" w:author="Test" w:date="2008-12-04T14:34:00Z"/>
                <w:rFonts w:ascii="Times New Roman" w:hAnsi="Times New Roman"/>
                <w:rPrChange w:id="5352" w:author="Test" w:date="2008-12-04T14:38:00Z">
                  <w:rPr>
                    <w:ins w:id="535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54" w:author="Test" w:date="2008-12-04T14:34:00Z"/>
              </w:numPr>
              <w:spacing w:line="228" w:lineRule="auto"/>
              <w:jc w:val="both"/>
              <w:rPr>
                <w:ins w:id="5355" w:author="Test" w:date="2008-12-04T14:34:00Z"/>
                <w:rFonts w:ascii="Times New Roman" w:hAnsi="Times New Roman"/>
                <w:rPrChange w:id="5356" w:author="Test" w:date="2008-12-04T14:38:00Z">
                  <w:rPr>
                    <w:ins w:id="53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58" w:author="Test" w:date="2008-12-04T14:34:00Z">
              <w:r w:rsidRPr="00384A74">
                <w:rPr>
                  <w:rFonts w:ascii="Times New Roman" w:hAnsi="Times New Roman"/>
                  <w:rPrChange w:id="53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60" w:author="Test" w:date="2008-12-04T14:34:00Z"/>
              </w:numPr>
              <w:spacing w:line="228" w:lineRule="auto"/>
              <w:jc w:val="both"/>
              <w:rPr>
                <w:ins w:id="5361" w:author="Test" w:date="2008-12-04T14:34:00Z"/>
                <w:rFonts w:ascii="Times New Roman" w:hAnsi="Times New Roman"/>
                <w:rPrChange w:id="5362" w:author="Test" w:date="2008-12-04T14:38:00Z">
                  <w:rPr>
                    <w:ins w:id="536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64" w:author="Test" w:date="2008-12-04T14:34:00Z">
              <w:r w:rsidRPr="00384A74">
                <w:rPr>
                  <w:rFonts w:ascii="Times New Roman" w:hAnsi="Times New Roman"/>
                  <w:rPrChange w:id="536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66" w:author="Test" w:date="2008-12-04T14:34:00Z"/>
              </w:numPr>
              <w:spacing w:line="228" w:lineRule="auto"/>
              <w:jc w:val="both"/>
              <w:rPr>
                <w:ins w:id="5367" w:author="Test" w:date="2008-12-04T14:34:00Z"/>
                <w:rFonts w:ascii="Times New Roman" w:hAnsi="Times New Roman"/>
                <w:rPrChange w:id="5368" w:author="Test" w:date="2008-12-04T14:38:00Z">
                  <w:rPr>
                    <w:ins w:id="536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70" w:author="Test" w:date="2008-12-04T14:34:00Z">
              <w:r w:rsidRPr="00384A74">
                <w:rPr>
                  <w:rFonts w:ascii="Times New Roman" w:hAnsi="Times New Roman"/>
                  <w:rPrChange w:id="537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72" w:author="Test" w:date="2008-12-04T14:34:00Z"/>
              </w:numPr>
              <w:spacing w:line="228" w:lineRule="auto"/>
              <w:jc w:val="both"/>
              <w:rPr>
                <w:ins w:id="5373" w:author="Test" w:date="2008-12-04T14:34:00Z"/>
                <w:rFonts w:ascii="Times New Roman" w:hAnsi="Times New Roman"/>
                <w:rPrChange w:id="5374" w:author="Test" w:date="2008-12-04T14:38:00Z">
                  <w:rPr>
                    <w:ins w:id="53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76" w:author="Test" w:date="2008-12-04T14:34:00Z">
              <w:r w:rsidRPr="00384A74">
                <w:rPr>
                  <w:rFonts w:ascii="Times New Roman" w:hAnsi="Times New Roman"/>
                  <w:rPrChange w:id="53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78" w:author="Test" w:date="2008-12-04T14:34:00Z"/>
              </w:numPr>
              <w:spacing w:line="228" w:lineRule="auto"/>
              <w:jc w:val="both"/>
              <w:rPr>
                <w:ins w:id="5379" w:author="Test" w:date="2008-12-04T14:34:00Z"/>
                <w:rFonts w:ascii="Times New Roman" w:hAnsi="Times New Roman"/>
                <w:rPrChange w:id="5380" w:author="Test" w:date="2008-12-04T14:38:00Z">
                  <w:rPr>
                    <w:ins w:id="538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82" w:author="Test" w:date="2008-12-04T14:34:00Z">
              <w:r w:rsidRPr="00384A74">
                <w:rPr>
                  <w:rFonts w:ascii="Times New Roman" w:hAnsi="Times New Roman"/>
                  <w:rPrChange w:id="53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384" w:author="Test" w:date="2008-12-04T14:34:00Z"/>
              </w:numPr>
              <w:spacing w:line="228" w:lineRule="auto"/>
              <w:jc w:val="both"/>
              <w:rPr>
                <w:ins w:id="5385" w:author="Test" w:date="2008-12-04T14:34:00Z"/>
                <w:rFonts w:ascii="Times New Roman" w:hAnsi="Times New Roman"/>
                <w:rPrChange w:id="5386" w:author="Test" w:date="2008-12-04T14:38:00Z">
                  <w:rPr>
                    <w:ins w:id="53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88" w:author="Test" w:date="2008-12-04T14:34:00Z">
              <w:r w:rsidRPr="00384A74">
                <w:rPr>
                  <w:rFonts w:ascii="Times New Roman" w:hAnsi="Times New Roman"/>
                  <w:rPrChange w:id="53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5390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91" w:author="Test" w:date="2008-12-04T14:34:00Z"/>
              </w:numPr>
              <w:spacing w:line="228" w:lineRule="auto"/>
              <w:jc w:val="both"/>
              <w:rPr>
                <w:ins w:id="5392" w:author="Test" w:date="2008-12-04T14:34:00Z"/>
                <w:rFonts w:ascii="Times New Roman" w:hAnsi="Times New Roman"/>
                <w:rPrChange w:id="5393" w:author="Test" w:date="2008-12-04T14:38:00Z">
                  <w:rPr>
                    <w:ins w:id="539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395" w:author="Test" w:date="2008-12-04T14:34:00Z"/>
              </w:numPr>
              <w:spacing w:line="228" w:lineRule="auto"/>
              <w:jc w:val="both"/>
              <w:rPr>
                <w:ins w:id="5396" w:author="Test" w:date="2008-12-04T14:34:00Z"/>
                <w:rFonts w:ascii="Times New Roman" w:hAnsi="Times New Roman"/>
                <w:rPrChange w:id="5397" w:author="Test" w:date="2008-12-04T14:38:00Z">
                  <w:rPr>
                    <w:ins w:id="53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399" w:author="Test" w:date="2008-12-04T14:34:00Z">
              <w:r w:rsidRPr="00384A74">
                <w:rPr>
                  <w:rFonts w:ascii="Times New Roman" w:hAnsi="Times New Roman"/>
                  <w:rPrChange w:id="54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01" w:author="Test" w:date="2008-12-04T14:34:00Z"/>
              </w:numPr>
              <w:spacing w:line="228" w:lineRule="auto"/>
              <w:jc w:val="both"/>
              <w:rPr>
                <w:ins w:id="5402" w:author="Test" w:date="2008-12-04T14:34:00Z"/>
                <w:rFonts w:ascii="Times New Roman" w:hAnsi="Times New Roman"/>
                <w:rPrChange w:id="5403" w:author="Test" w:date="2008-12-04T14:38:00Z">
                  <w:rPr>
                    <w:ins w:id="54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05" w:author="Test" w:date="2008-12-04T14:34:00Z">
              <w:r w:rsidRPr="00384A74">
                <w:rPr>
                  <w:rFonts w:ascii="Times New Roman" w:hAnsi="Times New Roman"/>
                  <w:rPrChange w:id="54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07" w:author="Test" w:date="2008-12-04T14:34:00Z"/>
              </w:numPr>
              <w:spacing w:line="228" w:lineRule="auto"/>
              <w:jc w:val="both"/>
              <w:rPr>
                <w:ins w:id="5408" w:author="Test" w:date="2008-12-04T14:34:00Z"/>
                <w:rFonts w:ascii="Times New Roman" w:hAnsi="Times New Roman"/>
                <w:rPrChange w:id="5409" w:author="Test" w:date="2008-12-04T14:38:00Z">
                  <w:rPr>
                    <w:ins w:id="54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11" w:author="Test" w:date="2008-12-04T14:34:00Z">
              <w:r w:rsidRPr="00384A74">
                <w:rPr>
                  <w:rFonts w:ascii="Times New Roman" w:hAnsi="Times New Roman"/>
                  <w:rPrChange w:id="54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13" w:author="Test" w:date="2008-12-04T14:34:00Z"/>
              </w:numPr>
              <w:spacing w:line="228" w:lineRule="auto"/>
              <w:jc w:val="both"/>
              <w:rPr>
                <w:ins w:id="5414" w:author="Test" w:date="2008-12-04T14:34:00Z"/>
                <w:rFonts w:ascii="Times New Roman" w:hAnsi="Times New Roman"/>
                <w:rPrChange w:id="5415" w:author="Test" w:date="2008-12-04T14:38:00Z">
                  <w:rPr>
                    <w:ins w:id="54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17" w:author="Test" w:date="2008-12-04T14:34:00Z">
              <w:r w:rsidRPr="00384A74">
                <w:rPr>
                  <w:rFonts w:ascii="Times New Roman" w:hAnsi="Times New Roman"/>
                  <w:rPrChange w:id="54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19" w:author="Test" w:date="2008-12-04T14:34:00Z"/>
              </w:numPr>
              <w:spacing w:line="228" w:lineRule="auto"/>
              <w:jc w:val="both"/>
              <w:rPr>
                <w:ins w:id="5420" w:author="Test" w:date="2008-12-04T14:34:00Z"/>
                <w:rFonts w:ascii="Times New Roman" w:hAnsi="Times New Roman"/>
                <w:rPrChange w:id="5421" w:author="Test" w:date="2008-12-04T14:38:00Z">
                  <w:rPr>
                    <w:ins w:id="54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23" w:author="Test" w:date="2008-12-04T14:34:00Z">
              <w:r w:rsidRPr="00384A74">
                <w:rPr>
                  <w:rFonts w:ascii="Times New Roman" w:hAnsi="Times New Roman"/>
                  <w:rPrChange w:id="54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425" w:author="Test" w:date="2008-12-04T14:34:00Z"/>
              </w:numPr>
              <w:spacing w:line="228" w:lineRule="auto"/>
              <w:jc w:val="both"/>
              <w:rPr>
                <w:ins w:id="5426" w:author="Test" w:date="2008-12-04T14:34:00Z"/>
                <w:rFonts w:ascii="Times New Roman" w:hAnsi="Times New Roman"/>
                <w:rPrChange w:id="5427" w:author="Test" w:date="2008-12-04T14:38:00Z">
                  <w:rPr>
                    <w:ins w:id="54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29" w:author="Test" w:date="2008-12-04T14:34:00Z">
              <w:r w:rsidRPr="00384A74">
                <w:rPr>
                  <w:rFonts w:ascii="Times New Roman" w:hAnsi="Times New Roman"/>
                  <w:rPrChange w:id="54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5431" w:author="Test" w:date="2008-12-04T14:34:00Z"/>
              </w:numPr>
              <w:spacing w:line="228" w:lineRule="auto"/>
              <w:jc w:val="both"/>
              <w:rPr>
                <w:ins w:id="5432" w:author="Test" w:date="2008-12-04T14:34:00Z"/>
                <w:rFonts w:ascii="Times New Roman" w:hAnsi="Times New Roman"/>
                <w:rPrChange w:id="5433" w:author="Test" w:date="2008-12-04T14:38:00Z">
                  <w:rPr>
                    <w:ins w:id="543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35" w:author="Test" w:date="2008-12-04T14:34:00Z"/>
              </w:numPr>
              <w:spacing w:line="228" w:lineRule="auto"/>
              <w:jc w:val="both"/>
              <w:rPr>
                <w:ins w:id="5436" w:author="Test" w:date="2008-12-04T14:34:00Z"/>
                <w:rFonts w:ascii="Times New Roman" w:hAnsi="Times New Roman"/>
                <w:rPrChange w:id="5437" w:author="Test" w:date="2008-12-04T14:38:00Z">
                  <w:rPr>
                    <w:ins w:id="543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39" w:author="Test" w:date="2008-12-04T14:34:00Z"/>
              </w:numPr>
              <w:spacing w:line="228" w:lineRule="auto"/>
              <w:jc w:val="both"/>
              <w:rPr>
                <w:ins w:id="5440" w:author="Test" w:date="2008-12-04T14:34:00Z"/>
                <w:rFonts w:ascii="Times New Roman" w:hAnsi="Times New Roman"/>
                <w:rPrChange w:id="5441" w:author="Test" w:date="2008-12-04T14:38:00Z">
                  <w:rPr>
                    <w:ins w:id="54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43" w:author="Test" w:date="2008-12-04T14:34:00Z">
              <w:r w:rsidRPr="00384A74">
                <w:rPr>
                  <w:rFonts w:ascii="Times New Roman" w:hAnsi="Times New Roman"/>
                  <w:rPrChange w:id="54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45" w:author="Test" w:date="2008-12-04T14:34:00Z"/>
              </w:numPr>
              <w:spacing w:line="228" w:lineRule="auto"/>
              <w:jc w:val="both"/>
              <w:rPr>
                <w:ins w:id="5446" w:author="Test" w:date="2008-12-04T14:34:00Z"/>
                <w:rFonts w:ascii="Times New Roman" w:hAnsi="Times New Roman"/>
                <w:rPrChange w:id="5447" w:author="Test" w:date="2008-12-04T14:38:00Z">
                  <w:rPr>
                    <w:ins w:id="54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49" w:author="Test" w:date="2008-12-04T14:34:00Z">
              <w:r w:rsidRPr="00384A74">
                <w:rPr>
                  <w:rFonts w:ascii="Times New Roman" w:hAnsi="Times New Roman"/>
                  <w:rPrChange w:id="54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51" w:author="Test" w:date="2008-12-04T14:34:00Z"/>
              </w:numPr>
              <w:spacing w:line="228" w:lineRule="auto"/>
              <w:jc w:val="both"/>
              <w:rPr>
                <w:ins w:id="5452" w:author="Test" w:date="2008-12-04T14:34:00Z"/>
                <w:rFonts w:ascii="Times New Roman" w:hAnsi="Times New Roman"/>
                <w:rPrChange w:id="5453" w:author="Test" w:date="2008-12-04T14:38:00Z">
                  <w:rPr>
                    <w:ins w:id="545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55" w:author="Test" w:date="2008-12-04T14:34:00Z">
              <w:r w:rsidRPr="00384A74">
                <w:rPr>
                  <w:rFonts w:ascii="Times New Roman" w:hAnsi="Times New Roman"/>
                  <w:rPrChange w:id="545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57" w:author="Test" w:date="2008-12-04T14:34:00Z"/>
              </w:numPr>
              <w:spacing w:line="228" w:lineRule="auto"/>
              <w:jc w:val="both"/>
              <w:rPr>
                <w:ins w:id="5458" w:author="Test" w:date="2008-12-04T14:34:00Z"/>
                <w:rFonts w:ascii="Times New Roman" w:hAnsi="Times New Roman"/>
                <w:rPrChange w:id="5459" w:author="Test" w:date="2008-12-04T14:38:00Z">
                  <w:rPr>
                    <w:ins w:id="54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61" w:author="Test" w:date="2008-12-04T14:34:00Z">
              <w:r w:rsidRPr="00384A74">
                <w:rPr>
                  <w:rFonts w:ascii="Times New Roman" w:hAnsi="Times New Roman"/>
                  <w:rPrChange w:id="54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384A74" w:rsidRDefault="00A37D06" w:rsidP="00C377D7">
            <w:pPr>
              <w:numPr>
                <w:ins w:id="5463" w:author="Test" w:date="2008-12-04T14:34:00Z"/>
              </w:numPr>
              <w:spacing w:line="228" w:lineRule="auto"/>
              <w:jc w:val="both"/>
              <w:rPr>
                <w:ins w:id="5464" w:author="Test" w:date="2008-12-04T14:34:00Z"/>
                <w:rFonts w:ascii="Times New Roman" w:hAnsi="Times New Roman"/>
                <w:rPrChange w:id="5465" w:author="Test" w:date="2008-12-04T14:38:00Z">
                  <w:rPr>
                    <w:ins w:id="54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67" w:author="Test" w:date="2008-12-04T14:34:00Z">
              <w:r w:rsidRPr="00384A74">
                <w:rPr>
                  <w:rFonts w:ascii="Times New Roman" w:hAnsi="Times New Roman"/>
                  <w:rPrChange w:id="54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38" w:type="pct"/>
            <w:tcBorders>
              <w:left w:val="single" w:sz="4" w:space="0" w:color="auto"/>
            </w:tcBorders>
          </w:tcPr>
          <w:p w:rsidR="00A37D06" w:rsidRPr="00384A74" w:rsidRDefault="00A37D06" w:rsidP="00C377D7">
            <w:pPr>
              <w:numPr>
                <w:ins w:id="5469" w:author="Test" w:date="2008-12-04T14:34:00Z"/>
              </w:numPr>
              <w:spacing w:line="228" w:lineRule="auto"/>
              <w:jc w:val="both"/>
              <w:rPr>
                <w:ins w:id="5470" w:author="Test" w:date="2008-12-04T14:34:00Z"/>
                <w:rFonts w:ascii="Times New Roman" w:hAnsi="Times New Roman"/>
                <w:rPrChange w:id="5471" w:author="Test" w:date="2008-12-04T14:38:00Z">
                  <w:rPr>
                    <w:ins w:id="54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73" w:author="Test" w:date="2008-12-04T14:34:00Z">
              <w:r w:rsidRPr="00384A74">
                <w:rPr>
                  <w:rFonts w:ascii="Times New Roman" w:hAnsi="Times New Roman"/>
                  <w:rPrChange w:id="54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384A74">
        <w:trPr>
          <w:jc w:val="center"/>
          <w:ins w:id="5475" w:author="Test" w:date="2008-12-04T14:34:00Z"/>
        </w:trPr>
        <w:tc>
          <w:tcPr>
            <w:tcW w:w="342" w:type="pct"/>
          </w:tcPr>
          <w:p w:rsidR="00A37D06" w:rsidRPr="00384A74" w:rsidRDefault="00A37D06" w:rsidP="00C377D7">
            <w:pPr>
              <w:numPr>
                <w:ins w:id="5476" w:author="Test" w:date="2008-12-04T14:34:00Z"/>
              </w:numPr>
              <w:spacing w:line="228" w:lineRule="auto"/>
              <w:jc w:val="both"/>
              <w:rPr>
                <w:ins w:id="5477" w:author="Test" w:date="2008-12-04T14:34:00Z"/>
                <w:rFonts w:ascii="Times New Roman" w:hAnsi="Times New Roman"/>
                <w:rPrChange w:id="5478" w:author="Test" w:date="2008-12-04T14:38:00Z">
                  <w:rPr>
                    <w:ins w:id="547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480" w:author="Test" w:date="2008-12-04T14:34:00Z"/>
              </w:numPr>
              <w:spacing w:line="228" w:lineRule="auto"/>
              <w:jc w:val="both"/>
              <w:rPr>
                <w:ins w:id="5481" w:author="Test" w:date="2008-12-04T14:34:00Z"/>
                <w:rFonts w:ascii="Times New Roman" w:hAnsi="Times New Roman"/>
                <w:rPrChange w:id="5482" w:author="Test" w:date="2008-12-04T14:38:00Z">
                  <w:rPr>
                    <w:ins w:id="54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84" w:author="Test" w:date="2008-12-04T14:34:00Z">
              <w:r w:rsidRPr="00384A74">
                <w:rPr>
                  <w:rFonts w:ascii="Times New Roman" w:hAnsi="Times New Roman"/>
                  <w:rPrChange w:id="54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486" w:author="Test" w:date="2008-12-04T14:34:00Z"/>
              </w:numPr>
              <w:spacing w:line="228" w:lineRule="auto"/>
              <w:jc w:val="both"/>
              <w:rPr>
                <w:ins w:id="5487" w:author="Test" w:date="2008-12-04T14:34:00Z"/>
                <w:rFonts w:ascii="Times New Roman" w:hAnsi="Times New Roman"/>
                <w:rPrChange w:id="5488" w:author="Test" w:date="2008-12-04T14:38:00Z">
                  <w:rPr>
                    <w:ins w:id="54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90" w:author="Test" w:date="2008-12-04T14:34:00Z">
              <w:r w:rsidRPr="00384A74">
                <w:rPr>
                  <w:rFonts w:ascii="Times New Roman" w:hAnsi="Times New Roman"/>
                  <w:rPrChange w:id="54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492" w:author="Test" w:date="2008-12-04T14:34:00Z"/>
              </w:numPr>
              <w:spacing w:line="228" w:lineRule="auto"/>
              <w:jc w:val="both"/>
              <w:rPr>
                <w:ins w:id="5493" w:author="Test" w:date="2008-12-04T14:34:00Z"/>
                <w:rFonts w:ascii="Times New Roman" w:hAnsi="Times New Roman"/>
                <w:rPrChange w:id="5494" w:author="Test" w:date="2008-12-04T14:38:00Z">
                  <w:rPr>
                    <w:ins w:id="54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496" w:author="Test" w:date="2008-12-04T14:34:00Z">
              <w:r w:rsidRPr="00384A74">
                <w:rPr>
                  <w:rFonts w:ascii="Times New Roman" w:hAnsi="Times New Roman"/>
                  <w:rPrChange w:id="54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498" w:author="Test" w:date="2008-12-04T14:34:00Z"/>
              </w:numPr>
              <w:spacing w:line="228" w:lineRule="auto"/>
              <w:jc w:val="both"/>
              <w:rPr>
                <w:ins w:id="5499" w:author="Test" w:date="2008-12-04T14:34:00Z"/>
                <w:rFonts w:ascii="Times New Roman" w:hAnsi="Times New Roman"/>
                <w:rPrChange w:id="5500" w:author="Test" w:date="2008-12-04T14:38:00Z">
                  <w:rPr>
                    <w:ins w:id="55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02" w:author="Test" w:date="2008-12-04T14:34:00Z">
              <w:r w:rsidRPr="00384A74">
                <w:rPr>
                  <w:rFonts w:ascii="Times New Roman" w:hAnsi="Times New Roman"/>
                  <w:rPrChange w:id="55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504" w:author="Test" w:date="2008-12-04T14:34:00Z"/>
              </w:numPr>
              <w:spacing w:line="228" w:lineRule="auto"/>
              <w:jc w:val="both"/>
              <w:rPr>
                <w:ins w:id="5505" w:author="Test" w:date="2008-12-04T14:34:00Z"/>
                <w:rFonts w:ascii="Times New Roman" w:hAnsi="Times New Roman"/>
                <w:rPrChange w:id="5506" w:author="Test" w:date="2008-12-04T14:38:00Z">
                  <w:rPr>
                    <w:ins w:id="550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08" w:author="Test" w:date="2008-12-04T14:34:00Z">
              <w:r w:rsidRPr="00384A74">
                <w:rPr>
                  <w:rFonts w:ascii="Times New Roman" w:hAnsi="Times New Roman"/>
                  <w:rPrChange w:id="55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</w:tcPr>
          <w:p w:rsidR="00A37D06" w:rsidRPr="00384A74" w:rsidRDefault="00A37D06" w:rsidP="00C377D7">
            <w:pPr>
              <w:numPr>
                <w:ins w:id="5510" w:author="Test" w:date="2008-12-04T14:34:00Z"/>
              </w:numPr>
              <w:spacing w:line="228" w:lineRule="auto"/>
              <w:jc w:val="both"/>
              <w:rPr>
                <w:ins w:id="5511" w:author="Test" w:date="2008-12-04T14:34:00Z"/>
                <w:rFonts w:ascii="Times New Roman" w:hAnsi="Times New Roman"/>
                <w:rPrChange w:id="5512" w:author="Test" w:date="2008-12-04T14:38:00Z">
                  <w:rPr>
                    <w:ins w:id="551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384A74" w:rsidRDefault="00A37D06" w:rsidP="00C377D7">
            <w:pPr>
              <w:numPr>
                <w:ins w:id="5514" w:author="Test" w:date="2008-12-04T14:34:00Z"/>
              </w:numPr>
              <w:spacing w:line="228" w:lineRule="auto"/>
              <w:jc w:val="both"/>
              <w:rPr>
                <w:ins w:id="5515" w:author="Test" w:date="2008-12-04T14:34:00Z"/>
                <w:rFonts w:ascii="Times New Roman" w:hAnsi="Times New Roman"/>
                <w:rPrChange w:id="5516" w:author="Test" w:date="2008-12-04T14:38:00Z">
                  <w:rPr>
                    <w:ins w:id="551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384A74" w:rsidRDefault="00A37D06" w:rsidP="00C377D7">
            <w:pPr>
              <w:numPr>
                <w:ins w:id="5518" w:author="Test" w:date="2008-12-04T14:34:00Z"/>
              </w:numPr>
              <w:spacing w:line="228" w:lineRule="auto"/>
              <w:jc w:val="both"/>
              <w:rPr>
                <w:ins w:id="5519" w:author="Test" w:date="2008-12-04T14:34:00Z"/>
                <w:rFonts w:ascii="Times New Roman" w:hAnsi="Times New Roman"/>
                <w:rPrChange w:id="5520" w:author="Test" w:date="2008-12-04T14:38:00Z">
                  <w:rPr>
                    <w:ins w:id="552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522" w:author="Test" w:date="2008-12-04T14:34:00Z"/>
              </w:numPr>
              <w:spacing w:line="228" w:lineRule="auto"/>
              <w:jc w:val="both"/>
              <w:rPr>
                <w:ins w:id="5523" w:author="Test" w:date="2008-12-04T14:34:00Z"/>
                <w:rFonts w:ascii="Times New Roman" w:hAnsi="Times New Roman"/>
                <w:rPrChange w:id="5524" w:author="Test" w:date="2008-12-04T14:38:00Z">
                  <w:rPr>
                    <w:ins w:id="55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26" w:author="Test" w:date="2008-12-04T14:34:00Z">
              <w:r w:rsidRPr="00384A74">
                <w:rPr>
                  <w:rFonts w:ascii="Times New Roman" w:hAnsi="Times New Roman"/>
                  <w:rPrChange w:id="55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528" w:author="Test" w:date="2008-12-04T14:34:00Z"/>
              </w:numPr>
              <w:spacing w:line="228" w:lineRule="auto"/>
              <w:jc w:val="both"/>
              <w:rPr>
                <w:ins w:id="5529" w:author="Test" w:date="2008-12-04T14:34:00Z"/>
                <w:rFonts w:ascii="Times New Roman" w:hAnsi="Times New Roman"/>
                <w:rPrChange w:id="5530" w:author="Test" w:date="2008-12-04T14:38:00Z">
                  <w:rPr>
                    <w:ins w:id="55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32" w:author="Test" w:date="2008-12-04T14:34:00Z">
              <w:r w:rsidRPr="00384A74">
                <w:rPr>
                  <w:rFonts w:ascii="Times New Roman" w:hAnsi="Times New Roman"/>
                  <w:rPrChange w:id="55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534" w:author="Test" w:date="2008-12-04T14:34:00Z"/>
              </w:numPr>
              <w:spacing w:line="228" w:lineRule="auto"/>
              <w:jc w:val="both"/>
              <w:rPr>
                <w:ins w:id="5535" w:author="Test" w:date="2008-12-04T14:34:00Z"/>
                <w:rFonts w:ascii="Times New Roman" w:hAnsi="Times New Roman"/>
                <w:rPrChange w:id="5536" w:author="Test" w:date="2008-12-04T14:38:00Z">
                  <w:rPr>
                    <w:ins w:id="55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38" w:author="Test" w:date="2008-12-04T14:34:00Z">
              <w:r w:rsidRPr="00384A74">
                <w:rPr>
                  <w:rFonts w:ascii="Times New Roman" w:hAnsi="Times New Roman"/>
                  <w:rPrChange w:id="55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540" w:author="Test" w:date="2008-12-04T14:34:00Z"/>
              </w:numPr>
              <w:spacing w:line="228" w:lineRule="auto"/>
              <w:jc w:val="both"/>
              <w:rPr>
                <w:ins w:id="5541" w:author="Test" w:date="2008-12-04T14:34:00Z"/>
                <w:rFonts w:ascii="Times New Roman" w:hAnsi="Times New Roman"/>
                <w:rPrChange w:id="5542" w:author="Test" w:date="2008-12-04T14:38:00Z">
                  <w:rPr>
                    <w:ins w:id="55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44" w:author="Test" w:date="2008-12-04T14:34:00Z">
              <w:r w:rsidRPr="00384A74">
                <w:rPr>
                  <w:rFonts w:ascii="Times New Roman" w:hAnsi="Times New Roman"/>
                  <w:rPrChange w:id="55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384A74" w:rsidRDefault="00A37D06" w:rsidP="00C377D7">
            <w:pPr>
              <w:numPr>
                <w:ins w:id="5546" w:author="Test" w:date="2008-12-04T14:34:00Z"/>
              </w:numPr>
              <w:spacing w:line="228" w:lineRule="auto"/>
              <w:jc w:val="both"/>
              <w:rPr>
                <w:ins w:id="5547" w:author="Test" w:date="2008-12-04T14:34:00Z"/>
                <w:rFonts w:ascii="Times New Roman" w:hAnsi="Times New Roman"/>
                <w:rPrChange w:id="5548" w:author="Test" w:date="2008-12-04T14:38:00Z">
                  <w:rPr>
                    <w:ins w:id="55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50" w:author="Test" w:date="2008-12-04T14:34:00Z">
              <w:r w:rsidRPr="00384A74">
                <w:rPr>
                  <w:rFonts w:ascii="Times New Roman" w:hAnsi="Times New Roman"/>
                  <w:rPrChange w:id="55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38" w:type="pct"/>
          </w:tcPr>
          <w:p w:rsidR="00A37D06" w:rsidRPr="00384A74" w:rsidRDefault="00A37D06" w:rsidP="00C377D7">
            <w:pPr>
              <w:numPr>
                <w:ins w:id="5552" w:author="Test" w:date="2008-12-04T14:34:00Z"/>
              </w:numPr>
              <w:spacing w:line="228" w:lineRule="auto"/>
              <w:jc w:val="both"/>
              <w:rPr>
                <w:ins w:id="5553" w:author="Test" w:date="2008-12-04T14:34:00Z"/>
                <w:rFonts w:ascii="Times New Roman" w:hAnsi="Times New Roman"/>
                <w:rPrChange w:id="5554" w:author="Test" w:date="2008-12-04T14:38:00Z">
                  <w:rPr>
                    <w:ins w:id="555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062E84" w:rsidRDefault="00A37D06" w:rsidP="00C377D7">
      <w:pPr>
        <w:numPr>
          <w:ins w:id="5556" w:author="Test" w:date="2008-12-04T14:34:00Z"/>
        </w:numPr>
        <w:spacing w:line="228" w:lineRule="auto"/>
        <w:ind w:firstLine="397"/>
        <w:jc w:val="both"/>
        <w:rPr>
          <w:ins w:id="5557" w:author="Test" w:date="2008-12-04T14:34:00Z"/>
          <w:rFonts w:ascii="Times New Roman" w:hAnsi="Times New Roman"/>
          <w:u w:val="single"/>
          <w:rPrChange w:id="5558" w:author="Test" w:date="2008-12-04T14:38:00Z">
            <w:rPr>
              <w:ins w:id="5559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B645E5">
        <w:trPr>
          <w:jc w:val="center"/>
          <w:ins w:id="5560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561" w:author="Test" w:date="2008-12-04T14:34:00Z"/>
              </w:numPr>
              <w:spacing w:line="228" w:lineRule="auto"/>
              <w:jc w:val="both"/>
              <w:rPr>
                <w:ins w:id="5562" w:author="Test" w:date="2008-12-04T14:34:00Z"/>
                <w:rFonts w:ascii="Times New Roman" w:hAnsi="Times New Roman"/>
                <w:b/>
                <w:rPrChange w:id="5563" w:author="Test" w:date="2008-12-04T14:38:00Z">
                  <w:rPr>
                    <w:ins w:id="55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65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55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23</w:t>
              </w:r>
              <w:r w:rsidRPr="00B645E5">
                <w:rPr>
                  <w:rFonts w:ascii="Times New Roman" w:hAnsi="Times New Roman"/>
                  <w:b/>
                  <w:rPrChange w:id="55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568" w:author="Test" w:date="2008-12-04T14:34:00Z"/>
              </w:numPr>
              <w:spacing w:line="228" w:lineRule="auto"/>
              <w:jc w:val="both"/>
              <w:rPr>
                <w:ins w:id="5569" w:author="Test" w:date="2008-12-04T14:34:00Z"/>
                <w:rFonts w:ascii="Times New Roman" w:hAnsi="Times New Roman"/>
                <w:rPrChange w:id="5570" w:author="Test" w:date="2008-12-04T14:38:00Z">
                  <w:rPr>
                    <w:ins w:id="55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72" w:author="Test" w:date="2008-12-04T14:34:00Z">
              <w:r w:rsidRPr="00B645E5">
                <w:rPr>
                  <w:rFonts w:ascii="Times New Roman" w:hAnsi="Times New Roman"/>
                  <w:rPrChange w:id="55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574" w:author="Test" w:date="2008-12-04T14:34:00Z"/>
              </w:numPr>
              <w:spacing w:line="228" w:lineRule="auto"/>
              <w:jc w:val="both"/>
              <w:rPr>
                <w:ins w:id="5575" w:author="Test" w:date="2008-12-04T14:34:00Z"/>
                <w:rFonts w:ascii="Times New Roman" w:hAnsi="Times New Roman"/>
                <w:rPrChange w:id="5576" w:author="Test" w:date="2008-12-04T14:38:00Z">
                  <w:rPr>
                    <w:ins w:id="55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78" w:author="Test" w:date="2008-12-04T14:34:00Z">
              <w:r w:rsidRPr="00B645E5">
                <w:rPr>
                  <w:rFonts w:ascii="Times New Roman" w:hAnsi="Times New Roman"/>
                  <w:rPrChange w:id="55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580" w:author="Test" w:date="2008-12-04T14:34:00Z"/>
              </w:numPr>
              <w:spacing w:line="228" w:lineRule="auto"/>
              <w:jc w:val="both"/>
              <w:rPr>
                <w:ins w:id="5581" w:author="Test" w:date="2008-12-04T14:34:00Z"/>
                <w:rFonts w:ascii="Times New Roman" w:hAnsi="Times New Roman"/>
                <w:rPrChange w:id="5582" w:author="Test" w:date="2008-12-04T14:38:00Z">
                  <w:rPr>
                    <w:ins w:id="55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84" w:author="Test" w:date="2008-12-04T14:34:00Z">
              <w:r w:rsidRPr="00B645E5">
                <w:rPr>
                  <w:rFonts w:ascii="Times New Roman" w:hAnsi="Times New Roman"/>
                  <w:rPrChange w:id="55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586" w:author="Test" w:date="2008-12-04T14:34:00Z"/>
              </w:numPr>
              <w:spacing w:line="228" w:lineRule="auto"/>
              <w:jc w:val="both"/>
              <w:rPr>
                <w:ins w:id="5587" w:author="Test" w:date="2008-12-04T14:34:00Z"/>
                <w:rFonts w:ascii="Times New Roman" w:hAnsi="Times New Roman"/>
                <w:rPrChange w:id="5588" w:author="Test" w:date="2008-12-04T14:38:00Z">
                  <w:rPr>
                    <w:ins w:id="55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90" w:author="Test" w:date="2008-12-04T14:34:00Z">
              <w:r w:rsidRPr="00B645E5">
                <w:rPr>
                  <w:rFonts w:ascii="Times New Roman" w:hAnsi="Times New Roman"/>
                  <w:rPrChange w:id="55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592" w:author="Test" w:date="2008-12-04T14:34:00Z"/>
              </w:numPr>
              <w:spacing w:line="228" w:lineRule="auto"/>
              <w:jc w:val="both"/>
              <w:rPr>
                <w:ins w:id="5593" w:author="Test" w:date="2008-12-04T14:34:00Z"/>
                <w:rFonts w:ascii="Times New Roman" w:hAnsi="Times New Roman"/>
                <w:rPrChange w:id="5594" w:author="Test" w:date="2008-12-04T14:38:00Z">
                  <w:rPr>
                    <w:ins w:id="55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596" w:author="Test" w:date="2008-12-04T14:34:00Z">
              <w:r w:rsidRPr="00B645E5">
                <w:rPr>
                  <w:rFonts w:ascii="Times New Roman" w:hAnsi="Times New Roman"/>
                  <w:rPrChange w:id="55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5598" w:author="Test" w:date="2008-12-04T14:34:00Z"/>
              </w:numPr>
              <w:spacing w:line="228" w:lineRule="auto"/>
              <w:jc w:val="both"/>
              <w:rPr>
                <w:ins w:id="5599" w:author="Test" w:date="2008-12-04T14:34:00Z"/>
                <w:rFonts w:ascii="Times New Roman" w:hAnsi="Times New Roman"/>
                <w:rPrChange w:id="5600" w:author="Test" w:date="2008-12-04T14:38:00Z">
                  <w:rPr>
                    <w:ins w:id="560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02" w:author="Test" w:date="2008-12-04T14:34:00Z">
              <w:r w:rsidRPr="00B645E5">
                <w:rPr>
                  <w:rFonts w:ascii="Times New Roman" w:hAnsi="Times New Roman"/>
                  <w:rPrChange w:id="560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5604" w:author="Test" w:date="2008-12-04T14:34:00Z"/>
              </w:numPr>
              <w:spacing w:line="228" w:lineRule="auto"/>
              <w:jc w:val="both"/>
              <w:rPr>
                <w:ins w:id="5605" w:author="Test" w:date="2008-12-04T14:34:00Z"/>
                <w:rFonts w:ascii="Times New Roman" w:hAnsi="Times New Roman"/>
                <w:rPrChange w:id="5606" w:author="Test" w:date="2008-12-04T14:38:00Z">
                  <w:rPr>
                    <w:ins w:id="560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08" w:author="Test" w:date="2008-12-04T14:34:00Z"/>
              </w:numPr>
              <w:spacing w:line="228" w:lineRule="auto"/>
              <w:jc w:val="both"/>
              <w:rPr>
                <w:ins w:id="5609" w:author="Test" w:date="2008-12-04T14:34:00Z"/>
                <w:rFonts w:ascii="Times New Roman" w:hAnsi="Times New Roman"/>
                <w:b/>
                <w:rPrChange w:id="5610" w:author="Test" w:date="2008-12-04T14:38:00Z">
                  <w:rPr>
                    <w:ins w:id="56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12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56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24</w:t>
              </w:r>
              <w:r w:rsidRPr="00B645E5">
                <w:rPr>
                  <w:rFonts w:ascii="Times New Roman" w:hAnsi="Times New Roman"/>
                  <w:b/>
                  <w:rPrChange w:id="56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15" w:author="Test" w:date="2008-12-04T14:34:00Z"/>
              </w:numPr>
              <w:spacing w:line="228" w:lineRule="auto"/>
              <w:jc w:val="both"/>
              <w:rPr>
                <w:ins w:id="5616" w:author="Test" w:date="2008-12-04T14:34:00Z"/>
                <w:rFonts w:ascii="Times New Roman" w:hAnsi="Times New Roman"/>
                <w:rPrChange w:id="5617" w:author="Test" w:date="2008-12-04T14:38:00Z">
                  <w:rPr>
                    <w:ins w:id="56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19" w:author="Test" w:date="2008-12-04T14:34:00Z">
              <w:r w:rsidRPr="00B645E5">
                <w:rPr>
                  <w:rFonts w:ascii="Times New Roman" w:hAnsi="Times New Roman"/>
                  <w:rPrChange w:id="56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21" w:author="Test" w:date="2008-12-04T14:34:00Z"/>
              </w:numPr>
              <w:spacing w:line="228" w:lineRule="auto"/>
              <w:jc w:val="both"/>
              <w:rPr>
                <w:ins w:id="5622" w:author="Test" w:date="2008-12-04T14:34:00Z"/>
                <w:rFonts w:ascii="Times New Roman" w:hAnsi="Times New Roman"/>
                <w:rPrChange w:id="5623" w:author="Test" w:date="2008-12-04T14:38:00Z">
                  <w:rPr>
                    <w:ins w:id="562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25" w:author="Test" w:date="2008-12-04T14:34:00Z">
              <w:r w:rsidRPr="00B645E5">
                <w:rPr>
                  <w:rFonts w:ascii="Times New Roman" w:hAnsi="Times New Roman"/>
                  <w:rPrChange w:id="562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27" w:author="Test" w:date="2008-12-04T14:34:00Z"/>
              </w:numPr>
              <w:spacing w:line="228" w:lineRule="auto"/>
              <w:jc w:val="both"/>
              <w:rPr>
                <w:ins w:id="5628" w:author="Test" w:date="2008-12-04T14:34:00Z"/>
                <w:rFonts w:ascii="Times New Roman" w:hAnsi="Times New Roman"/>
                <w:rPrChange w:id="5629" w:author="Test" w:date="2008-12-04T14:38:00Z">
                  <w:rPr>
                    <w:ins w:id="56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31" w:author="Test" w:date="2008-12-04T14:34:00Z">
              <w:r w:rsidRPr="00B645E5">
                <w:rPr>
                  <w:rFonts w:ascii="Times New Roman" w:hAnsi="Times New Roman"/>
                  <w:rPrChange w:id="56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33" w:author="Test" w:date="2008-12-04T14:34:00Z"/>
              </w:numPr>
              <w:spacing w:line="228" w:lineRule="auto"/>
              <w:jc w:val="both"/>
              <w:rPr>
                <w:ins w:id="5634" w:author="Test" w:date="2008-12-04T14:34:00Z"/>
                <w:rFonts w:ascii="Times New Roman" w:hAnsi="Times New Roman"/>
                <w:rPrChange w:id="5635" w:author="Test" w:date="2008-12-04T14:38:00Z">
                  <w:rPr>
                    <w:ins w:id="56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37" w:author="Test" w:date="2008-12-04T14:34:00Z">
              <w:r w:rsidRPr="00B645E5">
                <w:rPr>
                  <w:rFonts w:ascii="Times New Roman" w:hAnsi="Times New Roman"/>
                  <w:rPrChange w:id="56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39" w:author="Test" w:date="2008-12-04T14:34:00Z"/>
              </w:numPr>
              <w:spacing w:line="228" w:lineRule="auto"/>
              <w:jc w:val="both"/>
              <w:rPr>
                <w:ins w:id="5640" w:author="Test" w:date="2008-12-04T14:34:00Z"/>
                <w:rFonts w:ascii="Times New Roman" w:hAnsi="Times New Roman"/>
                <w:rPrChange w:id="5641" w:author="Test" w:date="2008-12-04T14:38:00Z">
                  <w:rPr>
                    <w:ins w:id="56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43" w:author="Test" w:date="2008-12-04T14:34:00Z">
              <w:r w:rsidRPr="00B645E5">
                <w:rPr>
                  <w:rFonts w:ascii="Times New Roman" w:hAnsi="Times New Roman"/>
                  <w:rPrChange w:id="56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5645" w:author="Test" w:date="2008-12-04T14:34:00Z"/>
              </w:numPr>
              <w:spacing w:line="228" w:lineRule="auto"/>
              <w:jc w:val="both"/>
              <w:rPr>
                <w:ins w:id="5646" w:author="Test" w:date="2008-12-04T14:34:00Z"/>
                <w:rFonts w:ascii="Times New Roman" w:hAnsi="Times New Roman"/>
                <w:rPrChange w:id="5647" w:author="Test" w:date="2008-12-04T14:38:00Z">
                  <w:rPr>
                    <w:ins w:id="564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49" w:author="Test" w:date="2008-12-04T14:34:00Z">
              <w:r w:rsidRPr="00B645E5">
                <w:rPr>
                  <w:rFonts w:ascii="Times New Roman" w:hAnsi="Times New Roman"/>
                  <w:rPrChange w:id="565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</w:tr>
      <w:tr w:rsidR="00A37D06" w:rsidRPr="00B645E5">
        <w:trPr>
          <w:jc w:val="center"/>
          <w:ins w:id="5651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52" w:author="Test" w:date="2008-12-04T14:34:00Z"/>
              </w:numPr>
              <w:spacing w:line="228" w:lineRule="auto"/>
              <w:jc w:val="both"/>
              <w:rPr>
                <w:ins w:id="5653" w:author="Test" w:date="2008-12-04T14:34:00Z"/>
                <w:rFonts w:ascii="Times New Roman" w:hAnsi="Times New Roman"/>
                <w:rPrChange w:id="5654" w:author="Test" w:date="2008-12-04T14:38:00Z">
                  <w:rPr>
                    <w:ins w:id="565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56" w:author="Test" w:date="2008-12-04T14:34:00Z"/>
              </w:numPr>
              <w:spacing w:line="228" w:lineRule="auto"/>
              <w:jc w:val="both"/>
              <w:rPr>
                <w:ins w:id="5657" w:author="Test" w:date="2008-12-04T14:34:00Z"/>
                <w:rFonts w:ascii="Times New Roman" w:hAnsi="Times New Roman"/>
                <w:rPrChange w:id="5658" w:author="Test" w:date="2008-12-04T14:38:00Z">
                  <w:rPr>
                    <w:ins w:id="56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60" w:author="Test" w:date="2008-12-04T14:34:00Z">
              <w:r w:rsidRPr="00B645E5">
                <w:rPr>
                  <w:rFonts w:ascii="Times New Roman" w:hAnsi="Times New Roman"/>
                  <w:rPrChange w:id="56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62" w:author="Test" w:date="2008-12-04T14:34:00Z"/>
              </w:numPr>
              <w:spacing w:line="228" w:lineRule="auto"/>
              <w:jc w:val="both"/>
              <w:rPr>
                <w:ins w:id="5663" w:author="Test" w:date="2008-12-04T14:34:00Z"/>
                <w:rFonts w:ascii="Times New Roman" w:hAnsi="Times New Roman"/>
                <w:rPrChange w:id="5664" w:author="Test" w:date="2008-12-04T14:38:00Z">
                  <w:rPr>
                    <w:ins w:id="566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66" w:author="Test" w:date="2008-12-04T14:34:00Z">
              <w:r w:rsidRPr="00B645E5">
                <w:rPr>
                  <w:rFonts w:ascii="Times New Roman" w:hAnsi="Times New Roman"/>
                  <w:rPrChange w:id="56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68" w:author="Test" w:date="2008-12-04T14:34:00Z"/>
              </w:numPr>
              <w:spacing w:line="228" w:lineRule="auto"/>
              <w:jc w:val="both"/>
              <w:rPr>
                <w:ins w:id="5669" w:author="Test" w:date="2008-12-04T14:34:00Z"/>
                <w:rFonts w:ascii="Times New Roman" w:hAnsi="Times New Roman"/>
                <w:rPrChange w:id="5670" w:author="Test" w:date="2008-12-04T14:38:00Z">
                  <w:rPr>
                    <w:ins w:id="56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72" w:author="Test" w:date="2008-12-04T14:34:00Z">
              <w:r w:rsidRPr="00B645E5">
                <w:rPr>
                  <w:rFonts w:ascii="Times New Roman" w:hAnsi="Times New Roman"/>
                  <w:rPrChange w:id="56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74" w:author="Test" w:date="2008-12-04T14:34:00Z"/>
              </w:numPr>
              <w:spacing w:line="228" w:lineRule="auto"/>
              <w:jc w:val="both"/>
              <w:rPr>
                <w:ins w:id="5675" w:author="Test" w:date="2008-12-04T14:34:00Z"/>
                <w:rFonts w:ascii="Times New Roman" w:hAnsi="Times New Roman"/>
                <w:rPrChange w:id="5676" w:author="Test" w:date="2008-12-04T14:38:00Z">
                  <w:rPr>
                    <w:ins w:id="56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78" w:author="Test" w:date="2008-12-04T14:34:00Z">
              <w:r w:rsidRPr="00B645E5">
                <w:rPr>
                  <w:rFonts w:ascii="Times New Roman" w:hAnsi="Times New Roman"/>
                  <w:rPrChange w:id="56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80" w:author="Test" w:date="2008-12-04T14:34:00Z"/>
              </w:numPr>
              <w:spacing w:line="228" w:lineRule="auto"/>
              <w:jc w:val="both"/>
              <w:rPr>
                <w:ins w:id="5681" w:author="Test" w:date="2008-12-04T14:34:00Z"/>
                <w:rFonts w:ascii="Times New Roman" w:hAnsi="Times New Roman"/>
                <w:rPrChange w:id="5682" w:author="Test" w:date="2008-12-04T14:38:00Z">
                  <w:rPr>
                    <w:ins w:id="56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84" w:author="Test" w:date="2008-12-04T14:34:00Z">
              <w:r w:rsidRPr="00B645E5">
                <w:rPr>
                  <w:rFonts w:ascii="Times New Roman" w:hAnsi="Times New Roman"/>
                  <w:rPrChange w:id="56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5686" w:author="Test" w:date="2008-12-04T14:34:00Z"/>
              </w:numPr>
              <w:spacing w:line="228" w:lineRule="auto"/>
              <w:jc w:val="both"/>
              <w:rPr>
                <w:ins w:id="5687" w:author="Test" w:date="2008-12-04T14:34:00Z"/>
                <w:rFonts w:ascii="Times New Roman" w:hAnsi="Times New Roman"/>
                <w:rPrChange w:id="5688" w:author="Test" w:date="2008-12-04T14:38:00Z">
                  <w:rPr>
                    <w:ins w:id="56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690" w:author="Test" w:date="2008-12-04T14:34:00Z">
              <w:r w:rsidRPr="00B645E5">
                <w:rPr>
                  <w:rFonts w:ascii="Times New Roman" w:hAnsi="Times New Roman"/>
                  <w:rPrChange w:id="56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5692" w:author="Test" w:date="2008-12-04T14:34:00Z"/>
              </w:numPr>
              <w:spacing w:line="228" w:lineRule="auto"/>
              <w:jc w:val="both"/>
              <w:rPr>
                <w:ins w:id="5693" w:author="Test" w:date="2008-12-04T14:34:00Z"/>
                <w:rFonts w:ascii="Times New Roman" w:hAnsi="Times New Roman"/>
                <w:rPrChange w:id="5694" w:author="Test" w:date="2008-12-04T14:38:00Z">
                  <w:rPr>
                    <w:ins w:id="569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696" w:author="Test" w:date="2008-12-04T14:34:00Z"/>
              </w:numPr>
              <w:spacing w:line="228" w:lineRule="auto"/>
              <w:jc w:val="both"/>
              <w:rPr>
                <w:ins w:id="5697" w:author="Test" w:date="2008-12-04T14:34:00Z"/>
                <w:rFonts w:ascii="Times New Roman" w:hAnsi="Times New Roman"/>
                <w:rPrChange w:id="5698" w:author="Test" w:date="2008-12-04T14:38:00Z">
                  <w:rPr>
                    <w:ins w:id="569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00" w:author="Test" w:date="2008-12-04T14:34:00Z"/>
              </w:numPr>
              <w:spacing w:line="228" w:lineRule="auto"/>
              <w:jc w:val="both"/>
              <w:rPr>
                <w:ins w:id="5701" w:author="Test" w:date="2008-12-04T14:34:00Z"/>
                <w:rFonts w:ascii="Times New Roman" w:hAnsi="Times New Roman"/>
                <w:rPrChange w:id="5702" w:author="Test" w:date="2008-12-04T14:38:00Z">
                  <w:rPr>
                    <w:ins w:id="57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04" w:author="Test" w:date="2008-12-04T14:34:00Z">
              <w:r w:rsidRPr="00B645E5">
                <w:rPr>
                  <w:rFonts w:ascii="Times New Roman" w:hAnsi="Times New Roman"/>
                  <w:rPrChange w:id="57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06" w:author="Test" w:date="2008-12-04T14:34:00Z"/>
              </w:numPr>
              <w:spacing w:line="228" w:lineRule="auto"/>
              <w:jc w:val="both"/>
              <w:rPr>
                <w:ins w:id="5707" w:author="Test" w:date="2008-12-04T14:34:00Z"/>
                <w:rFonts w:ascii="Times New Roman" w:hAnsi="Times New Roman"/>
                <w:rPrChange w:id="5708" w:author="Test" w:date="2008-12-04T14:38:00Z">
                  <w:rPr>
                    <w:ins w:id="570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10" w:author="Test" w:date="2008-12-04T14:34:00Z">
              <w:r w:rsidRPr="00B645E5">
                <w:rPr>
                  <w:rFonts w:ascii="Times New Roman" w:hAnsi="Times New Roman"/>
                  <w:rPrChange w:id="571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12" w:author="Test" w:date="2008-12-04T14:34:00Z"/>
              </w:numPr>
              <w:spacing w:line="228" w:lineRule="auto"/>
              <w:jc w:val="both"/>
              <w:rPr>
                <w:ins w:id="5713" w:author="Test" w:date="2008-12-04T14:34:00Z"/>
                <w:rFonts w:ascii="Times New Roman" w:hAnsi="Times New Roman"/>
                <w:rPrChange w:id="5714" w:author="Test" w:date="2008-12-04T14:38:00Z">
                  <w:rPr>
                    <w:ins w:id="571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16" w:author="Test" w:date="2008-12-04T14:34:00Z">
              <w:r w:rsidRPr="00B645E5">
                <w:rPr>
                  <w:rFonts w:ascii="Times New Roman" w:hAnsi="Times New Roman"/>
                  <w:rPrChange w:id="571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18" w:author="Test" w:date="2008-12-04T14:34:00Z"/>
              </w:numPr>
              <w:spacing w:line="228" w:lineRule="auto"/>
              <w:jc w:val="both"/>
              <w:rPr>
                <w:ins w:id="5719" w:author="Test" w:date="2008-12-04T14:34:00Z"/>
                <w:rFonts w:ascii="Times New Roman" w:hAnsi="Times New Roman"/>
                <w:rPrChange w:id="5720" w:author="Test" w:date="2008-12-04T14:38:00Z">
                  <w:rPr>
                    <w:ins w:id="572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22" w:author="Test" w:date="2008-12-04T14:34:00Z">
              <w:r w:rsidRPr="00B645E5">
                <w:rPr>
                  <w:rFonts w:ascii="Times New Roman" w:hAnsi="Times New Roman"/>
                  <w:rPrChange w:id="572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24" w:author="Test" w:date="2008-12-04T14:34:00Z"/>
              </w:numPr>
              <w:spacing w:line="228" w:lineRule="auto"/>
              <w:jc w:val="both"/>
              <w:rPr>
                <w:ins w:id="5725" w:author="Test" w:date="2008-12-04T14:34:00Z"/>
                <w:rFonts w:ascii="Times New Roman" w:hAnsi="Times New Roman"/>
                <w:rPrChange w:id="5726" w:author="Test" w:date="2008-12-04T14:38:00Z">
                  <w:rPr>
                    <w:ins w:id="572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28" w:author="Test" w:date="2008-12-04T14:34:00Z">
              <w:r w:rsidRPr="00B645E5">
                <w:rPr>
                  <w:rFonts w:ascii="Times New Roman" w:hAnsi="Times New Roman"/>
                  <w:rPrChange w:id="57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5730" w:author="Test" w:date="2008-12-04T14:34:00Z"/>
              </w:numPr>
              <w:spacing w:line="228" w:lineRule="auto"/>
              <w:jc w:val="both"/>
              <w:rPr>
                <w:ins w:id="5731" w:author="Test" w:date="2008-12-04T14:34:00Z"/>
                <w:rFonts w:ascii="Times New Roman" w:hAnsi="Times New Roman"/>
                <w:rPrChange w:id="5732" w:author="Test" w:date="2008-12-04T14:38:00Z">
                  <w:rPr>
                    <w:ins w:id="57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34" w:author="Test" w:date="2008-12-04T14:34:00Z">
              <w:r w:rsidRPr="00B645E5">
                <w:rPr>
                  <w:rFonts w:ascii="Times New Roman" w:hAnsi="Times New Roman"/>
                  <w:rPrChange w:id="57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</w:tr>
      <w:tr w:rsidR="00A37D06" w:rsidRPr="00B645E5">
        <w:trPr>
          <w:jc w:val="center"/>
          <w:ins w:id="5736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37" w:author="Test" w:date="2008-12-04T14:34:00Z"/>
              </w:numPr>
              <w:spacing w:line="228" w:lineRule="auto"/>
              <w:jc w:val="both"/>
              <w:rPr>
                <w:ins w:id="5738" w:author="Test" w:date="2008-12-04T14:34:00Z"/>
                <w:rFonts w:ascii="Times New Roman" w:hAnsi="Times New Roman"/>
                <w:rPrChange w:id="5739" w:author="Test" w:date="2008-12-04T14:38:00Z">
                  <w:rPr>
                    <w:ins w:id="574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41" w:author="Test" w:date="2008-12-04T14:34:00Z"/>
              </w:numPr>
              <w:spacing w:line="228" w:lineRule="auto"/>
              <w:jc w:val="both"/>
              <w:rPr>
                <w:ins w:id="5742" w:author="Test" w:date="2008-12-04T14:34:00Z"/>
                <w:rFonts w:ascii="Times New Roman" w:hAnsi="Times New Roman"/>
                <w:rPrChange w:id="5743" w:author="Test" w:date="2008-12-04T14:38:00Z">
                  <w:rPr>
                    <w:ins w:id="574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45" w:author="Test" w:date="2008-12-04T14:34:00Z">
              <w:r w:rsidRPr="00B645E5">
                <w:rPr>
                  <w:rFonts w:ascii="Times New Roman" w:hAnsi="Times New Roman"/>
                  <w:rPrChange w:id="574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47" w:author="Test" w:date="2008-12-04T14:34:00Z"/>
              </w:numPr>
              <w:spacing w:line="228" w:lineRule="auto"/>
              <w:jc w:val="both"/>
              <w:rPr>
                <w:ins w:id="5748" w:author="Test" w:date="2008-12-04T14:34:00Z"/>
                <w:rFonts w:ascii="Times New Roman" w:hAnsi="Times New Roman"/>
                <w:rPrChange w:id="5749" w:author="Test" w:date="2008-12-04T14:38:00Z">
                  <w:rPr>
                    <w:ins w:id="575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51" w:author="Test" w:date="2008-12-04T14:34:00Z">
              <w:r w:rsidRPr="00B645E5">
                <w:rPr>
                  <w:rFonts w:ascii="Times New Roman" w:hAnsi="Times New Roman"/>
                  <w:rPrChange w:id="575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53" w:author="Test" w:date="2008-12-04T14:34:00Z"/>
              </w:numPr>
              <w:spacing w:line="228" w:lineRule="auto"/>
              <w:jc w:val="both"/>
              <w:rPr>
                <w:ins w:id="5754" w:author="Test" w:date="2008-12-04T14:34:00Z"/>
                <w:rFonts w:ascii="Times New Roman" w:hAnsi="Times New Roman"/>
                <w:rPrChange w:id="5755" w:author="Test" w:date="2008-12-04T14:38:00Z">
                  <w:rPr>
                    <w:ins w:id="57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57" w:author="Test" w:date="2008-12-04T14:34:00Z">
              <w:r w:rsidRPr="00B645E5">
                <w:rPr>
                  <w:rFonts w:ascii="Times New Roman" w:hAnsi="Times New Roman"/>
                  <w:rPrChange w:id="57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59" w:author="Test" w:date="2008-12-04T14:34:00Z"/>
              </w:numPr>
              <w:spacing w:line="228" w:lineRule="auto"/>
              <w:jc w:val="both"/>
              <w:rPr>
                <w:ins w:id="5760" w:author="Test" w:date="2008-12-04T14:34:00Z"/>
                <w:rFonts w:ascii="Times New Roman" w:hAnsi="Times New Roman"/>
                <w:rPrChange w:id="5761" w:author="Test" w:date="2008-12-04T14:38:00Z">
                  <w:rPr>
                    <w:ins w:id="57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63" w:author="Test" w:date="2008-12-04T14:34:00Z">
              <w:r w:rsidRPr="00B645E5">
                <w:rPr>
                  <w:rFonts w:ascii="Times New Roman" w:hAnsi="Times New Roman"/>
                  <w:rPrChange w:id="57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65" w:author="Test" w:date="2008-12-04T14:34:00Z"/>
              </w:numPr>
              <w:spacing w:line="228" w:lineRule="auto"/>
              <w:jc w:val="both"/>
              <w:rPr>
                <w:ins w:id="5766" w:author="Test" w:date="2008-12-04T14:34:00Z"/>
                <w:rFonts w:ascii="Times New Roman" w:hAnsi="Times New Roman"/>
                <w:rPrChange w:id="5767" w:author="Test" w:date="2008-12-04T14:38:00Z">
                  <w:rPr>
                    <w:ins w:id="57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69" w:author="Test" w:date="2008-12-04T14:34:00Z">
              <w:r w:rsidRPr="00B645E5">
                <w:rPr>
                  <w:rFonts w:ascii="Times New Roman" w:hAnsi="Times New Roman"/>
                  <w:rPrChange w:id="57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5771" w:author="Test" w:date="2008-12-04T14:34:00Z"/>
              </w:numPr>
              <w:spacing w:line="228" w:lineRule="auto"/>
              <w:jc w:val="both"/>
              <w:rPr>
                <w:ins w:id="5772" w:author="Test" w:date="2008-12-04T14:34:00Z"/>
                <w:rFonts w:ascii="Times New Roman" w:hAnsi="Times New Roman"/>
                <w:rPrChange w:id="5773" w:author="Test" w:date="2008-12-04T14:38:00Z">
                  <w:rPr>
                    <w:ins w:id="57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75" w:author="Test" w:date="2008-12-04T14:34:00Z">
              <w:r w:rsidRPr="00B645E5">
                <w:rPr>
                  <w:rFonts w:ascii="Times New Roman" w:hAnsi="Times New Roman"/>
                  <w:rPrChange w:id="57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5777" w:author="Test" w:date="2008-12-04T14:34:00Z"/>
              </w:numPr>
              <w:spacing w:line="228" w:lineRule="auto"/>
              <w:jc w:val="both"/>
              <w:rPr>
                <w:ins w:id="5778" w:author="Test" w:date="2008-12-04T14:34:00Z"/>
                <w:rFonts w:ascii="Times New Roman" w:hAnsi="Times New Roman"/>
                <w:rPrChange w:id="5779" w:author="Test" w:date="2008-12-04T14:38:00Z">
                  <w:rPr>
                    <w:ins w:id="578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81" w:author="Test" w:date="2008-12-04T14:34:00Z"/>
              </w:numPr>
              <w:spacing w:line="228" w:lineRule="auto"/>
              <w:jc w:val="both"/>
              <w:rPr>
                <w:ins w:id="5782" w:author="Test" w:date="2008-12-04T14:34:00Z"/>
                <w:rFonts w:ascii="Times New Roman" w:hAnsi="Times New Roman"/>
                <w:rPrChange w:id="5783" w:author="Test" w:date="2008-12-04T14:38:00Z">
                  <w:rPr>
                    <w:ins w:id="578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85" w:author="Test" w:date="2008-12-04T14:34:00Z"/>
              </w:numPr>
              <w:spacing w:line="228" w:lineRule="auto"/>
              <w:jc w:val="both"/>
              <w:rPr>
                <w:ins w:id="5786" w:author="Test" w:date="2008-12-04T14:34:00Z"/>
                <w:rFonts w:ascii="Times New Roman" w:hAnsi="Times New Roman"/>
                <w:rPrChange w:id="5787" w:author="Test" w:date="2008-12-04T14:38:00Z">
                  <w:rPr>
                    <w:ins w:id="57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89" w:author="Test" w:date="2008-12-04T14:34:00Z">
              <w:r w:rsidRPr="00B645E5">
                <w:rPr>
                  <w:rFonts w:ascii="Times New Roman" w:hAnsi="Times New Roman"/>
                  <w:rPrChange w:id="57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91" w:author="Test" w:date="2008-12-04T14:34:00Z"/>
              </w:numPr>
              <w:spacing w:line="228" w:lineRule="auto"/>
              <w:jc w:val="both"/>
              <w:rPr>
                <w:ins w:id="5792" w:author="Test" w:date="2008-12-04T14:34:00Z"/>
                <w:rFonts w:ascii="Times New Roman" w:hAnsi="Times New Roman"/>
                <w:rPrChange w:id="5793" w:author="Test" w:date="2008-12-04T14:38:00Z">
                  <w:rPr>
                    <w:ins w:id="579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795" w:author="Test" w:date="2008-12-04T14:34:00Z">
              <w:r w:rsidRPr="00B645E5">
                <w:rPr>
                  <w:rFonts w:ascii="Times New Roman" w:hAnsi="Times New Roman"/>
                  <w:rPrChange w:id="579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797" w:author="Test" w:date="2008-12-04T14:34:00Z"/>
              </w:numPr>
              <w:spacing w:line="228" w:lineRule="auto"/>
              <w:jc w:val="both"/>
              <w:rPr>
                <w:ins w:id="5798" w:author="Test" w:date="2008-12-04T14:34:00Z"/>
                <w:rFonts w:ascii="Times New Roman" w:hAnsi="Times New Roman"/>
                <w:rPrChange w:id="5799" w:author="Test" w:date="2008-12-04T14:38:00Z">
                  <w:rPr>
                    <w:ins w:id="580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01" w:author="Test" w:date="2008-12-04T14:34:00Z">
              <w:r w:rsidRPr="00B645E5">
                <w:rPr>
                  <w:rFonts w:ascii="Times New Roman" w:hAnsi="Times New Roman"/>
                  <w:rPrChange w:id="580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03" w:author="Test" w:date="2008-12-04T14:34:00Z"/>
              </w:numPr>
              <w:spacing w:line="228" w:lineRule="auto"/>
              <w:jc w:val="both"/>
              <w:rPr>
                <w:ins w:id="5804" w:author="Test" w:date="2008-12-04T14:34:00Z"/>
                <w:rFonts w:ascii="Times New Roman" w:hAnsi="Times New Roman"/>
                <w:rPrChange w:id="5805" w:author="Test" w:date="2008-12-04T14:38:00Z">
                  <w:rPr>
                    <w:ins w:id="580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07" w:author="Test" w:date="2008-12-04T14:34:00Z">
              <w:r w:rsidRPr="00B645E5">
                <w:rPr>
                  <w:rFonts w:ascii="Times New Roman" w:hAnsi="Times New Roman"/>
                  <w:rPrChange w:id="580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09" w:author="Test" w:date="2008-12-04T14:34:00Z"/>
              </w:numPr>
              <w:spacing w:line="228" w:lineRule="auto"/>
              <w:jc w:val="both"/>
              <w:rPr>
                <w:ins w:id="5810" w:author="Test" w:date="2008-12-04T14:34:00Z"/>
                <w:rFonts w:ascii="Times New Roman" w:hAnsi="Times New Roman"/>
                <w:rPrChange w:id="5811" w:author="Test" w:date="2008-12-04T14:38:00Z">
                  <w:rPr>
                    <w:ins w:id="581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13" w:author="Test" w:date="2008-12-04T14:34:00Z">
              <w:r w:rsidRPr="00B645E5">
                <w:rPr>
                  <w:rFonts w:ascii="Times New Roman" w:hAnsi="Times New Roman"/>
                  <w:rPrChange w:id="58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5815" w:author="Test" w:date="2008-12-04T14:34:00Z"/>
              </w:numPr>
              <w:spacing w:line="228" w:lineRule="auto"/>
              <w:jc w:val="both"/>
              <w:rPr>
                <w:ins w:id="5816" w:author="Test" w:date="2008-12-04T14:34:00Z"/>
                <w:rFonts w:ascii="Times New Roman" w:hAnsi="Times New Roman"/>
                <w:rPrChange w:id="5817" w:author="Test" w:date="2008-12-04T14:38:00Z">
                  <w:rPr>
                    <w:ins w:id="58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19" w:author="Test" w:date="2008-12-04T14:34:00Z">
              <w:r w:rsidRPr="00B645E5">
                <w:rPr>
                  <w:rFonts w:ascii="Times New Roman" w:hAnsi="Times New Roman"/>
                  <w:rPrChange w:id="58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35</w:t>
              </w:r>
            </w:ins>
          </w:p>
        </w:tc>
      </w:tr>
      <w:tr w:rsidR="00A37D06" w:rsidRPr="00B645E5">
        <w:trPr>
          <w:jc w:val="center"/>
          <w:ins w:id="5821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22" w:author="Test" w:date="2008-12-04T14:34:00Z"/>
              </w:numPr>
              <w:spacing w:line="228" w:lineRule="auto"/>
              <w:jc w:val="both"/>
              <w:rPr>
                <w:ins w:id="5823" w:author="Test" w:date="2008-12-04T14:34:00Z"/>
                <w:rFonts w:ascii="Times New Roman" w:hAnsi="Times New Roman"/>
                <w:rPrChange w:id="5824" w:author="Test" w:date="2008-12-04T14:38:00Z">
                  <w:rPr>
                    <w:ins w:id="582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26" w:author="Test" w:date="2008-12-04T14:34:00Z"/>
              </w:numPr>
              <w:spacing w:line="228" w:lineRule="auto"/>
              <w:jc w:val="both"/>
              <w:rPr>
                <w:ins w:id="5827" w:author="Test" w:date="2008-12-04T14:34:00Z"/>
                <w:rFonts w:ascii="Times New Roman" w:hAnsi="Times New Roman"/>
                <w:rPrChange w:id="5828" w:author="Test" w:date="2008-12-04T14:38:00Z">
                  <w:rPr>
                    <w:ins w:id="582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30" w:author="Test" w:date="2008-12-04T14:34:00Z">
              <w:r w:rsidRPr="00B645E5">
                <w:rPr>
                  <w:rFonts w:ascii="Times New Roman" w:hAnsi="Times New Roman"/>
                  <w:rPrChange w:id="583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32" w:author="Test" w:date="2008-12-04T14:34:00Z"/>
              </w:numPr>
              <w:spacing w:line="228" w:lineRule="auto"/>
              <w:jc w:val="both"/>
              <w:rPr>
                <w:ins w:id="5833" w:author="Test" w:date="2008-12-04T14:34:00Z"/>
                <w:rFonts w:ascii="Times New Roman" w:hAnsi="Times New Roman"/>
                <w:rPrChange w:id="5834" w:author="Test" w:date="2008-12-04T14:38:00Z">
                  <w:rPr>
                    <w:ins w:id="583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36" w:author="Test" w:date="2008-12-04T14:34:00Z">
              <w:r w:rsidRPr="00B645E5">
                <w:rPr>
                  <w:rFonts w:ascii="Times New Roman" w:hAnsi="Times New Roman"/>
                  <w:rPrChange w:id="583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38" w:author="Test" w:date="2008-12-04T14:34:00Z"/>
              </w:numPr>
              <w:spacing w:line="228" w:lineRule="auto"/>
              <w:jc w:val="both"/>
              <w:rPr>
                <w:ins w:id="5839" w:author="Test" w:date="2008-12-04T14:34:00Z"/>
                <w:rFonts w:ascii="Times New Roman" w:hAnsi="Times New Roman"/>
                <w:rPrChange w:id="5840" w:author="Test" w:date="2008-12-04T14:38:00Z">
                  <w:rPr>
                    <w:ins w:id="584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42" w:author="Test" w:date="2008-12-04T14:34:00Z">
              <w:r w:rsidRPr="00B645E5">
                <w:rPr>
                  <w:rFonts w:ascii="Times New Roman" w:hAnsi="Times New Roman"/>
                  <w:rPrChange w:id="584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44" w:author="Test" w:date="2008-12-04T14:34:00Z"/>
              </w:numPr>
              <w:spacing w:line="228" w:lineRule="auto"/>
              <w:jc w:val="both"/>
              <w:rPr>
                <w:ins w:id="5845" w:author="Test" w:date="2008-12-04T14:34:00Z"/>
                <w:rFonts w:ascii="Times New Roman" w:hAnsi="Times New Roman"/>
                <w:rPrChange w:id="5846" w:author="Test" w:date="2008-12-04T14:38:00Z">
                  <w:rPr>
                    <w:ins w:id="584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48" w:author="Test" w:date="2008-12-04T14:34:00Z">
              <w:r w:rsidRPr="00B645E5">
                <w:rPr>
                  <w:rFonts w:ascii="Times New Roman" w:hAnsi="Times New Roman"/>
                  <w:rPrChange w:id="584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50" w:author="Test" w:date="2008-12-04T14:34:00Z"/>
              </w:numPr>
              <w:spacing w:line="228" w:lineRule="auto"/>
              <w:jc w:val="both"/>
              <w:rPr>
                <w:ins w:id="5851" w:author="Test" w:date="2008-12-04T14:34:00Z"/>
                <w:rFonts w:ascii="Times New Roman" w:hAnsi="Times New Roman"/>
                <w:rPrChange w:id="5852" w:author="Test" w:date="2008-12-04T14:38:00Z">
                  <w:rPr>
                    <w:ins w:id="585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54" w:author="Test" w:date="2008-12-04T14:34:00Z">
              <w:r w:rsidRPr="00B645E5">
                <w:rPr>
                  <w:rFonts w:ascii="Times New Roman" w:hAnsi="Times New Roman"/>
                  <w:rPrChange w:id="585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5856" w:author="Test" w:date="2008-12-04T14:34:00Z"/>
              </w:numPr>
              <w:spacing w:line="228" w:lineRule="auto"/>
              <w:jc w:val="both"/>
              <w:rPr>
                <w:ins w:id="5857" w:author="Test" w:date="2008-12-04T14:34:00Z"/>
                <w:rFonts w:ascii="Times New Roman" w:hAnsi="Times New Roman"/>
                <w:rPrChange w:id="5858" w:author="Test" w:date="2008-12-04T14:38:00Z">
                  <w:rPr>
                    <w:ins w:id="58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60" w:author="Test" w:date="2008-12-04T14:34:00Z">
              <w:r w:rsidRPr="00B645E5">
                <w:rPr>
                  <w:rFonts w:ascii="Times New Roman" w:hAnsi="Times New Roman"/>
                  <w:rPrChange w:id="58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5862" w:author="Test" w:date="2008-12-04T14:34:00Z"/>
              </w:numPr>
              <w:spacing w:line="228" w:lineRule="auto"/>
              <w:jc w:val="both"/>
              <w:rPr>
                <w:ins w:id="5863" w:author="Test" w:date="2008-12-04T14:34:00Z"/>
                <w:rFonts w:ascii="Times New Roman" w:hAnsi="Times New Roman"/>
                <w:rPrChange w:id="5864" w:author="Test" w:date="2008-12-04T14:38:00Z">
                  <w:rPr>
                    <w:ins w:id="586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66" w:author="Test" w:date="2008-12-04T14:34:00Z"/>
              </w:numPr>
              <w:spacing w:line="228" w:lineRule="auto"/>
              <w:jc w:val="both"/>
              <w:rPr>
                <w:ins w:id="5867" w:author="Test" w:date="2008-12-04T14:34:00Z"/>
                <w:rFonts w:ascii="Times New Roman" w:hAnsi="Times New Roman"/>
                <w:rPrChange w:id="5868" w:author="Test" w:date="2008-12-04T14:38:00Z">
                  <w:rPr>
                    <w:ins w:id="586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70" w:author="Test" w:date="2008-12-04T14:34:00Z"/>
              </w:numPr>
              <w:spacing w:line="228" w:lineRule="auto"/>
              <w:jc w:val="both"/>
              <w:rPr>
                <w:ins w:id="5871" w:author="Test" w:date="2008-12-04T14:34:00Z"/>
                <w:rFonts w:ascii="Times New Roman" w:hAnsi="Times New Roman"/>
                <w:rPrChange w:id="5872" w:author="Test" w:date="2008-12-04T14:38:00Z">
                  <w:rPr>
                    <w:ins w:id="58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74" w:author="Test" w:date="2008-12-04T14:34:00Z">
              <w:r w:rsidRPr="00B645E5">
                <w:rPr>
                  <w:rFonts w:ascii="Times New Roman" w:hAnsi="Times New Roman"/>
                  <w:rPrChange w:id="58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76" w:author="Test" w:date="2008-12-04T14:34:00Z"/>
              </w:numPr>
              <w:spacing w:line="228" w:lineRule="auto"/>
              <w:jc w:val="both"/>
              <w:rPr>
                <w:ins w:id="5877" w:author="Test" w:date="2008-12-04T14:34:00Z"/>
                <w:rFonts w:ascii="Times New Roman" w:hAnsi="Times New Roman"/>
                <w:rPrChange w:id="5878" w:author="Test" w:date="2008-12-04T14:38:00Z">
                  <w:rPr>
                    <w:ins w:id="587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80" w:author="Test" w:date="2008-12-04T14:34:00Z">
              <w:r w:rsidRPr="00B645E5">
                <w:rPr>
                  <w:rFonts w:ascii="Times New Roman" w:hAnsi="Times New Roman"/>
                  <w:rPrChange w:id="588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82" w:author="Test" w:date="2008-12-04T14:34:00Z"/>
              </w:numPr>
              <w:spacing w:line="228" w:lineRule="auto"/>
              <w:jc w:val="both"/>
              <w:rPr>
                <w:ins w:id="5883" w:author="Test" w:date="2008-12-04T14:34:00Z"/>
                <w:rFonts w:ascii="Times New Roman" w:hAnsi="Times New Roman"/>
                <w:rPrChange w:id="5884" w:author="Test" w:date="2008-12-04T14:38:00Z">
                  <w:rPr>
                    <w:ins w:id="588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86" w:author="Test" w:date="2008-12-04T14:34:00Z">
              <w:r w:rsidRPr="00B645E5">
                <w:rPr>
                  <w:rFonts w:ascii="Times New Roman" w:hAnsi="Times New Roman"/>
                  <w:rPrChange w:id="588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88" w:author="Test" w:date="2008-12-04T14:34:00Z"/>
              </w:numPr>
              <w:spacing w:line="228" w:lineRule="auto"/>
              <w:jc w:val="both"/>
              <w:rPr>
                <w:ins w:id="5889" w:author="Test" w:date="2008-12-04T14:34:00Z"/>
                <w:rFonts w:ascii="Times New Roman" w:hAnsi="Times New Roman"/>
                <w:rPrChange w:id="5890" w:author="Test" w:date="2008-12-04T14:38:00Z">
                  <w:rPr>
                    <w:ins w:id="589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92" w:author="Test" w:date="2008-12-04T14:34:00Z">
              <w:r w:rsidRPr="00B645E5">
                <w:rPr>
                  <w:rFonts w:ascii="Times New Roman" w:hAnsi="Times New Roman"/>
                  <w:rPrChange w:id="589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894" w:author="Test" w:date="2008-12-04T14:34:00Z"/>
              </w:numPr>
              <w:spacing w:line="228" w:lineRule="auto"/>
              <w:jc w:val="both"/>
              <w:rPr>
                <w:ins w:id="5895" w:author="Test" w:date="2008-12-04T14:34:00Z"/>
                <w:rFonts w:ascii="Times New Roman" w:hAnsi="Times New Roman"/>
                <w:rPrChange w:id="5896" w:author="Test" w:date="2008-12-04T14:38:00Z">
                  <w:rPr>
                    <w:ins w:id="589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898" w:author="Test" w:date="2008-12-04T14:34:00Z">
              <w:r w:rsidRPr="00B645E5">
                <w:rPr>
                  <w:rFonts w:ascii="Times New Roman" w:hAnsi="Times New Roman"/>
                  <w:rPrChange w:id="589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5900" w:author="Test" w:date="2008-12-04T14:34:00Z"/>
              </w:numPr>
              <w:spacing w:line="228" w:lineRule="auto"/>
              <w:jc w:val="both"/>
              <w:rPr>
                <w:ins w:id="5901" w:author="Test" w:date="2008-12-04T14:34:00Z"/>
                <w:rFonts w:ascii="Times New Roman" w:hAnsi="Times New Roman"/>
                <w:rPrChange w:id="5902" w:author="Test" w:date="2008-12-04T14:38:00Z">
                  <w:rPr>
                    <w:ins w:id="59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04" w:author="Test" w:date="2008-12-04T14:34:00Z">
              <w:r w:rsidRPr="00B645E5">
                <w:rPr>
                  <w:rFonts w:ascii="Times New Roman" w:hAnsi="Times New Roman"/>
                  <w:rPrChange w:id="59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35</w:t>
              </w:r>
            </w:ins>
          </w:p>
        </w:tc>
      </w:tr>
      <w:tr w:rsidR="00A37D06" w:rsidRPr="00B645E5">
        <w:trPr>
          <w:jc w:val="center"/>
          <w:ins w:id="5906" w:author="Test" w:date="2008-12-04T14:34:00Z"/>
        </w:trPr>
        <w:tc>
          <w:tcPr>
            <w:tcW w:w="342" w:type="pct"/>
          </w:tcPr>
          <w:p w:rsidR="00A37D06" w:rsidRPr="00B645E5" w:rsidRDefault="00A37D06" w:rsidP="00C377D7">
            <w:pPr>
              <w:numPr>
                <w:ins w:id="5907" w:author="Test" w:date="2008-12-04T14:34:00Z"/>
              </w:numPr>
              <w:spacing w:line="228" w:lineRule="auto"/>
              <w:jc w:val="both"/>
              <w:rPr>
                <w:ins w:id="5908" w:author="Test" w:date="2008-12-04T14:34:00Z"/>
                <w:rFonts w:ascii="Times New Roman" w:hAnsi="Times New Roman"/>
                <w:rPrChange w:id="5909" w:author="Test" w:date="2008-12-04T14:38:00Z">
                  <w:rPr>
                    <w:ins w:id="591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11" w:author="Test" w:date="2008-12-04T14:34:00Z"/>
              </w:numPr>
              <w:spacing w:line="228" w:lineRule="auto"/>
              <w:jc w:val="both"/>
              <w:rPr>
                <w:ins w:id="5912" w:author="Test" w:date="2008-12-04T14:34:00Z"/>
                <w:rFonts w:ascii="Times New Roman" w:hAnsi="Times New Roman"/>
                <w:rPrChange w:id="5913" w:author="Test" w:date="2008-12-04T14:38:00Z">
                  <w:rPr>
                    <w:ins w:id="59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15" w:author="Test" w:date="2008-12-04T14:34:00Z">
              <w:r w:rsidRPr="00B645E5">
                <w:rPr>
                  <w:rFonts w:ascii="Times New Roman" w:hAnsi="Times New Roman"/>
                  <w:rPrChange w:id="59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17" w:author="Test" w:date="2008-12-04T14:34:00Z"/>
              </w:numPr>
              <w:spacing w:line="228" w:lineRule="auto"/>
              <w:jc w:val="both"/>
              <w:rPr>
                <w:ins w:id="5918" w:author="Test" w:date="2008-12-04T14:34:00Z"/>
                <w:rFonts w:ascii="Times New Roman" w:hAnsi="Times New Roman"/>
                <w:rPrChange w:id="5919" w:author="Test" w:date="2008-12-04T14:38:00Z">
                  <w:rPr>
                    <w:ins w:id="59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21" w:author="Test" w:date="2008-12-04T14:34:00Z">
              <w:r w:rsidRPr="00B645E5">
                <w:rPr>
                  <w:rFonts w:ascii="Times New Roman" w:hAnsi="Times New Roman"/>
                  <w:rPrChange w:id="59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23" w:author="Test" w:date="2008-12-04T14:34:00Z"/>
              </w:numPr>
              <w:spacing w:line="228" w:lineRule="auto"/>
              <w:jc w:val="both"/>
              <w:rPr>
                <w:ins w:id="5924" w:author="Test" w:date="2008-12-04T14:34:00Z"/>
                <w:rFonts w:ascii="Times New Roman" w:hAnsi="Times New Roman"/>
                <w:rPrChange w:id="5925" w:author="Test" w:date="2008-12-04T14:38:00Z">
                  <w:rPr>
                    <w:ins w:id="59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27" w:author="Test" w:date="2008-12-04T14:34:00Z">
              <w:r w:rsidRPr="00B645E5">
                <w:rPr>
                  <w:rFonts w:ascii="Times New Roman" w:hAnsi="Times New Roman"/>
                  <w:rPrChange w:id="59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29" w:author="Test" w:date="2008-12-04T14:34:00Z"/>
              </w:numPr>
              <w:spacing w:line="228" w:lineRule="auto"/>
              <w:jc w:val="both"/>
              <w:rPr>
                <w:ins w:id="5930" w:author="Test" w:date="2008-12-04T14:34:00Z"/>
                <w:rFonts w:ascii="Times New Roman" w:hAnsi="Times New Roman"/>
                <w:rPrChange w:id="5931" w:author="Test" w:date="2008-12-04T14:38:00Z">
                  <w:rPr>
                    <w:ins w:id="593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33" w:author="Test" w:date="2008-12-04T14:34:00Z">
              <w:r w:rsidRPr="00B645E5">
                <w:rPr>
                  <w:rFonts w:ascii="Times New Roman" w:hAnsi="Times New Roman"/>
                  <w:rPrChange w:id="593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35" w:author="Test" w:date="2008-12-04T14:34:00Z"/>
              </w:numPr>
              <w:spacing w:line="228" w:lineRule="auto"/>
              <w:jc w:val="both"/>
              <w:rPr>
                <w:ins w:id="5936" w:author="Test" w:date="2008-12-04T14:34:00Z"/>
                <w:rFonts w:ascii="Times New Roman" w:hAnsi="Times New Roman"/>
                <w:rPrChange w:id="5937" w:author="Test" w:date="2008-12-04T14:38:00Z">
                  <w:rPr>
                    <w:ins w:id="593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39" w:author="Test" w:date="2008-12-04T14:34:00Z">
              <w:r w:rsidRPr="00B645E5">
                <w:rPr>
                  <w:rFonts w:ascii="Times New Roman" w:hAnsi="Times New Roman"/>
                  <w:rPrChange w:id="594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2" w:type="pct"/>
          </w:tcPr>
          <w:p w:rsidR="00A37D06" w:rsidRPr="00B645E5" w:rsidRDefault="00A37D06" w:rsidP="00C377D7">
            <w:pPr>
              <w:numPr>
                <w:ins w:id="5941" w:author="Test" w:date="2008-12-04T14:34:00Z"/>
              </w:numPr>
              <w:spacing w:line="228" w:lineRule="auto"/>
              <w:jc w:val="both"/>
              <w:rPr>
                <w:ins w:id="5942" w:author="Test" w:date="2008-12-04T14:34:00Z"/>
                <w:rFonts w:ascii="Times New Roman" w:hAnsi="Times New Roman"/>
                <w:rPrChange w:id="5943" w:author="Test" w:date="2008-12-04T14:38:00Z">
                  <w:rPr>
                    <w:ins w:id="594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5945" w:author="Test" w:date="2008-12-04T14:34:00Z"/>
              </w:numPr>
              <w:spacing w:line="228" w:lineRule="auto"/>
              <w:jc w:val="both"/>
              <w:rPr>
                <w:ins w:id="5946" w:author="Test" w:date="2008-12-04T14:34:00Z"/>
                <w:rFonts w:ascii="Times New Roman" w:hAnsi="Times New Roman"/>
                <w:rPrChange w:id="5947" w:author="Test" w:date="2008-12-04T14:38:00Z">
                  <w:rPr>
                    <w:ins w:id="594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B645E5" w:rsidRDefault="00A37D06" w:rsidP="00C377D7">
            <w:pPr>
              <w:numPr>
                <w:ins w:id="5949" w:author="Test" w:date="2008-12-04T14:34:00Z"/>
              </w:numPr>
              <w:spacing w:line="228" w:lineRule="auto"/>
              <w:jc w:val="both"/>
              <w:rPr>
                <w:ins w:id="5950" w:author="Test" w:date="2008-12-04T14:34:00Z"/>
                <w:rFonts w:ascii="Times New Roman" w:hAnsi="Times New Roman"/>
                <w:rPrChange w:id="5951" w:author="Test" w:date="2008-12-04T14:38:00Z">
                  <w:rPr>
                    <w:ins w:id="595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53" w:author="Test" w:date="2008-12-04T14:34:00Z"/>
              </w:numPr>
              <w:spacing w:line="228" w:lineRule="auto"/>
              <w:jc w:val="both"/>
              <w:rPr>
                <w:ins w:id="5954" w:author="Test" w:date="2008-12-04T14:34:00Z"/>
                <w:rFonts w:ascii="Times New Roman" w:hAnsi="Times New Roman"/>
                <w:rPrChange w:id="5955" w:author="Test" w:date="2008-12-04T14:38:00Z">
                  <w:rPr>
                    <w:ins w:id="59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57" w:author="Test" w:date="2008-12-04T14:34:00Z">
              <w:r w:rsidRPr="00B645E5">
                <w:rPr>
                  <w:rFonts w:ascii="Times New Roman" w:hAnsi="Times New Roman"/>
                  <w:rPrChange w:id="59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59" w:author="Test" w:date="2008-12-04T14:34:00Z"/>
              </w:numPr>
              <w:spacing w:line="228" w:lineRule="auto"/>
              <w:jc w:val="both"/>
              <w:rPr>
                <w:ins w:id="5960" w:author="Test" w:date="2008-12-04T14:34:00Z"/>
                <w:rFonts w:ascii="Times New Roman" w:hAnsi="Times New Roman"/>
                <w:rPrChange w:id="5961" w:author="Test" w:date="2008-12-04T14:38:00Z">
                  <w:rPr>
                    <w:ins w:id="59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63" w:author="Test" w:date="2008-12-04T14:34:00Z">
              <w:r w:rsidRPr="00B645E5">
                <w:rPr>
                  <w:rFonts w:ascii="Times New Roman" w:hAnsi="Times New Roman"/>
                  <w:rPrChange w:id="59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43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65" w:author="Test" w:date="2008-12-04T14:34:00Z"/>
              </w:numPr>
              <w:spacing w:line="228" w:lineRule="auto"/>
              <w:jc w:val="both"/>
              <w:rPr>
                <w:ins w:id="5966" w:author="Test" w:date="2008-12-04T14:34:00Z"/>
                <w:rFonts w:ascii="Times New Roman" w:hAnsi="Times New Roman"/>
                <w:rPrChange w:id="5967" w:author="Test" w:date="2008-12-04T14:38:00Z">
                  <w:rPr>
                    <w:ins w:id="59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69" w:author="Test" w:date="2008-12-04T14:34:00Z">
              <w:r w:rsidRPr="00B645E5">
                <w:rPr>
                  <w:rFonts w:ascii="Times New Roman" w:hAnsi="Times New Roman"/>
                  <w:rPrChange w:id="59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71" w:author="Test" w:date="2008-12-04T14:34:00Z"/>
              </w:numPr>
              <w:spacing w:line="228" w:lineRule="auto"/>
              <w:jc w:val="both"/>
              <w:rPr>
                <w:ins w:id="5972" w:author="Test" w:date="2008-12-04T14:34:00Z"/>
                <w:rFonts w:ascii="Times New Roman" w:hAnsi="Times New Roman"/>
                <w:rPrChange w:id="5973" w:author="Test" w:date="2008-12-04T14:38:00Z">
                  <w:rPr>
                    <w:ins w:id="59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75" w:author="Test" w:date="2008-12-04T14:34:00Z">
              <w:r w:rsidRPr="00B645E5">
                <w:rPr>
                  <w:rFonts w:ascii="Times New Roman" w:hAnsi="Times New Roman"/>
                  <w:rPrChange w:id="59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5977" w:author="Test" w:date="2008-12-04T14:34:00Z"/>
              </w:numPr>
              <w:spacing w:line="228" w:lineRule="auto"/>
              <w:jc w:val="both"/>
              <w:rPr>
                <w:ins w:id="5978" w:author="Test" w:date="2008-12-04T14:34:00Z"/>
                <w:rFonts w:ascii="Times New Roman" w:hAnsi="Times New Roman"/>
                <w:rPrChange w:id="5979" w:author="Test" w:date="2008-12-04T14:38:00Z">
                  <w:rPr>
                    <w:ins w:id="59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81" w:author="Test" w:date="2008-12-04T14:34:00Z">
              <w:r w:rsidRPr="00B645E5">
                <w:rPr>
                  <w:rFonts w:ascii="Times New Roman" w:hAnsi="Times New Roman"/>
                  <w:rPrChange w:id="59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35</w:t>
              </w:r>
            </w:ins>
          </w:p>
        </w:tc>
        <w:tc>
          <w:tcPr>
            <w:tcW w:w="341" w:type="pct"/>
          </w:tcPr>
          <w:p w:rsidR="00A37D06" w:rsidRPr="00B645E5" w:rsidRDefault="00A37D06" w:rsidP="00C377D7">
            <w:pPr>
              <w:numPr>
                <w:ins w:id="5983" w:author="Test" w:date="2008-12-04T14:34:00Z"/>
              </w:numPr>
              <w:spacing w:line="228" w:lineRule="auto"/>
              <w:jc w:val="both"/>
              <w:rPr>
                <w:ins w:id="5984" w:author="Test" w:date="2008-12-04T14:34:00Z"/>
                <w:rFonts w:ascii="Times New Roman" w:hAnsi="Times New Roman"/>
                <w:rPrChange w:id="5985" w:author="Test" w:date="2008-12-04T14:38:00Z">
                  <w:rPr>
                    <w:ins w:id="598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B645E5" w:rsidRDefault="00A37D06" w:rsidP="00C377D7">
      <w:pPr>
        <w:numPr>
          <w:ins w:id="5987" w:author="Test" w:date="2008-12-04T14:34:00Z"/>
        </w:numPr>
        <w:spacing w:line="228" w:lineRule="auto"/>
        <w:ind w:firstLine="397"/>
        <w:jc w:val="both"/>
        <w:rPr>
          <w:ins w:id="5988" w:author="Test" w:date="2008-12-04T14:34:00Z"/>
          <w:rFonts w:ascii="Times New Roman" w:hAnsi="Times New Roman"/>
          <w:u w:val="single"/>
          <w:rPrChange w:id="5989" w:author="Test" w:date="2008-12-04T14:38:00Z">
            <w:rPr>
              <w:ins w:id="5990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B645E5">
        <w:trPr>
          <w:jc w:val="center"/>
          <w:ins w:id="5991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992" w:author="Test" w:date="2008-12-04T14:34:00Z"/>
              </w:numPr>
              <w:spacing w:line="228" w:lineRule="auto"/>
              <w:jc w:val="both"/>
              <w:rPr>
                <w:ins w:id="5993" w:author="Test" w:date="2008-12-04T14:34:00Z"/>
                <w:rFonts w:ascii="Times New Roman" w:hAnsi="Times New Roman"/>
                <w:b/>
                <w:rPrChange w:id="5994" w:author="Test" w:date="2008-12-04T14:38:00Z">
                  <w:rPr>
                    <w:ins w:id="59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5996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59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25</w:t>
              </w:r>
              <w:r w:rsidRPr="00B645E5">
                <w:rPr>
                  <w:rFonts w:ascii="Times New Roman" w:hAnsi="Times New Roman"/>
                  <w:b/>
                  <w:rPrChange w:id="59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5999" w:author="Test" w:date="2008-12-04T14:34:00Z"/>
              </w:numPr>
              <w:spacing w:line="228" w:lineRule="auto"/>
              <w:jc w:val="both"/>
              <w:rPr>
                <w:ins w:id="6000" w:author="Test" w:date="2008-12-04T14:34:00Z"/>
                <w:rFonts w:ascii="Times New Roman" w:hAnsi="Times New Roman"/>
                <w:rPrChange w:id="6001" w:author="Test" w:date="2008-12-04T14:38:00Z">
                  <w:rPr>
                    <w:ins w:id="60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03" w:author="Test" w:date="2008-12-04T14:34:00Z">
              <w:r w:rsidRPr="00B645E5">
                <w:rPr>
                  <w:rFonts w:ascii="Times New Roman" w:hAnsi="Times New Roman"/>
                  <w:rPrChange w:id="60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05" w:author="Test" w:date="2008-12-04T14:34:00Z"/>
              </w:numPr>
              <w:spacing w:line="228" w:lineRule="auto"/>
              <w:jc w:val="both"/>
              <w:rPr>
                <w:ins w:id="6006" w:author="Test" w:date="2008-12-04T14:34:00Z"/>
                <w:rFonts w:ascii="Times New Roman" w:hAnsi="Times New Roman"/>
                <w:rPrChange w:id="6007" w:author="Test" w:date="2008-12-04T14:38:00Z">
                  <w:rPr>
                    <w:ins w:id="600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09" w:author="Test" w:date="2008-12-04T14:34:00Z">
              <w:r w:rsidRPr="00B645E5">
                <w:rPr>
                  <w:rFonts w:ascii="Times New Roman" w:hAnsi="Times New Roman"/>
                  <w:rPrChange w:id="601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11" w:author="Test" w:date="2008-12-04T14:34:00Z"/>
              </w:numPr>
              <w:spacing w:line="228" w:lineRule="auto"/>
              <w:jc w:val="both"/>
              <w:rPr>
                <w:ins w:id="6012" w:author="Test" w:date="2008-12-04T14:34:00Z"/>
                <w:rFonts w:ascii="Times New Roman" w:hAnsi="Times New Roman"/>
                <w:rPrChange w:id="6013" w:author="Test" w:date="2008-12-04T14:38:00Z">
                  <w:rPr>
                    <w:ins w:id="60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15" w:author="Test" w:date="2008-12-04T14:34:00Z">
              <w:r w:rsidRPr="00B645E5">
                <w:rPr>
                  <w:rFonts w:ascii="Times New Roman" w:hAnsi="Times New Roman"/>
                  <w:rPrChange w:id="60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17" w:author="Test" w:date="2008-12-04T14:34:00Z"/>
              </w:numPr>
              <w:spacing w:line="228" w:lineRule="auto"/>
              <w:jc w:val="both"/>
              <w:rPr>
                <w:ins w:id="6018" w:author="Test" w:date="2008-12-04T14:34:00Z"/>
                <w:rFonts w:ascii="Times New Roman" w:hAnsi="Times New Roman"/>
                <w:rPrChange w:id="6019" w:author="Test" w:date="2008-12-04T14:38:00Z">
                  <w:rPr>
                    <w:ins w:id="60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21" w:author="Test" w:date="2008-12-04T14:34:00Z">
              <w:r w:rsidRPr="00B645E5">
                <w:rPr>
                  <w:rFonts w:ascii="Times New Roman" w:hAnsi="Times New Roman"/>
                  <w:rPrChange w:id="60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23" w:author="Test" w:date="2008-12-04T14:34:00Z"/>
              </w:numPr>
              <w:spacing w:line="228" w:lineRule="auto"/>
              <w:jc w:val="both"/>
              <w:rPr>
                <w:ins w:id="6024" w:author="Test" w:date="2008-12-04T14:34:00Z"/>
                <w:rFonts w:ascii="Times New Roman" w:hAnsi="Times New Roman"/>
                <w:rPrChange w:id="6025" w:author="Test" w:date="2008-12-04T14:38:00Z">
                  <w:rPr>
                    <w:ins w:id="60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27" w:author="Test" w:date="2008-12-04T14:34:00Z">
              <w:r w:rsidRPr="00B645E5">
                <w:rPr>
                  <w:rFonts w:ascii="Times New Roman" w:hAnsi="Times New Roman"/>
                  <w:rPrChange w:id="60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6029" w:author="Test" w:date="2008-12-04T14:34:00Z"/>
              </w:numPr>
              <w:spacing w:line="228" w:lineRule="auto"/>
              <w:jc w:val="both"/>
              <w:rPr>
                <w:ins w:id="6030" w:author="Test" w:date="2008-12-04T14:34:00Z"/>
                <w:rFonts w:ascii="Times New Roman" w:hAnsi="Times New Roman"/>
                <w:rPrChange w:id="6031" w:author="Test" w:date="2008-12-04T14:38:00Z">
                  <w:rPr>
                    <w:ins w:id="603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33" w:author="Test" w:date="2008-12-04T14:34:00Z">
              <w:r w:rsidRPr="00B645E5">
                <w:rPr>
                  <w:rFonts w:ascii="Times New Roman" w:hAnsi="Times New Roman"/>
                  <w:rPrChange w:id="603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6035" w:author="Test" w:date="2008-12-04T14:34:00Z"/>
              </w:numPr>
              <w:spacing w:line="228" w:lineRule="auto"/>
              <w:jc w:val="both"/>
              <w:rPr>
                <w:ins w:id="6036" w:author="Test" w:date="2008-12-04T14:34:00Z"/>
                <w:rFonts w:ascii="Times New Roman" w:hAnsi="Times New Roman"/>
                <w:rPrChange w:id="6037" w:author="Test" w:date="2008-12-04T14:38:00Z">
                  <w:rPr>
                    <w:ins w:id="603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39" w:author="Test" w:date="2008-12-04T14:34:00Z"/>
              </w:numPr>
              <w:spacing w:line="228" w:lineRule="auto"/>
              <w:jc w:val="both"/>
              <w:rPr>
                <w:ins w:id="6040" w:author="Test" w:date="2008-12-04T14:34:00Z"/>
                <w:rFonts w:ascii="Times New Roman" w:hAnsi="Times New Roman"/>
                <w:b/>
                <w:rPrChange w:id="6041" w:author="Test" w:date="2008-12-04T14:38:00Z">
                  <w:rPr>
                    <w:ins w:id="60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43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60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26</w:t>
              </w:r>
              <w:r w:rsidRPr="00B645E5">
                <w:rPr>
                  <w:rFonts w:ascii="Times New Roman" w:hAnsi="Times New Roman"/>
                  <w:b/>
                  <w:rPrChange w:id="60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46" w:author="Test" w:date="2008-12-04T14:34:00Z"/>
              </w:numPr>
              <w:spacing w:line="228" w:lineRule="auto"/>
              <w:jc w:val="both"/>
              <w:rPr>
                <w:ins w:id="6047" w:author="Test" w:date="2008-12-04T14:34:00Z"/>
                <w:rFonts w:ascii="Times New Roman" w:hAnsi="Times New Roman"/>
                <w:rPrChange w:id="6048" w:author="Test" w:date="2008-12-04T14:38:00Z">
                  <w:rPr>
                    <w:ins w:id="60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50" w:author="Test" w:date="2008-12-04T14:34:00Z">
              <w:r w:rsidRPr="00B645E5">
                <w:rPr>
                  <w:rFonts w:ascii="Times New Roman" w:hAnsi="Times New Roman"/>
                  <w:rPrChange w:id="60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52" w:author="Test" w:date="2008-12-04T14:34:00Z"/>
              </w:numPr>
              <w:spacing w:line="228" w:lineRule="auto"/>
              <w:jc w:val="both"/>
              <w:rPr>
                <w:ins w:id="6053" w:author="Test" w:date="2008-12-04T14:34:00Z"/>
                <w:rFonts w:ascii="Times New Roman" w:hAnsi="Times New Roman"/>
                <w:rPrChange w:id="6054" w:author="Test" w:date="2008-12-04T14:38:00Z">
                  <w:rPr>
                    <w:ins w:id="60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56" w:author="Test" w:date="2008-12-04T14:34:00Z">
              <w:r w:rsidRPr="00B645E5">
                <w:rPr>
                  <w:rFonts w:ascii="Times New Roman" w:hAnsi="Times New Roman"/>
                  <w:rPrChange w:id="60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58" w:author="Test" w:date="2008-12-04T14:34:00Z"/>
              </w:numPr>
              <w:spacing w:line="228" w:lineRule="auto"/>
              <w:jc w:val="both"/>
              <w:rPr>
                <w:ins w:id="6059" w:author="Test" w:date="2008-12-04T14:34:00Z"/>
                <w:rFonts w:ascii="Times New Roman" w:hAnsi="Times New Roman"/>
                <w:rPrChange w:id="6060" w:author="Test" w:date="2008-12-04T14:38:00Z">
                  <w:rPr>
                    <w:ins w:id="60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62" w:author="Test" w:date="2008-12-04T14:34:00Z">
              <w:r w:rsidRPr="00B645E5">
                <w:rPr>
                  <w:rFonts w:ascii="Times New Roman" w:hAnsi="Times New Roman"/>
                  <w:rPrChange w:id="60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64" w:author="Test" w:date="2008-12-04T14:34:00Z"/>
              </w:numPr>
              <w:spacing w:line="228" w:lineRule="auto"/>
              <w:jc w:val="both"/>
              <w:rPr>
                <w:ins w:id="6065" w:author="Test" w:date="2008-12-04T14:34:00Z"/>
                <w:rFonts w:ascii="Times New Roman" w:hAnsi="Times New Roman"/>
                <w:rPrChange w:id="6066" w:author="Test" w:date="2008-12-04T14:38:00Z">
                  <w:rPr>
                    <w:ins w:id="60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68" w:author="Test" w:date="2008-12-04T14:34:00Z">
              <w:r w:rsidRPr="00B645E5">
                <w:rPr>
                  <w:rFonts w:ascii="Times New Roman" w:hAnsi="Times New Roman"/>
                  <w:rPrChange w:id="60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70" w:author="Test" w:date="2008-12-04T14:34:00Z"/>
              </w:numPr>
              <w:spacing w:line="228" w:lineRule="auto"/>
              <w:jc w:val="both"/>
              <w:rPr>
                <w:ins w:id="6071" w:author="Test" w:date="2008-12-04T14:34:00Z"/>
                <w:rFonts w:ascii="Times New Roman" w:hAnsi="Times New Roman"/>
                <w:rPrChange w:id="6072" w:author="Test" w:date="2008-12-04T14:38:00Z">
                  <w:rPr>
                    <w:ins w:id="60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74" w:author="Test" w:date="2008-12-04T14:34:00Z">
              <w:r w:rsidRPr="00B645E5">
                <w:rPr>
                  <w:rFonts w:ascii="Times New Roman" w:hAnsi="Times New Roman"/>
                  <w:rPrChange w:id="60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6076" w:author="Test" w:date="2008-12-04T14:34:00Z"/>
              </w:numPr>
              <w:spacing w:line="228" w:lineRule="auto"/>
              <w:jc w:val="both"/>
              <w:rPr>
                <w:ins w:id="6077" w:author="Test" w:date="2008-12-04T14:34:00Z"/>
                <w:rFonts w:ascii="Times New Roman" w:hAnsi="Times New Roman"/>
                <w:rPrChange w:id="6078" w:author="Test" w:date="2008-12-04T14:38:00Z">
                  <w:rPr>
                    <w:ins w:id="607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80" w:author="Test" w:date="2008-12-04T14:34:00Z">
              <w:r w:rsidRPr="00B645E5">
                <w:rPr>
                  <w:rFonts w:ascii="Times New Roman" w:hAnsi="Times New Roman"/>
                  <w:rPrChange w:id="608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</w:tr>
      <w:tr w:rsidR="00A37D06" w:rsidRPr="00B645E5">
        <w:trPr>
          <w:jc w:val="center"/>
          <w:ins w:id="6082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83" w:author="Test" w:date="2008-12-04T14:34:00Z"/>
              </w:numPr>
              <w:spacing w:line="228" w:lineRule="auto"/>
              <w:jc w:val="both"/>
              <w:rPr>
                <w:ins w:id="6084" w:author="Test" w:date="2008-12-04T14:34:00Z"/>
                <w:rFonts w:ascii="Times New Roman" w:hAnsi="Times New Roman"/>
                <w:rPrChange w:id="6085" w:author="Test" w:date="2008-12-04T14:38:00Z">
                  <w:rPr>
                    <w:ins w:id="608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87" w:author="Test" w:date="2008-12-04T14:34:00Z"/>
              </w:numPr>
              <w:spacing w:line="228" w:lineRule="auto"/>
              <w:jc w:val="both"/>
              <w:rPr>
                <w:ins w:id="6088" w:author="Test" w:date="2008-12-04T14:34:00Z"/>
                <w:rFonts w:ascii="Times New Roman" w:hAnsi="Times New Roman"/>
                <w:rPrChange w:id="6089" w:author="Test" w:date="2008-12-04T14:38:00Z">
                  <w:rPr>
                    <w:ins w:id="60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91" w:author="Test" w:date="2008-12-04T14:34:00Z">
              <w:r w:rsidRPr="00B645E5">
                <w:rPr>
                  <w:rFonts w:ascii="Times New Roman" w:hAnsi="Times New Roman"/>
                  <w:rPrChange w:id="60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93" w:author="Test" w:date="2008-12-04T14:34:00Z"/>
              </w:numPr>
              <w:spacing w:line="228" w:lineRule="auto"/>
              <w:jc w:val="both"/>
              <w:rPr>
                <w:ins w:id="6094" w:author="Test" w:date="2008-12-04T14:34:00Z"/>
                <w:rFonts w:ascii="Times New Roman" w:hAnsi="Times New Roman"/>
                <w:rPrChange w:id="6095" w:author="Test" w:date="2008-12-04T14:38:00Z">
                  <w:rPr>
                    <w:ins w:id="60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097" w:author="Test" w:date="2008-12-04T14:34:00Z">
              <w:r w:rsidRPr="00B645E5">
                <w:rPr>
                  <w:rFonts w:ascii="Times New Roman" w:hAnsi="Times New Roman"/>
                  <w:rPrChange w:id="60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099" w:author="Test" w:date="2008-12-04T14:34:00Z"/>
              </w:numPr>
              <w:spacing w:line="228" w:lineRule="auto"/>
              <w:jc w:val="both"/>
              <w:rPr>
                <w:ins w:id="6100" w:author="Test" w:date="2008-12-04T14:34:00Z"/>
                <w:rFonts w:ascii="Times New Roman" w:hAnsi="Times New Roman"/>
                <w:rPrChange w:id="6101" w:author="Test" w:date="2008-12-04T14:38:00Z">
                  <w:rPr>
                    <w:ins w:id="61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03" w:author="Test" w:date="2008-12-04T14:34:00Z">
              <w:r w:rsidRPr="00B645E5">
                <w:rPr>
                  <w:rFonts w:ascii="Times New Roman" w:hAnsi="Times New Roman"/>
                  <w:rPrChange w:id="61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05" w:author="Test" w:date="2008-12-04T14:34:00Z"/>
              </w:numPr>
              <w:spacing w:line="228" w:lineRule="auto"/>
              <w:jc w:val="both"/>
              <w:rPr>
                <w:ins w:id="6106" w:author="Test" w:date="2008-12-04T14:34:00Z"/>
                <w:rFonts w:ascii="Times New Roman" w:hAnsi="Times New Roman"/>
                <w:rPrChange w:id="6107" w:author="Test" w:date="2008-12-04T14:38:00Z">
                  <w:rPr>
                    <w:ins w:id="610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09" w:author="Test" w:date="2008-12-04T14:34:00Z">
              <w:r w:rsidRPr="00B645E5">
                <w:rPr>
                  <w:rFonts w:ascii="Times New Roman" w:hAnsi="Times New Roman"/>
                  <w:rPrChange w:id="611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11" w:author="Test" w:date="2008-12-04T14:34:00Z"/>
              </w:numPr>
              <w:spacing w:line="228" w:lineRule="auto"/>
              <w:jc w:val="both"/>
              <w:rPr>
                <w:ins w:id="6112" w:author="Test" w:date="2008-12-04T14:34:00Z"/>
                <w:rFonts w:ascii="Times New Roman" w:hAnsi="Times New Roman"/>
                <w:rPrChange w:id="6113" w:author="Test" w:date="2008-12-04T14:38:00Z">
                  <w:rPr>
                    <w:ins w:id="61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15" w:author="Test" w:date="2008-12-04T14:34:00Z">
              <w:r w:rsidRPr="00B645E5">
                <w:rPr>
                  <w:rFonts w:ascii="Times New Roman" w:hAnsi="Times New Roman"/>
                  <w:rPrChange w:id="61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6117" w:author="Test" w:date="2008-12-04T14:34:00Z"/>
              </w:numPr>
              <w:spacing w:line="228" w:lineRule="auto"/>
              <w:jc w:val="both"/>
              <w:rPr>
                <w:ins w:id="6118" w:author="Test" w:date="2008-12-04T14:34:00Z"/>
                <w:rFonts w:ascii="Times New Roman" w:hAnsi="Times New Roman"/>
                <w:rPrChange w:id="6119" w:author="Test" w:date="2008-12-04T14:38:00Z">
                  <w:rPr>
                    <w:ins w:id="61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21" w:author="Test" w:date="2008-12-04T14:34:00Z">
              <w:r w:rsidRPr="00B645E5">
                <w:rPr>
                  <w:rFonts w:ascii="Times New Roman" w:hAnsi="Times New Roman"/>
                  <w:rPrChange w:id="61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6123" w:author="Test" w:date="2008-12-04T14:34:00Z"/>
              </w:numPr>
              <w:spacing w:line="228" w:lineRule="auto"/>
              <w:jc w:val="both"/>
              <w:rPr>
                <w:ins w:id="6124" w:author="Test" w:date="2008-12-04T14:34:00Z"/>
                <w:rFonts w:ascii="Times New Roman" w:hAnsi="Times New Roman"/>
                <w:rPrChange w:id="6125" w:author="Test" w:date="2008-12-04T14:38:00Z">
                  <w:rPr>
                    <w:ins w:id="612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27" w:author="Test" w:date="2008-12-04T14:34:00Z"/>
              </w:numPr>
              <w:spacing w:line="228" w:lineRule="auto"/>
              <w:jc w:val="both"/>
              <w:rPr>
                <w:ins w:id="6128" w:author="Test" w:date="2008-12-04T14:34:00Z"/>
                <w:rFonts w:ascii="Times New Roman" w:hAnsi="Times New Roman"/>
                <w:rPrChange w:id="6129" w:author="Test" w:date="2008-12-04T14:38:00Z">
                  <w:rPr>
                    <w:ins w:id="613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31" w:author="Test" w:date="2008-12-04T14:34:00Z"/>
              </w:numPr>
              <w:spacing w:line="228" w:lineRule="auto"/>
              <w:jc w:val="both"/>
              <w:rPr>
                <w:ins w:id="6132" w:author="Test" w:date="2008-12-04T14:34:00Z"/>
                <w:rFonts w:ascii="Times New Roman" w:hAnsi="Times New Roman"/>
                <w:rPrChange w:id="6133" w:author="Test" w:date="2008-12-04T14:38:00Z">
                  <w:rPr>
                    <w:ins w:id="61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35" w:author="Test" w:date="2008-12-04T14:34:00Z">
              <w:r w:rsidRPr="00B645E5">
                <w:rPr>
                  <w:rFonts w:ascii="Times New Roman" w:hAnsi="Times New Roman"/>
                  <w:rPrChange w:id="61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37" w:author="Test" w:date="2008-12-04T14:34:00Z"/>
              </w:numPr>
              <w:spacing w:line="228" w:lineRule="auto"/>
              <w:jc w:val="both"/>
              <w:rPr>
                <w:ins w:id="6138" w:author="Test" w:date="2008-12-04T14:34:00Z"/>
                <w:rFonts w:ascii="Times New Roman" w:hAnsi="Times New Roman"/>
                <w:rPrChange w:id="6139" w:author="Test" w:date="2008-12-04T14:38:00Z">
                  <w:rPr>
                    <w:ins w:id="61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41" w:author="Test" w:date="2008-12-04T14:34:00Z">
              <w:r w:rsidRPr="00B645E5">
                <w:rPr>
                  <w:rFonts w:ascii="Times New Roman" w:hAnsi="Times New Roman"/>
                  <w:rPrChange w:id="61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43" w:author="Test" w:date="2008-12-04T14:34:00Z"/>
              </w:numPr>
              <w:spacing w:line="228" w:lineRule="auto"/>
              <w:jc w:val="both"/>
              <w:rPr>
                <w:ins w:id="6144" w:author="Test" w:date="2008-12-04T14:34:00Z"/>
                <w:rFonts w:ascii="Times New Roman" w:hAnsi="Times New Roman"/>
                <w:rPrChange w:id="6145" w:author="Test" w:date="2008-12-04T14:38:00Z">
                  <w:rPr>
                    <w:ins w:id="61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47" w:author="Test" w:date="2008-12-04T14:34:00Z">
              <w:r w:rsidRPr="00B645E5">
                <w:rPr>
                  <w:rFonts w:ascii="Times New Roman" w:hAnsi="Times New Roman"/>
                  <w:rPrChange w:id="61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49" w:author="Test" w:date="2008-12-04T14:34:00Z"/>
              </w:numPr>
              <w:spacing w:line="228" w:lineRule="auto"/>
              <w:jc w:val="both"/>
              <w:rPr>
                <w:ins w:id="6150" w:author="Test" w:date="2008-12-04T14:34:00Z"/>
                <w:rFonts w:ascii="Times New Roman" w:hAnsi="Times New Roman"/>
                <w:rPrChange w:id="6151" w:author="Test" w:date="2008-12-04T14:38:00Z">
                  <w:rPr>
                    <w:ins w:id="61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53" w:author="Test" w:date="2008-12-04T14:34:00Z">
              <w:r w:rsidRPr="00B645E5">
                <w:rPr>
                  <w:rFonts w:ascii="Times New Roman" w:hAnsi="Times New Roman"/>
                  <w:rPrChange w:id="61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55" w:author="Test" w:date="2008-12-04T14:34:00Z"/>
              </w:numPr>
              <w:spacing w:line="228" w:lineRule="auto"/>
              <w:jc w:val="both"/>
              <w:rPr>
                <w:ins w:id="6156" w:author="Test" w:date="2008-12-04T14:34:00Z"/>
                <w:rFonts w:ascii="Times New Roman" w:hAnsi="Times New Roman"/>
                <w:rPrChange w:id="6157" w:author="Test" w:date="2008-12-04T14:38:00Z">
                  <w:rPr>
                    <w:ins w:id="61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59" w:author="Test" w:date="2008-12-04T14:34:00Z">
              <w:r w:rsidRPr="00B645E5">
                <w:rPr>
                  <w:rFonts w:ascii="Times New Roman" w:hAnsi="Times New Roman"/>
                  <w:rPrChange w:id="61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6161" w:author="Test" w:date="2008-12-04T14:34:00Z"/>
              </w:numPr>
              <w:spacing w:line="228" w:lineRule="auto"/>
              <w:jc w:val="both"/>
              <w:rPr>
                <w:ins w:id="6162" w:author="Test" w:date="2008-12-04T14:34:00Z"/>
                <w:rFonts w:ascii="Times New Roman" w:hAnsi="Times New Roman"/>
                <w:rPrChange w:id="6163" w:author="Test" w:date="2008-12-04T14:38:00Z">
                  <w:rPr>
                    <w:ins w:id="61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65" w:author="Test" w:date="2008-12-04T14:34:00Z">
              <w:r w:rsidRPr="00B645E5">
                <w:rPr>
                  <w:rFonts w:ascii="Times New Roman" w:hAnsi="Times New Roman"/>
                  <w:rPrChange w:id="61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B645E5">
        <w:trPr>
          <w:jc w:val="center"/>
          <w:ins w:id="6167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68" w:author="Test" w:date="2008-12-04T14:34:00Z"/>
              </w:numPr>
              <w:spacing w:line="228" w:lineRule="auto"/>
              <w:jc w:val="both"/>
              <w:rPr>
                <w:ins w:id="6169" w:author="Test" w:date="2008-12-04T14:34:00Z"/>
                <w:rFonts w:ascii="Times New Roman" w:hAnsi="Times New Roman"/>
                <w:rPrChange w:id="6170" w:author="Test" w:date="2008-12-04T14:38:00Z">
                  <w:rPr>
                    <w:ins w:id="617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72" w:author="Test" w:date="2008-12-04T14:34:00Z"/>
              </w:numPr>
              <w:spacing w:line="228" w:lineRule="auto"/>
              <w:jc w:val="both"/>
              <w:rPr>
                <w:ins w:id="6173" w:author="Test" w:date="2008-12-04T14:34:00Z"/>
                <w:rFonts w:ascii="Times New Roman" w:hAnsi="Times New Roman"/>
                <w:rPrChange w:id="6174" w:author="Test" w:date="2008-12-04T14:38:00Z">
                  <w:rPr>
                    <w:ins w:id="617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76" w:author="Test" w:date="2008-12-04T14:34:00Z">
              <w:r w:rsidRPr="00B645E5">
                <w:rPr>
                  <w:rFonts w:ascii="Times New Roman" w:hAnsi="Times New Roman"/>
                  <w:rPrChange w:id="617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78" w:author="Test" w:date="2008-12-04T14:34:00Z"/>
              </w:numPr>
              <w:spacing w:line="228" w:lineRule="auto"/>
              <w:jc w:val="both"/>
              <w:rPr>
                <w:ins w:id="6179" w:author="Test" w:date="2008-12-04T14:34:00Z"/>
                <w:rFonts w:ascii="Times New Roman" w:hAnsi="Times New Roman"/>
                <w:rPrChange w:id="6180" w:author="Test" w:date="2008-12-04T14:38:00Z">
                  <w:rPr>
                    <w:ins w:id="618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82" w:author="Test" w:date="2008-12-04T14:34:00Z">
              <w:r w:rsidRPr="00B645E5">
                <w:rPr>
                  <w:rFonts w:ascii="Times New Roman" w:hAnsi="Times New Roman"/>
                  <w:rPrChange w:id="61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84" w:author="Test" w:date="2008-12-04T14:34:00Z"/>
              </w:numPr>
              <w:spacing w:line="228" w:lineRule="auto"/>
              <w:jc w:val="both"/>
              <w:rPr>
                <w:ins w:id="6185" w:author="Test" w:date="2008-12-04T14:34:00Z"/>
                <w:rFonts w:ascii="Times New Roman" w:hAnsi="Times New Roman"/>
                <w:rPrChange w:id="6186" w:author="Test" w:date="2008-12-04T14:38:00Z">
                  <w:rPr>
                    <w:ins w:id="61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88" w:author="Test" w:date="2008-12-04T14:34:00Z">
              <w:r w:rsidRPr="00B645E5">
                <w:rPr>
                  <w:rFonts w:ascii="Times New Roman" w:hAnsi="Times New Roman"/>
                  <w:rPrChange w:id="61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90" w:author="Test" w:date="2008-12-04T14:34:00Z"/>
              </w:numPr>
              <w:spacing w:line="228" w:lineRule="auto"/>
              <w:jc w:val="both"/>
              <w:rPr>
                <w:ins w:id="6191" w:author="Test" w:date="2008-12-04T14:34:00Z"/>
                <w:rFonts w:ascii="Times New Roman" w:hAnsi="Times New Roman"/>
                <w:rPrChange w:id="6192" w:author="Test" w:date="2008-12-04T14:38:00Z">
                  <w:rPr>
                    <w:ins w:id="619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194" w:author="Test" w:date="2008-12-04T14:34:00Z">
              <w:r w:rsidRPr="00B645E5">
                <w:rPr>
                  <w:rFonts w:ascii="Times New Roman" w:hAnsi="Times New Roman"/>
                  <w:rPrChange w:id="619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196" w:author="Test" w:date="2008-12-04T14:34:00Z"/>
              </w:numPr>
              <w:spacing w:line="228" w:lineRule="auto"/>
              <w:jc w:val="both"/>
              <w:rPr>
                <w:ins w:id="6197" w:author="Test" w:date="2008-12-04T14:34:00Z"/>
                <w:rFonts w:ascii="Times New Roman" w:hAnsi="Times New Roman"/>
                <w:rPrChange w:id="6198" w:author="Test" w:date="2008-12-04T14:38:00Z">
                  <w:rPr>
                    <w:ins w:id="61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00" w:author="Test" w:date="2008-12-04T14:34:00Z">
              <w:r w:rsidRPr="00B645E5">
                <w:rPr>
                  <w:rFonts w:ascii="Times New Roman" w:hAnsi="Times New Roman"/>
                  <w:rPrChange w:id="62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6202" w:author="Test" w:date="2008-12-04T14:34:00Z"/>
              </w:numPr>
              <w:spacing w:line="228" w:lineRule="auto"/>
              <w:jc w:val="both"/>
              <w:rPr>
                <w:ins w:id="6203" w:author="Test" w:date="2008-12-04T14:34:00Z"/>
                <w:rFonts w:ascii="Times New Roman" w:hAnsi="Times New Roman"/>
                <w:rPrChange w:id="6204" w:author="Test" w:date="2008-12-04T14:38:00Z">
                  <w:rPr>
                    <w:ins w:id="62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06" w:author="Test" w:date="2008-12-04T14:34:00Z">
              <w:r w:rsidRPr="00B645E5">
                <w:rPr>
                  <w:rFonts w:ascii="Times New Roman" w:hAnsi="Times New Roman"/>
                  <w:rPrChange w:id="62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6208" w:author="Test" w:date="2008-12-04T14:34:00Z"/>
              </w:numPr>
              <w:spacing w:line="228" w:lineRule="auto"/>
              <w:jc w:val="both"/>
              <w:rPr>
                <w:ins w:id="6209" w:author="Test" w:date="2008-12-04T14:34:00Z"/>
                <w:rFonts w:ascii="Times New Roman" w:hAnsi="Times New Roman"/>
                <w:rPrChange w:id="6210" w:author="Test" w:date="2008-12-04T14:38:00Z">
                  <w:rPr>
                    <w:ins w:id="621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12" w:author="Test" w:date="2008-12-04T14:34:00Z"/>
              </w:numPr>
              <w:spacing w:line="228" w:lineRule="auto"/>
              <w:jc w:val="both"/>
              <w:rPr>
                <w:ins w:id="6213" w:author="Test" w:date="2008-12-04T14:34:00Z"/>
                <w:rFonts w:ascii="Times New Roman" w:hAnsi="Times New Roman"/>
                <w:rPrChange w:id="6214" w:author="Test" w:date="2008-12-04T14:38:00Z">
                  <w:rPr>
                    <w:ins w:id="621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16" w:author="Test" w:date="2008-12-04T14:34:00Z"/>
              </w:numPr>
              <w:spacing w:line="228" w:lineRule="auto"/>
              <w:jc w:val="both"/>
              <w:rPr>
                <w:ins w:id="6217" w:author="Test" w:date="2008-12-04T14:34:00Z"/>
                <w:rFonts w:ascii="Times New Roman" w:hAnsi="Times New Roman"/>
                <w:rPrChange w:id="6218" w:author="Test" w:date="2008-12-04T14:38:00Z">
                  <w:rPr>
                    <w:ins w:id="62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20" w:author="Test" w:date="2008-12-04T14:34:00Z">
              <w:r w:rsidRPr="00B645E5">
                <w:rPr>
                  <w:rFonts w:ascii="Times New Roman" w:hAnsi="Times New Roman"/>
                  <w:rPrChange w:id="62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22" w:author="Test" w:date="2008-12-04T14:34:00Z"/>
              </w:numPr>
              <w:spacing w:line="228" w:lineRule="auto"/>
              <w:jc w:val="both"/>
              <w:rPr>
                <w:ins w:id="6223" w:author="Test" w:date="2008-12-04T14:34:00Z"/>
                <w:rFonts w:ascii="Times New Roman" w:hAnsi="Times New Roman"/>
                <w:rPrChange w:id="6224" w:author="Test" w:date="2008-12-04T14:38:00Z">
                  <w:rPr>
                    <w:ins w:id="62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26" w:author="Test" w:date="2008-12-04T14:34:00Z">
              <w:r w:rsidRPr="00B645E5">
                <w:rPr>
                  <w:rFonts w:ascii="Times New Roman" w:hAnsi="Times New Roman"/>
                  <w:rPrChange w:id="62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28" w:author="Test" w:date="2008-12-04T14:34:00Z"/>
              </w:numPr>
              <w:spacing w:line="228" w:lineRule="auto"/>
              <w:jc w:val="both"/>
              <w:rPr>
                <w:ins w:id="6229" w:author="Test" w:date="2008-12-04T14:34:00Z"/>
                <w:rFonts w:ascii="Times New Roman" w:hAnsi="Times New Roman"/>
                <w:rPrChange w:id="6230" w:author="Test" w:date="2008-12-04T14:38:00Z">
                  <w:rPr>
                    <w:ins w:id="62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32" w:author="Test" w:date="2008-12-04T14:34:00Z">
              <w:r w:rsidRPr="00B645E5">
                <w:rPr>
                  <w:rFonts w:ascii="Times New Roman" w:hAnsi="Times New Roman"/>
                  <w:rPrChange w:id="62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34" w:author="Test" w:date="2008-12-04T14:34:00Z"/>
              </w:numPr>
              <w:spacing w:line="228" w:lineRule="auto"/>
              <w:jc w:val="both"/>
              <w:rPr>
                <w:ins w:id="6235" w:author="Test" w:date="2008-12-04T14:34:00Z"/>
                <w:rFonts w:ascii="Times New Roman" w:hAnsi="Times New Roman"/>
                <w:rPrChange w:id="6236" w:author="Test" w:date="2008-12-04T14:38:00Z">
                  <w:rPr>
                    <w:ins w:id="62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38" w:author="Test" w:date="2008-12-04T14:34:00Z">
              <w:r w:rsidRPr="00B645E5">
                <w:rPr>
                  <w:rFonts w:ascii="Times New Roman" w:hAnsi="Times New Roman"/>
                  <w:rPrChange w:id="62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40" w:author="Test" w:date="2008-12-04T14:34:00Z"/>
              </w:numPr>
              <w:spacing w:line="228" w:lineRule="auto"/>
              <w:jc w:val="both"/>
              <w:rPr>
                <w:ins w:id="6241" w:author="Test" w:date="2008-12-04T14:34:00Z"/>
                <w:rFonts w:ascii="Times New Roman" w:hAnsi="Times New Roman"/>
                <w:rPrChange w:id="6242" w:author="Test" w:date="2008-12-04T14:38:00Z">
                  <w:rPr>
                    <w:ins w:id="62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44" w:author="Test" w:date="2008-12-04T14:34:00Z">
              <w:r w:rsidRPr="00B645E5">
                <w:rPr>
                  <w:rFonts w:ascii="Times New Roman" w:hAnsi="Times New Roman"/>
                  <w:rPrChange w:id="62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6246" w:author="Test" w:date="2008-12-04T14:34:00Z"/>
              </w:numPr>
              <w:spacing w:line="228" w:lineRule="auto"/>
              <w:jc w:val="both"/>
              <w:rPr>
                <w:ins w:id="6247" w:author="Test" w:date="2008-12-04T14:34:00Z"/>
                <w:rFonts w:ascii="Times New Roman" w:hAnsi="Times New Roman"/>
                <w:rPrChange w:id="6248" w:author="Test" w:date="2008-12-04T14:38:00Z">
                  <w:rPr>
                    <w:ins w:id="62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50" w:author="Test" w:date="2008-12-04T14:34:00Z">
              <w:r w:rsidRPr="00B645E5">
                <w:rPr>
                  <w:rFonts w:ascii="Times New Roman" w:hAnsi="Times New Roman"/>
                  <w:rPrChange w:id="62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</w:tr>
      <w:tr w:rsidR="00A37D06" w:rsidRPr="00B645E5">
        <w:trPr>
          <w:jc w:val="center"/>
          <w:ins w:id="6252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53" w:author="Test" w:date="2008-12-04T14:34:00Z"/>
              </w:numPr>
              <w:spacing w:line="228" w:lineRule="auto"/>
              <w:jc w:val="both"/>
              <w:rPr>
                <w:ins w:id="6254" w:author="Test" w:date="2008-12-04T14:34:00Z"/>
                <w:rFonts w:ascii="Times New Roman" w:hAnsi="Times New Roman"/>
                <w:rPrChange w:id="6255" w:author="Test" w:date="2008-12-04T14:38:00Z">
                  <w:rPr>
                    <w:ins w:id="625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57" w:author="Test" w:date="2008-12-04T14:34:00Z"/>
              </w:numPr>
              <w:spacing w:line="228" w:lineRule="auto"/>
              <w:jc w:val="both"/>
              <w:rPr>
                <w:ins w:id="6258" w:author="Test" w:date="2008-12-04T14:34:00Z"/>
                <w:rFonts w:ascii="Times New Roman" w:hAnsi="Times New Roman"/>
                <w:rPrChange w:id="6259" w:author="Test" w:date="2008-12-04T14:38:00Z">
                  <w:rPr>
                    <w:ins w:id="626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61" w:author="Test" w:date="2008-12-04T14:34:00Z">
              <w:r w:rsidRPr="00B645E5">
                <w:rPr>
                  <w:rFonts w:ascii="Times New Roman" w:hAnsi="Times New Roman"/>
                  <w:rPrChange w:id="626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63" w:author="Test" w:date="2008-12-04T14:34:00Z"/>
              </w:numPr>
              <w:spacing w:line="228" w:lineRule="auto"/>
              <w:jc w:val="both"/>
              <w:rPr>
                <w:ins w:id="6264" w:author="Test" w:date="2008-12-04T14:34:00Z"/>
                <w:rFonts w:ascii="Times New Roman" w:hAnsi="Times New Roman"/>
                <w:rPrChange w:id="6265" w:author="Test" w:date="2008-12-04T14:38:00Z">
                  <w:rPr>
                    <w:ins w:id="62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67" w:author="Test" w:date="2008-12-04T14:34:00Z">
              <w:r w:rsidRPr="00B645E5">
                <w:rPr>
                  <w:rFonts w:ascii="Times New Roman" w:hAnsi="Times New Roman"/>
                  <w:rPrChange w:id="62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69" w:author="Test" w:date="2008-12-04T14:34:00Z"/>
              </w:numPr>
              <w:spacing w:line="228" w:lineRule="auto"/>
              <w:jc w:val="both"/>
              <w:rPr>
                <w:ins w:id="6270" w:author="Test" w:date="2008-12-04T14:34:00Z"/>
                <w:rFonts w:ascii="Times New Roman" w:hAnsi="Times New Roman"/>
                <w:rPrChange w:id="6271" w:author="Test" w:date="2008-12-04T14:38:00Z">
                  <w:rPr>
                    <w:ins w:id="62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73" w:author="Test" w:date="2008-12-04T14:34:00Z">
              <w:r w:rsidRPr="00B645E5">
                <w:rPr>
                  <w:rFonts w:ascii="Times New Roman" w:hAnsi="Times New Roman"/>
                  <w:rPrChange w:id="62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75" w:author="Test" w:date="2008-12-04T14:34:00Z"/>
              </w:numPr>
              <w:spacing w:line="228" w:lineRule="auto"/>
              <w:jc w:val="both"/>
              <w:rPr>
                <w:ins w:id="6276" w:author="Test" w:date="2008-12-04T14:34:00Z"/>
                <w:rFonts w:ascii="Times New Roman" w:hAnsi="Times New Roman"/>
                <w:rPrChange w:id="6277" w:author="Test" w:date="2008-12-04T14:38:00Z">
                  <w:rPr>
                    <w:ins w:id="62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79" w:author="Test" w:date="2008-12-04T14:34:00Z">
              <w:r w:rsidRPr="00B645E5">
                <w:rPr>
                  <w:rFonts w:ascii="Times New Roman" w:hAnsi="Times New Roman"/>
                  <w:rPrChange w:id="62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81" w:author="Test" w:date="2008-12-04T14:34:00Z"/>
              </w:numPr>
              <w:spacing w:line="228" w:lineRule="auto"/>
              <w:jc w:val="both"/>
              <w:rPr>
                <w:ins w:id="6282" w:author="Test" w:date="2008-12-04T14:34:00Z"/>
                <w:rFonts w:ascii="Times New Roman" w:hAnsi="Times New Roman"/>
                <w:rPrChange w:id="6283" w:author="Test" w:date="2008-12-04T14:38:00Z">
                  <w:rPr>
                    <w:ins w:id="62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85" w:author="Test" w:date="2008-12-04T14:34:00Z">
              <w:r w:rsidRPr="00B645E5">
                <w:rPr>
                  <w:rFonts w:ascii="Times New Roman" w:hAnsi="Times New Roman"/>
                  <w:rPrChange w:id="62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6287" w:author="Test" w:date="2008-12-04T14:34:00Z"/>
              </w:numPr>
              <w:spacing w:line="228" w:lineRule="auto"/>
              <w:jc w:val="both"/>
              <w:rPr>
                <w:ins w:id="6288" w:author="Test" w:date="2008-12-04T14:34:00Z"/>
                <w:rFonts w:ascii="Times New Roman" w:hAnsi="Times New Roman"/>
                <w:rPrChange w:id="6289" w:author="Test" w:date="2008-12-04T14:38:00Z">
                  <w:rPr>
                    <w:ins w:id="62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291" w:author="Test" w:date="2008-12-04T14:34:00Z">
              <w:r w:rsidRPr="00B645E5">
                <w:rPr>
                  <w:rFonts w:ascii="Times New Roman" w:hAnsi="Times New Roman"/>
                  <w:rPrChange w:id="62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6293" w:author="Test" w:date="2008-12-04T14:34:00Z"/>
              </w:numPr>
              <w:spacing w:line="228" w:lineRule="auto"/>
              <w:jc w:val="both"/>
              <w:rPr>
                <w:ins w:id="6294" w:author="Test" w:date="2008-12-04T14:34:00Z"/>
                <w:rFonts w:ascii="Times New Roman" w:hAnsi="Times New Roman"/>
                <w:rPrChange w:id="6295" w:author="Test" w:date="2008-12-04T14:38:00Z">
                  <w:rPr>
                    <w:ins w:id="629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297" w:author="Test" w:date="2008-12-04T14:34:00Z"/>
              </w:numPr>
              <w:spacing w:line="228" w:lineRule="auto"/>
              <w:jc w:val="both"/>
              <w:rPr>
                <w:ins w:id="6298" w:author="Test" w:date="2008-12-04T14:34:00Z"/>
                <w:rFonts w:ascii="Times New Roman" w:hAnsi="Times New Roman"/>
                <w:rPrChange w:id="6299" w:author="Test" w:date="2008-12-04T14:38:00Z">
                  <w:rPr>
                    <w:ins w:id="630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301" w:author="Test" w:date="2008-12-04T14:34:00Z"/>
              </w:numPr>
              <w:spacing w:line="228" w:lineRule="auto"/>
              <w:jc w:val="both"/>
              <w:rPr>
                <w:ins w:id="6302" w:author="Test" w:date="2008-12-04T14:34:00Z"/>
                <w:rFonts w:ascii="Times New Roman" w:hAnsi="Times New Roman"/>
                <w:rPrChange w:id="6303" w:author="Test" w:date="2008-12-04T14:38:00Z">
                  <w:rPr>
                    <w:ins w:id="63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05" w:author="Test" w:date="2008-12-04T14:34:00Z">
              <w:r w:rsidRPr="00B645E5">
                <w:rPr>
                  <w:rFonts w:ascii="Times New Roman" w:hAnsi="Times New Roman"/>
                  <w:rPrChange w:id="63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307" w:author="Test" w:date="2008-12-04T14:34:00Z"/>
              </w:numPr>
              <w:spacing w:line="228" w:lineRule="auto"/>
              <w:jc w:val="both"/>
              <w:rPr>
                <w:ins w:id="6308" w:author="Test" w:date="2008-12-04T14:34:00Z"/>
                <w:rFonts w:ascii="Times New Roman" w:hAnsi="Times New Roman"/>
                <w:rPrChange w:id="6309" w:author="Test" w:date="2008-12-04T14:38:00Z">
                  <w:rPr>
                    <w:ins w:id="63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11" w:author="Test" w:date="2008-12-04T14:34:00Z">
              <w:r w:rsidRPr="00B645E5">
                <w:rPr>
                  <w:rFonts w:ascii="Times New Roman" w:hAnsi="Times New Roman"/>
                  <w:rPrChange w:id="63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313" w:author="Test" w:date="2008-12-04T14:34:00Z"/>
              </w:numPr>
              <w:spacing w:line="228" w:lineRule="auto"/>
              <w:jc w:val="both"/>
              <w:rPr>
                <w:ins w:id="6314" w:author="Test" w:date="2008-12-04T14:34:00Z"/>
                <w:rFonts w:ascii="Times New Roman" w:hAnsi="Times New Roman"/>
                <w:rPrChange w:id="6315" w:author="Test" w:date="2008-12-04T14:38:00Z">
                  <w:rPr>
                    <w:ins w:id="631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17" w:author="Test" w:date="2008-12-04T14:34:00Z">
              <w:r w:rsidRPr="00B645E5">
                <w:rPr>
                  <w:rFonts w:ascii="Times New Roman" w:hAnsi="Times New Roman"/>
                  <w:rPrChange w:id="631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319" w:author="Test" w:date="2008-12-04T14:34:00Z"/>
              </w:numPr>
              <w:spacing w:line="228" w:lineRule="auto"/>
              <w:jc w:val="both"/>
              <w:rPr>
                <w:ins w:id="6320" w:author="Test" w:date="2008-12-04T14:34:00Z"/>
                <w:rFonts w:ascii="Times New Roman" w:hAnsi="Times New Roman"/>
                <w:rPrChange w:id="6321" w:author="Test" w:date="2008-12-04T14:38:00Z">
                  <w:rPr>
                    <w:ins w:id="63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23" w:author="Test" w:date="2008-12-04T14:34:00Z">
              <w:r w:rsidRPr="00B645E5">
                <w:rPr>
                  <w:rFonts w:ascii="Times New Roman" w:hAnsi="Times New Roman"/>
                  <w:rPrChange w:id="63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C377D7">
            <w:pPr>
              <w:numPr>
                <w:ins w:id="6325" w:author="Test" w:date="2008-12-04T14:34:00Z"/>
              </w:numPr>
              <w:spacing w:line="228" w:lineRule="auto"/>
              <w:jc w:val="both"/>
              <w:rPr>
                <w:ins w:id="6326" w:author="Test" w:date="2008-12-04T14:34:00Z"/>
                <w:rFonts w:ascii="Times New Roman" w:hAnsi="Times New Roman"/>
                <w:rPrChange w:id="6327" w:author="Test" w:date="2008-12-04T14:38:00Z">
                  <w:rPr>
                    <w:ins w:id="63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29" w:author="Test" w:date="2008-12-04T14:34:00Z">
              <w:r w:rsidRPr="00B645E5">
                <w:rPr>
                  <w:rFonts w:ascii="Times New Roman" w:hAnsi="Times New Roman"/>
                  <w:rPrChange w:id="63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C377D7">
            <w:pPr>
              <w:numPr>
                <w:ins w:id="6331" w:author="Test" w:date="2008-12-04T14:34:00Z"/>
              </w:numPr>
              <w:spacing w:line="228" w:lineRule="auto"/>
              <w:jc w:val="both"/>
              <w:rPr>
                <w:ins w:id="6332" w:author="Test" w:date="2008-12-04T14:34:00Z"/>
                <w:rFonts w:ascii="Times New Roman" w:hAnsi="Times New Roman"/>
                <w:rPrChange w:id="6333" w:author="Test" w:date="2008-12-04T14:38:00Z">
                  <w:rPr>
                    <w:ins w:id="63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35" w:author="Test" w:date="2008-12-04T14:34:00Z">
              <w:r w:rsidRPr="00B645E5">
                <w:rPr>
                  <w:rFonts w:ascii="Times New Roman" w:hAnsi="Times New Roman"/>
                  <w:rPrChange w:id="63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B645E5">
        <w:trPr>
          <w:jc w:val="center"/>
          <w:ins w:id="6337" w:author="Test" w:date="2008-12-04T14:34:00Z"/>
        </w:trPr>
        <w:tc>
          <w:tcPr>
            <w:tcW w:w="342" w:type="pct"/>
          </w:tcPr>
          <w:p w:rsidR="00A37D06" w:rsidRPr="00B645E5" w:rsidRDefault="00A37D06" w:rsidP="00C377D7">
            <w:pPr>
              <w:numPr>
                <w:ins w:id="6338" w:author="Test" w:date="2008-12-04T14:34:00Z"/>
              </w:numPr>
              <w:spacing w:line="228" w:lineRule="auto"/>
              <w:jc w:val="both"/>
              <w:rPr>
                <w:ins w:id="6339" w:author="Test" w:date="2008-12-04T14:34:00Z"/>
                <w:rFonts w:ascii="Times New Roman" w:hAnsi="Times New Roman"/>
                <w:rPrChange w:id="6340" w:author="Test" w:date="2008-12-04T14:38:00Z">
                  <w:rPr>
                    <w:ins w:id="634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342" w:author="Test" w:date="2008-12-04T14:34:00Z"/>
              </w:numPr>
              <w:spacing w:line="228" w:lineRule="auto"/>
              <w:jc w:val="both"/>
              <w:rPr>
                <w:ins w:id="6343" w:author="Test" w:date="2008-12-04T14:34:00Z"/>
                <w:rFonts w:ascii="Times New Roman" w:hAnsi="Times New Roman"/>
                <w:rPrChange w:id="6344" w:author="Test" w:date="2008-12-04T14:38:00Z">
                  <w:rPr>
                    <w:ins w:id="63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46" w:author="Test" w:date="2008-12-04T14:34:00Z">
              <w:r w:rsidRPr="00B645E5">
                <w:rPr>
                  <w:rFonts w:ascii="Times New Roman" w:hAnsi="Times New Roman"/>
                  <w:rPrChange w:id="63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348" w:author="Test" w:date="2008-12-04T14:34:00Z"/>
              </w:numPr>
              <w:spacing w:line="228" w:lineRule="auto"/>
              <w:jc w:val="both"/>
              <w:rPr>
                <w:ins w:id="6349" w:author="Test" w:date="2008-12-04T14:34:00Z"/>
                <w:rFonts w:ascii="Times New Roman" w:hAnsi="Times New Roman"/>
                <w:rPrChange w:id="6350" w:author="Test" w:date="2008-12-04T14:38:00Z">
                  <w:rPr>
                    <w:ins w:id="635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52" w:author="Test" w:date="2008-12-04T14:34:00Z">
              <w:r w:rsidRPr="00B645E5">
                <w:rPr>
                  <w:rFonts w:ascii="Times New Roman" w:hAnsi="Times New Roman"/>
                  <w:rPrChange w:id="635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354" w:author="Test" w:date="2008-12-04T14:34:00Z"/>
              </w:numPr>
              <w:spacing w:line="228" w:lineRule="auto"/>
              <w:jc w:val="both"/>
              <w:rPr>
                <w:ins w:id="6355" w:author="Test" w:date="2008-12-04T14:34:00Z"/>
                <w:rFonts w:ascii="Times New Roman" w:hAnsi="Times New Roman"/>
                <w:rPrChange w:id="6356" w:author="Test" w:date="2008-12-04T14:38:00Z">
                  <w:rPr>
                    <w:ins w:id="63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58" w:author="Test" w:date="2008-12-04T14:34:00Z">
              <w:r w:rsidRPr="00B645E5">
                <w:rPr>
                  <w:rFonts w:ascii="Times New Roman" w:hAnsi="Times New Roman"/>
                  <w:rPrChange w:id="63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360" w:author="Test" w:date="2008-12-04T14:34:00Z"/>
              </w:numPr>
              <w:spacing w:line="228" w:lineRule="auto"/>
              <w:jc w:val="both"/>
              <w:rPr>
                <w:ins w:id="6361" w:author="Test" w:date="2008-12-04T14:34:00Z"/>
                <w:rFonts w:ascii="Times New Roman" w:hAnsi="Times New Roman"/>
                <w:rPrChange w:id="6362" w:author="Test" w:date="2008-12-04T14:38:00Z">
                  <w:rPr>
                    <w:ins w:id="636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64" w:author="Test" w:date="2008-12-04T14:34:00Z">
              <w:r w:rsidRPr="00B645E5">
                <w:rPr>
                  <w:rFonts w:ascii="Times New Roman" w:hAnsi="Times New Roman"/>
                  <w:rPrChange w:id="636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366" w:author="Test" w:date="2008-12-04T14:34:00Z"/>
              </w:numPr>
              <w:spacing w:line="228" w:lineRule="auto"/>
              <w:jc w:val="both"/>
              <w:rPr>
                <w:ins w:id="6367" w:author="Test" w:date="2008-12-04T14:34:00Z"/>
                <w:rFonts w:ascii="Times New Roman" w:hAnsi="Times New Roman"/>
                <w:rPrChange w:id="6368" w:author="Test" w:date="2008-12-04T14:38:00Z">
                  <w:rPr>
                    <w:ins w:id="636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70" w:author="Test" w:date="2008-12-04T14:34:00Z">
              <w:r w:rsidRPr="00B645E5">
                <w:rPr>
                  <w:rFonts w:ascii="Times New Roman" w:hAnsi="Times New Roman"/>
                  <w:rPrChange w:id="637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</w:tcPr>
          <w:p w:rsidR="00A37D06" w:rsidRPr="00B645E5" w:rsidRDefault="00A37D06" w:rsidP="00C377D7">
            <w:pPr>
              <w:numPr>
                <w:ins w:id="6372" w:author="Test" w:date="2008-12-04T14:34:00Z"/>
              </w:numPr>
              <w:spacing w:line="228" w:lineRule="auto"/>
              <w:jc w:val="both"/>
              <w:rPr>
                <w:ins w:id="6373" w:author="Test" w:date="2008-12-04T14:34:00Z"/>
                <w:rFonts w:ascii="Times New Roman" w:hAnsi="Times New Roman"/>
                <w:rPrChange w:id="6374" w:author="Test" w:date="2008-12-04T14:38:00Z">
                  <w:rPr>
                    <w:ins w:id="637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B645E5" w:rsidRDefault="00A37D06" w:rsidP="00C377D7">
            <w:pPr>
              <w:numPr>
                <w:ins w:id="6376" w:author="Test" w:date="2008-12-04T14:34:00Z"/>
              </w:numPr>
              <w:spacing w:line="228" w:lineRule="auto"/>
              <w:jc w:val="both"/>
              <w:rPr>
                <w:ins w:id="6377" w:author="Test" w:date="2008-12-04T14:34:00Z"/>
                <w:rFonts w:ascii="Times New Roman" w:hAnsi="Times New Roman"/>
                <w:rPrChange w:id="6378" w:author="Test" w:date="2008-12-04T14:38:00Z">
                  <w:rPr>
                    <w:ins w:id="637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B645E5" w:rsidRDefault="00A37D06" w:rsidP="00C377D7">
            <w:pPr>
              <w:numPr>
                <w:ins w:id="6380" w:author="Test" w:date="2008-12-04T14:34:00Z"/>
              </w:numPr>
              <w:spacing w:line="228" w:lineRule="auto"/>
              <w:jc w:val="both"/>
              <w:rPr>
                <w:ins w:id="6381" w:author="Test" w:date="2008-12-04T14:34:00Z"/>
                <w:rFonts w:ascii="Times New Roman" w:hAnsi="Times New Roman"/>
                <w:rPrChange w:id="6382" w:author="Test" w:date="2008-12-04T14:38:00Z">
                  <w:rPr>
                    <w:ins w:id="638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384" w:author="Test" w:date="2008-12-04T14:34:00Z"/>
              </w:numPr>
              <w:spacing w:line="228" w:lineRule="auto"/>
              <w:jc w:val="both"/>
              <w:rPr>
                <w:ins w:id="6385" w:author="Test" w:date="2008-12-04T14:34:00Z"/>
                <w:rFonts w:ascii="Times New Roman" w:hAnsi="Times New Roman"/>
                <w:rPrChange w:id="6386" w:author="Test" w:date="2008-12-04T14:38:00Z">
                  <w:rPr>
                    <w:ins w:id="63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88" w:author="Test" w:date="2008-12-04T14:34:00Z">
              <w:r w:rsidRPr="00B645E5">
                <w:rPr>
                  <w:rFonts w:ascii="Times New Roman" w:hAnsi="Times New Roman"/>
                  <w:rPrChange w:id="63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390" w:author="Test" w:date="2008-12-04T14:34:00Z"/>
              </w:numPr>
              <w:spacing w:line="228" w:lineRule="auto"/>
              <w:jc w:val="both"/>
              <w:rPr>
                <w:ins w:id="6391" w:author="Test" w:date="2008-12-04T14:34:00Z"/>
                <w:rFonts w:ascii="Times New Roman" w:hAnsi="Times New Roman"/>
                <w:rPrChange w:id="6392" w:author="Test" w:date="2008-12-04T14:38:00Z">
                  <w:rPr>
                    <w:ins w:id="639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394" w:author="Test" w:date="2008-12-04T14:34:00Z">
              <w:r w:rsidRPr="00B645E5">
                <w:rPr>
                  <w:rFonts w:ascii="Times New Roman" w:hAnsi="Times New Roman"/>
                  <w:rPrChange w:id="639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396" w:author="Test" w:date="2008-12-04T14:34:00Z"/>
              </w:numPr>
              <w:spacing w:line="228" w:lineRule="auto"/>
              <w:jc w:val="both"/>
              <w:rPr>
                <w:ins w:id="6397" w:author="Test" w:date="2008-12-04T14:34:00Z"/>
                <w:rFonts w:ascii="Times New Roman" w:hAnsi="Times New Roman"/>
                <w:rPrChange w:id="6398" w:author="Test" w:date="2008-12-04T14:38:00Z">
                  <w:rPr>
                    <w:ins w:id="63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00" w:author="Test" w:date="2008-12-04T14:34:00Z">
              <w:r w:rsidRPr="00B645E5">
                <w:rPr>
                  <w:rFonts w:ascii="Times New Roman" w:hAnsi="Times New Roman"/>
                  <w:rPrChange w:id="64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402" w:author="Test" w:date="2008-12-04T14:34:00Z"/>
              </w:numPr>
              <w:spacing w:line="228" w:lineRule="auto"/>
              <w:jc w:val="both"/>
              <w:rPr>
                <w:ins w:id="6403" w:author="Test" w:date="2008-12-04T14:34:00Z"/>
                <w:rFonts w:ascii="Times New Roman" w:hAnsi="Times New Roman"/>
                <w:rPrChange w:id="6404" w:author="Test" w:date="2008-12-04T14:38:00Z">
                  <w:rPr>
                    <w:ins w:id="64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06" w:author="Test" w:date="2008-12-04T14:34:00Z">
              <w:r w:rsidRPr="00B645E5">
                <w:rPr>
                  <w:rFonts w:ascii="Times New Roman" w:hAnsi="Times New Roman"/>
                  <w:rPrChange w:id="64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C377D7">
            <w:pPr>
              <w:numPr>
                <w:ins w:id="6408" w:author="Test" w:date="2008-12-04T14:34:00Z"/>
              </w:numPr>
              <w:spacing w:line="228" w:lineRule="auto"/>
              <w:jc w:val="both"/>
              <w:rPr>
                <w:ins w:id="6409" w:author="Test" w:date="2008-12-04T14:34:00Z"/>
                <w:rFonts w:ascii="Times New Roman" w:hAnsi="Times New Roman"/>
                <w:rPrChange w:id="6410" w:author="Test" w:date="2008-12-04T14:38:00Z">
                  <w:rPr>
                    <w:ins w:id="64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12" w:author="Test" w:date="2008-12-04T14:34:00Z">
              <w:r w:rsidRPr="00B645E5">
                <w:rPr>
                  <w:rFonts w:ascii="Times New Roman" w:hAnsi="Times New Roman"/>
                  <w:rPrChange w:id="64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</w:tcPr>
          <w:p w:rsidR="00A37D06" w:rsidRPr="00B645E5" w:rsidRDefault="00A37D06" w:rsidP="00C377D7">
            <w:pPr>
              <w:numPr>
                <w:ins w:id="6414" w:author="Test" w:date="2008-12-04T14:34:00Z"/>
              </w:numPr>
              <w:spacing w:line="228" w:lineRule="auto"/>
              <w:jc w:val="both"/>
              <w:rPr>
                <w:ins w:id="6415" w:author="Test" w:date="2008-12-04T14:34:00Z"/>
                <w:rFonts w:ascii="Times New Roman" w:hAnsi="Times New Roman"/>
                <w:rPrChange w:id="6416" w:author="Test" w:date="2008-12-04T14:38:00Z">
                  <w:rPr>
                    <w:ins w:id="641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B645E5" w:rsidRDefault="00A37D06" w:rsidP="00A37D06">
      <w:pPr>
        <w:numPr>
          <w:ins w:id="6418" w:author="Test" w:date="2008-12-04T14:34:00Z"/>
        </w:numPr>
        <w:ind w:firstLine="397"/>
        <w:jc w:val="both"/>
        <w:rPr>
          <w:ins w:id="6419" w:author="Test" w:date="2008-12-04T14:34:00Z"/>
          <w:rFonts w:ascii="Times New Roman" w:hAnsi="Times New Roman"/>
          <w:u w:val="single"/>
          <w:rPrChange w:id="6420" w:author="Test" w:date="2008-12-04T14:38:00Z">
            <w:rPr>
              <w:ins w:id="6421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B645E5">
        <w:trPr>
          <w:jc w:val="center"/>
          <w:ins w:id="6422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23" w:author="Test" w:date="2008-12-04T14:34:00Z"/>
              </w:numPr>
              <w:jc w:val="both"/>
              <w:rPr>
                <w:ins w:id="6424" w:author="Test" w:date="2008-12-04T14:34:00Z"/>
                <w:rFonts w:ascii="Times New Roman" w:hAnsi="Times New Roman"/>
                <w:b/>
                <w:rPrChange w:id="6425" w:author="Test" w:date="2008-12-04T14:38:00Z">
                  <w:rPr>
                    <w:ins w:id="64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27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64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lastRenderedPageBreak/>
                <w:t>27</w:t>
              </w:r>
              <w:r w:rsidRPr="00B645E5">
                <w:rPr>
                  <w:rFonts w:ascii="Times New Roman" w:hAnsi="Times New Roman"/>
                  <w:b/>
                  <w:rPrChange w:id="64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30" w:author="Test" w:date="2008-12-04T14:34:00Z"/>
              </w:numPr>
              <w:jc w:val="both"/>
              <w:rPr>
                <w:ins w:id="6431" w:author="Test" w:date="2008-12-04T14:34:00Z"/>
                <w:rFonts w:ascii="Times New Roman" w:hAnsi="Times New Roman"/>
                <w:rPrChange w:id="6432" w:author="Test" w:date="2008-12-04T14:38:00Z">
                  <w:rPr>
                    <w:ins w:id="64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34" w:author="Test" w:date="2008-12-04T14:34:00Z">
              <w:r w:rsidRPr="00B645E5">
                <w:rPr>
                  <w:rFonts w:ascii="Times New Roman" w:hAnsi="Times New Roman"/>
                  <w:rPrChange w:id="64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6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36" w:author="Test" w:date="2008-12-04T14:34:00Z"/>
              </w:numPr>
              <w:jc w:val="both"/>
              <w:rPr>
                <w:ins w:id="6437" w:author="Test" w:date="2008-12-04T14:34:00Z"/>
                <w:rFonts w:ascii="Times New Roman" w:hAnsi="Times New Roman"/>
                <w:rPrChange w:id="6438" w:author="Test" w:date="2008-12-04T14:38:00Z">
                  <w:rPr>
                    <w:ins w:id="643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40" w:author="Test" w:date="2008-12-04T14:34:00Z">
              <w:r w:rsidRPr="00B645E5">
                <w:rPr>
                  <w:rFonts w:ascii="Times New Roman" w:hAnsi="Times New Roman"/>
                  <w:rPrChange w:id="644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42" w:author="Test" w:date="2008-12-04T14:34:00Z"/>
              </w:numPr>
              <w:jc w:val="both"/>
              <w:rPr>
                <w:ins w:id="6443" w:author="Test" w:date="2008-12-04T14:34:00Z"/>
                <w:rFonts w:ascii="Times New Roman" w:hAnsi="Times New Roman"/>
                <w:rPrChange w:id="6444" w:author="Test" w:date="2008-12-04T14:38:00Z">
                  <w:rPr>
                    <w:ins w:id="64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46" w:author="Test" w:date="2008-12-04T14:34:00Z">
              <w:r w:rsidRPr="00B645E5">
                <w:rPr>
                  <w:rFonts w:ascii="Times New Roman" w:hAnsi="Times New Roman"/>
                  <w:rPrChange w:id="64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48" w:author="Test" w:date="2008-12-04T14:34:00Z"/>
              </w:numPr>
              <w:jc w:val="both"/>
              <w:rPr>
                <w:ins w:id="6449" w:author="Test" w:date="2008-12-04T14:34:00Z"/>
                <w:rFonts w:ascii="Times New Roman" w:hAnsi="Times New Roman"/>
                <w:rPrChange w:id="6450" w:author="Test" w:date="2008-12-04T14:38:00Z">
                  <w:rPr>
                    <w:ins w:id="645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52" w:author="Test" w:date="2008-12-04T14:34:00Z">
              <w:r w:rsidRPr="00B645E5">
                <w:rPr>
                  <w:rFonts w:ascii="Times New Roman" w:hAnsi="Times New Roman"/>
                  <w:rPrChange w:id="645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54" w:author="Test" w:date="2008-12-04T14:34:00Z"/>
              </w:numPr>
              <w:jc w:val="both"/>
              <w:rPr>
                <w:ins w:id="6455" w:author="Test" w:date="2008-12-04T14:34:00Z"/>
                <w:rFonts w:ascii="Times New Roman" w:hAnsi="Times New Roman"/>
                <w:rPrChange w:id="6456" w:author="Test" w:date="2008-12-04T14:38:00Z">
                  <w:rPr>
                    <w:ins w:id="64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58" w:author="Test" w:date="2008-12-04T14:34:00Z">
              <w:r w:rsidRPr="00B645E5">
                <w:rPr>
                  <w:rFonts w:ascii="Times New Roman" w:hAnsi="Times New Roman"/>
                  <w:rPrChange w:id="64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460" w:author="Test" w:date="2008-12-04T14:34:00Z"/>
              </w:numPr>
              <w:jc w:val="both"/>
              <w:rPr>
                <w:ins w:id="6461" w:author="Test" w:date="2008-12-04T14:34:00Z"/>
                <w:rFonts w:ascii="Times New Roman" w:hAnsi="Times New Roman"/>
                <w:rPrChange w:id="6462" w:author="Test" w:date="2008-12-04T14:38:00Z">
                  <w:rPr>
                    <w:ins w:id="646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64" w:author="Test" w:date="2008-12-04T14:34:00Z">
              <w:r w:rsidRPr="00B645E5">
                <w:rPr>
                  <w:rFonts w:ascii="Times New Roman" w:hAnsi="Times New Roman"/>
                  <w:rPrChange w:id="646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35</w:t>
              </w:r>
            </w:ins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6466" w:author="Test" w:date="2008-12-04T14:34:00Z"/>
              </w:numPr>
              <w:jc w:val="both"/>
              <w:rPr>
                <w:ins w:id="6467" w:author="Test" w:date="2008-12-04T14:34:00Z"/>
                <w:rFonts w:ascii="Times New Roman" w:hAnsi="Times New Roman"/>
                <w:rPrChange w:id="6468" w:author="Test" w:date="2008-12-04T14:38:00Z">
                  <w:rPr>
                    <w:ins w:id="646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70" w:author="Test" w:date="2008-12-04T14:34:00Z"/>
              </w:numPr>
              <w:jc w:val="both"/>
              <w:rPr>
                <w:ins w:id="6471" w:author="Test" w:date="2008-12-04T14:34:00Z"/>
                <w:rFonts w:ascii="Times New Roman" w:hAnsi="Times New Roman"/>
                <w:b/>
                <w:rPrChange w:id="6472" w:author="Test" w:date="2008-12-04T14:38:00Z">
                  <w:rPr>
                    <w:ins w:id="64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74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64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28</w:t>
              </w:r>
              <w:r w:rsidRPr="00B645E5">
                <w:rPr>
                  <w:rFonts w:ascii="Times New Roman" w:hAnsi="Times New Roman"/>
                  <w:b/>
                  <w:rPrChange w:id="64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77" w:author="Test" w:date="2008-12-04T14:34:00Z"/>
              </w:numPr>
              <w:jc w:val="both"/>
              <w:rPr>
                <w:ins w:id="6478" w:author="Test" w:date="2008-12-04T14:34:00Z"/>
                <w:rFonts w:ascii="Times New Roman" w:hAnsi="Times New Roman"/>
                <w:rPrChange w:id="6479" w:author="Test" w:date="2008-12-04T14:38:00Z">
                  <w:rPr>
                    <w:ins w:id="64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81" w:author="Test" w:date="2008-12-04T14:34:00Z">
              <w:r w:rsidRPr="00B645E5">
                <w:rPr>
                  <w:rFonts w:ascii="Times New Roman" w:hAnsi="Times New Roman"/>
                  <w:rPrChange w:id="64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83" w:author="Test" w:date="2008-12-04T14:34:00Z"/>
              </w:numPr>
              <w:jc w:val="both"/>
              <w:rPr>
                <w:ins w:id="6484" w:author="Test" w:date="2008-12-04T14:34:00Z"/>
                <w:rFonts w:ascii="Times New Roman" w:hAnsi="Times New Roman"/>
                <w:rPrChange w:id="6485" w:author="Test" w:date="2008-12-04T14:38:00Z">
                  <w:rPr>
                    <w:ins w:id="648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87" w:author="Test" w:date="2008-12-04T14:34:00Z">
              <w:r w:rsidRPr="00B645E5">
                <w:rPr>
                  <w:rFonts w:ascii="Times New Roman" w:hAnsi="Times New Roman"/>
                  <w:rPrChange w:id="648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89" w:author="Test" w:date="2008-12-04T14:34:00Z"/>
              </w:numPr>
              <w:jc w:val="both"/>
              <w:rPr>
                <w:ins w:id="6490" w:author="Test" w:date="2008-12-04T14:34:00Z"/>
                <w:rFonts w:ascii="Times New Roman" w:hAnsi="Times New Roman"/>
                <w:rPrChange w:id="6491" w:author="Test" w:date="2008-12-04T14:38:00Z">
                  <w:rPr>
                    <w:ins w:id="649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93" w:author="Test" w:date="2008-12-04T14:34:00Z">
              <w:r w:rsidRPr="00B645E5">
                <w:rPr>
                  <w:rFonts w:ascii="Times New Roman" w:hAnsi="Times New Roman"/>
                  <w:rPrChange w:id="649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495" w:author="Test" w:date="2008-12-04T14:34:00Z"/>
              </w:numPr>
              <w:jc w:val="both"/>
              <w:rPr>
                <w:ins w:id="6496" w:author="Test" w:date="2008-12-04T14:34:00Z"/>
                <w:rFonts w:ascii="Times New Roman" w:hAnsi="Times New Roman"/>
                <w:rPrChange w:id="6497" w:author="Test" w:date="2008-12-04T14:38:00Z">
                  <w:rPr>
                    <w:ins w:id="649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499" w:author="Test" w:date="2008-12-04T14:34:00Z">
              <w:r w:rsidRPr="00B645E5">
                <w:rPr>
                  <w:rFonts w:ascii="Times New Roman" w:hAnsi="Times New Roman"/>
                  <w:rPrChange w:id="650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01" w:author="Test" w:date="2008-12-04T14:34:00Z"/>
              </w:numPr>
              <w:jc w:val="both"/>
              <w:rPr>
                <w:ins w:id="6502" w:author="Test" w:date="2008-12-04T14:34:00Z"/>
                <w:rFonts w:ascii="Times New Roman" w:hAnsi="Times New Roman"/>
                <w:rPrChange w:id="6503" w:author="Test" w:date="2008-12-04T14:38:00Z">
                  <w:rPr>
                    <w:ins w:id="65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05" w:author="Test" w:date="2008-12-04T14:34:00Z">
              <w:r w:rsidRPr="00B645E5">
                <w:rPr>
                  <w:rFonts w:ascii="Times New Roman" w:hAnsi="Times New Roman"/>
                  <w:rPrChange w:id="65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507" w:author="Test" w:date="2008-12-04T14:34:00Z"/>
              </w:numPr>
              <w:jc w:val="both"/>
              <w:rPr>
                <w:ins w:id="6508" w:author="Test" w:date="2008-12-04T14:34:00Z"/>
                <w:rFonts w:ascii="Times New Roman" w:hAnsi="Times New Roman"/>
                <w:rPrChange w:id="6509" w:author="Test" w:date="2008-12-04T14:38:00Z">
                  <w:rPr>
                    <w:ins w:id="651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11" w:author="Test" w:date="2008-12-04T14:34:00Z">
              <w:r w:rsidRPr="00B645E5">
                <w:rPr>
                  <w:rFonts w:ascii="Times New Roman" w:hAnsi="Times New Roman"/>
                  <w:rPrChange w:id="651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</w:tr>
      <w:tr w:rsidR="00A37D06" w:rsidRPr="00B645E5">
        <w:trPr>
          <w:jc w:val="center"/>
          <w:ins w:id="6513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14" w:author="Test" w:date="2008-12-04T14:34:00Z"/>
              </w:numPr>
              <w:jc w:val="both"/>
              <w:rPr>
                <w:ins w:id="6515" w:author="Test" w:date="2008-12-04T14:34:00Z"/>
                <w:rFonts w:ascii="Times New Roman" w:hAnsi="Times New Roman"/>
                <w:rPrChange w:id="6516" w:author="Test" w:date="2008-12-04T14:38:00Z">
                  <w:rPr>
                    <w:ins w:id="651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18" w:author="Test" w:date="2008-12-04T14:34:00Z"/>
              </w:numPr>
              <w:jc w:val="both"/>
              <w:rPr>
                <w:ins w:id="6519" w:author="Test" w:date="2008-12-04T14:34:00Z"/>
                <w:rFonts w:ascii="Times New Roman" w:hAnsi="Times New Roman"/>
                <w:rPrChange w:id="6520" w:author="Test" w:date="2008-12-04T14:38:00Z">
                  <w:rPr>
                    <w:ins w:id="652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22" w:author="Test" w:date="2008-12-04T14:34:00Z">
              <w:r w:rsidRPr="00B645E5">
                <w:rPr>
                  <w:rFonts w:ascii="Times New Roman" w:hAnsi="Times New Roman"/>
                  <w:rPrChange w:id="652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24" w:author="Test" w:date="2008-12-04T14:34:00Z"/>
              </w:numPr>
              <w:jc w:val="both"/>
              <w:rPr>
                <w:ins w:id="6525" w:author="Test" w:date="2008-12-04T14:34:00Z"/>
                <w:rFonts w:ascii="Times New Roman" w:hAnsi="Times New Roman"/>
                <w:rPrChange w:id="6526" w:author="Test" w:date="2008-12-04T14:38:00Z">
                  <w:rPr>
                    <w:ins w:id="652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28" w:author="Test" w:date="2008-12-04T14:34:00Z">
              <w:r w:rsidRPr="00B645E5">
                <w:rPr>
                  <w:rFonts w:ascii="Times New Roman" w:hAnsi="Times New Roman"/>
                  <w:rPrChange w:id="652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30" w:author="Test" w:date="2008-12-04T14:34:00Z"/>
              </w:numPr>
              <w:jc w:val="both"/>
              <w:rPr>
                <w:ins w:id="6531" w:author="Test" w:date="2008-12-04T14:34:00Z"/>
                <w:rFonts w:ascii="Times New Roman" w:hAnsi="Times New Roman"/>
                <w:rPrChange w:id="6532" w:author="Test" w:date="2008-12-04T14:38:00Z">
                  <w:rPr>
                    <w:ins w:id="653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34" w:author="Test" w:date="2008-12-04T14:34:00Z">
              <w:r w:rsidRPr="00B645E5">
                <w:rPr>
                  <w:rFonts w:ascii="Times New Roman" w:hAnsi="Times New Roman"/>
                  <w:rPrChange w:id="653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36" w:author="Test" w:date="2008-12-04T14:34:00Z"/>
              </w:numPr>
              <w:jc w:val="both"/>
              <w:rPr>
                <w:ins w:id="6537" w:author="Test" w:date="2008-12-04T14:34:00Z"/>
                <w:rFonts w:ascii="Times New Roman" w:hAnsi="Times New Roman"/>
                <w:rPrChange w:id="6538" w:author="Test" w:date="2008-12-04T14:38:00Z">
                  <w:rPr>
                    <w:ins w:id="653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40" w:author="Test" w:date="2008-12-04T14:34:00Z">
              <w:r w:rsidRPr="00B645E5">
                <w:rPr>
                  <w:rFonts w:ascii="Times New Roman" w:hAnsi="Times New Roman"/>
                  <w:rPrChange w:id="654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42" w:author="Test" w:date="2008-12-04T14:34:00Z"/>
              </w:numPr>
              <w:jc w:val="both"/>
              <w:rPr>
                <w:ins w:id="6543" w:author="Test" w:date="2008-12-04T14:34:00Z"/>
                <w:rFonts w:ascii="Times New Roman" w:hAnsi="Times New Roman"/>
                <w:rPrChange w:id="6544" w:author="Test" w:date="2008-12-04T14:38:00Z">
                  <w:rPr>
                    <w:ins w:id="654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46" w:author="Test" w:date="2008-12-04T14:34:00Z">
              <w:r w:rsidRPr="00B645E5">
                <w:rPr>
                  <w:rFonts w:ascii="Times New Roman" w:hAnsi="Times New Roman"/>
                  <w:rPrChange w:id="654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548" w:author="Test" w:date="2008-12-04T14:34:00Z"/>
              </w:numPr>
              <w:jc w:val="both"/>
              <w:rPr>
                <w:ins w:id="6549" w:author="Test" w:date="2008-12-04T14:34:00Z"/>
                <w:rFonts w:ascii="Times New Roman" w:hAnsi="Times New Roman"/>
                <w:rPrChange w:id="6550" w:author="Test" w:date="2008-12-04T14:38:00Z">
                  <w:rPr>
                    <w:ins w:id="655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52" w:author="Test" w:date="2008-12-04T14:34:00Z">
              <w:r w:rsidRPr="00B645E5">
                <w:rPr>
                  <w:rFonts w:ascii="Times New Roman" w:hAnsi="Times New Roman"/>
                  <w:rPrChange w:id="655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40</w:t>
              </w:r>
            </w:ins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6554" w:author="Test" w:date="2008-12-04T14:34:00Z"/>
              </w:numPr>
              <w:jc w:val="both"/>
              <w:rPr>
                <w:ins w:id="6555" w:author="Test" w:date="2008-12-04T14:34:00Z"/>
                <w:rFonts w:ascii="Times New Roman" w:hAnsi="Times New Roman"/>
                <w:rPrChange w:id="6556" w:author="Test" w:date="2008-12-04T14:38:00Z">
                  <w:rPr>
                    <w:ins w:id="655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58" w:author="Test" w:date="2008-12-04T14:34:00Z"/>
              </w:numPr>
              <w:jc w:val="both"/>
              <w:rPr>
                <w:ins w:id="6559" w:author="Test" w:date="2008-12-04T14:34:00Z"/>
                <w:rFonts w:ascii="Times New Roman" w:hAnsi="Times New Roman"/>
                <w:rPrChange w:id="6560" w:author="Test" w:date="2008-12-04T14:38:00Z">
                  <w:rPr>
                    <w:ins w:id="656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62" w:author="Test" w:date="2008-12-04T14:34:00Z"/>
              </w:numPr>
              <w:jc w:val="both"/>
              <w:rPr>
                <w:ins w:id="6563" w:author="Test" w:date="2008-12-04T14:34:00Z"/>
                <w:rFonts w:ascii="Times New Roman" w:hAnsi="Times New Roman"/>
                <w:rPrChange w:id="6564" w:author="Test" w:date="2008-12-04T14:38:00Z">
                  <w:rPr>
                    <w:ins w:id="656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66" w:author="Test" w:date="2008-12-04T14:34:00Z">
              <w:r w:rsidRPr="00B645E5">
                <w:rPr>
                  <w:rFonts w:ascii="Times New Roman" w:hAnsi="Times New Roman"/>
                  <w:rPrChange w:id="65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68" w:author="Test" w:date="2008-12-04T14:34:00Z"/>
              </w:numPr>
              <w:jc w:val="both"/>
              <w:rPr>
                <w:ins w:id="6569" w:author="Test" w:date="2008-12-04T14:34:00Z"/>
                <w:rFonts w:ascii="Times New Roman" w:hAnsi="Times New Roman"/>
                <w:rPrChange w:id="6570" w:author="Test" w:date="2008-12-04T14:38:00Z">
                  <w:rPr>
                    <w:ins w:id="657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72" w:author="Test" w:date="2008-12-04T14:34:00Z">
              <w:r w:rsidRPr="00B645E5">
                <w:rPr>
                  <w:rFonts w:ascii="Times New Roman" w:hAnsi="Times New Roman"/>
                  <w:rPrChange w:id="657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74" w:author="Test" w:date="2008-12-04T14:34:00Z"/>
              </w:numPr>
              <w:jc w:val="both"/>
              <w:rPr>
                <w:ins w:id="6575" w:author="Test" w:date="2008-12-04T14:34:00Z"/>
                <w:rFonts w:ascii="Times New Roman" w:hAnsi="Times New Roman"/>
                <w:rPrChange w:id="6576" w:author="Test" w:date="2008-12-04T14:38:00Z">
                  <w:rPr>
                    <w:ins w:id="657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78" w:author="Test" w:date="2008-12-04T14:34:00Z">
              <w:r w:rsidRPr="00B645E5">
                <w:rPr>
                  <w:rFonts w:ascii="Times New Roman" w:hAnsi="Times New Roman"/>
                  <w:rPrChange w:id="657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80" w:author="Test" w:date="2008-12-04T14:34:00Z"/>
              </w:numPr>
              <w:jc w:val="both"/>
              <w:rPr>
                <w:ins w:id="6581" w:author="Test" w:date="2008-12-04T14:34:00Z"/>
                <w:rFonts w:ascii="Times New Roman" w:hAnsi="Times New Roman"/>
                <w:rPrChange w:id="6582" w:author="Test" w:date="2008-12-04T14:38:00Z">
                  <w:rPr>
                    <w:ins w:id="658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84" w:author="Test" w:date="2008-12-04T14:34:00Z">
              <w:r w:rsidRPr="00B645E5">
                <w:rPr>
                  <w:rFonts w:ascii="Times New Roman" w:hAnsi="Times New Roman"/>
                  <w:rPrChange w:id="658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86" w:author="Test" w:date="2008-12-04T14:34:00Z"/>
              </w:numPr>
              <w:jc w:val="both"/>
              <w:rPr>
                <w:ins w:id="6587" w:author="Test" w:date="2008-12-04T14:34:00Z"/>
                <w:rFonts w:ascii="Times New Roman" w:hAnsi="Times New Roman"/>
                <w:rPrChange w:id="6588" w:author="Test" w:date="2008-12-04T14:38:00Z">
                  <w:rPr>
                    <w:ins w:id="658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90" w:author="Test" w:date="2008-12-04T14:34:00Z">
              <w:r w:rsidRPr="00B645E5">
                <w:rPr>
                  <w:rFonts w:ascii="Times New Roman" w:hAnsi="Times New Roman"/>
                  <w:rPrChange w:id="659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592" w:author="Test" w:date="2008-12-04T14:34:00Z"/>
              </w:numPr>
              <w:jc w:val="both"/>
              <w:rPr>
                <w:ins w:id="6593" w:author="Test" w:date="2008-12-04T14:34:00Z"/>
                <w:rFonts w:ascii="Times New Roman" w:hAnsi="Times New Roman"/>
                <w:rPrChange w:id="6594" w:author="Test" w:date="2008-12-04T14:38:00Z">
                  <w:rPr>
                    <w:ins w:id="659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596" w:author="Test" w:date="2008-12-04T14:34:00Z">
              <w:r w:rsidRPr="00B645E5">
                <w:rPr>
                  <w:rFonts w:ascii="Times New Roman" w:hAnsi="Times New Roman"/>
                  <w:rPrChange w:id="659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</w:tr>
      <w:tr w:rsidR="00A37D06" w:rsidRPr="00B645E5">
        <w:trPr>
          <w:jc w:val="center"/>
          <w:ins w:id="6598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599" w:author="Test" w:date="2008-12-04T14:34:00Z"/>
              </w:numPr>
              <w:jc w:val="both"/>
              <w:rPr>
                <w:ins w:id="6600" w:author="Test" w:date="2008-12-04T14:34:00Z"/>
                <w:rFonts w:ascii="Times New Roman" w:hAnsi="Times New Roman"/>
                <w:rPrChange w:id="6601" w:author="Test" w:date="2008-12-04T14:38:00Z">
                  <w:rPr>
                    <w:ins w:id="660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03" w:author="Test" w:date="2008-12-04T14:34:00Z"/>
              </w:numPr>
              <w:jc w:val="both"/>
              <w:rPr>
                <w:ins w:id="6604" w:author="Test" w:date="2008-12-04T14:34:00Z"/>
                <w:rFonts w:ascii="Times New Roman" w:hAnsi="Times New Roman"/>
                <w:rPrChange w:id="6605" w:author="Test" w:date="2008-12-04T14:38:00Z">
                  <w:rPr>
                    <w:ins w:id="660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07" w:author="Test" w:date="2008-12-04T14:34:00Z">
              <w:r w:rsidRPr="00B645E5">
                <w:rPr>
                  <w:rFonts w:ascii="Times New Roman" w:hAnsi="Times New Roman"/>
                  <w:rPrChange w:id="660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09" w:author="Test" w:date="2008-12-04T14:34:00Z"/>
              </w:numPr>
              <w:jc w:val="both"/>
              <w:rPr>
                <w:ins w:id="6610" w:author="Test" w:date="2008-12-04T14:34:00Z"/>
                <w:rFonts w:ascii="Times New Roman" w:hAnsi="Times New Roman"/>
                <w:rPrChange w:id="6611" w:author="Test" w:date="2008-12-04T14:38:00Z">
                  <w:rPr>
                    <w:ins w:id="661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13" w:author="Test" w:date="2008-12-04T14:34:00Z">
              <w:r w:rsidRPr="00B645E5">
                <w:rPr>
                  <w:rFonts w:ascii="Times New Roman" w:hAnsi="Times New Roman"/>
                  <w:rPrChange w:id="661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15" w:author="Test" w:date="2008-12-04T14:34:00Z"/>
              </w:numPr>
              <w:jc w:val="both"/>
              <w:rPr>
                <w:ins w:id="6616" w:author="Test" w:date="2008-12-04T14:34:00Z"/>
                <w:rFonts w:ascii="Times New Roman" w:hAnsi="Times New Roman"/>
                <w:rPrChange w:id="6617" w:author="Test" w:date="2008-12-04T14:38:00Z">
                  <w:rPr>
                    <w:ins w:id="66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19" w:author="Test" w:date="2008-12-04T14:34:00Z">
              <w:r w:rsidRPr="00B645E5">
                <w:rPr>
                  <w:rFonts w:ascii="Times New Roman" w:hAnsi="Times New Roman"/>
                  <w:rPrChange w:id="66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5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21" w:author="Test" w:date="2008-12-04T14:34:00Z"/>
              </w:numPr>
              <w:jc w:val="both"/>
              <w:rPr>
                <w:ins w:id="6622" w:author="Test" w:date="2008-12-04T14:34:00Z"/>
                <w:rFonts w:ascii="Times New Roman" w:hAnsi="Times New Roman"/>
                <w:rPrChange w:id="6623" w:author="Test" w:date="2008-12-04T14:38:00Z">
                  <w:rPr>
                    <w:ins w:id="662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25" w:author="Test" w:date="2008-12-04T14:34:00Z">
              <w:r w:rsidRPr="00B645E5">
                <w:rPr>
                  <w:rFonts w:ascii="Times New Roman" w:hAnsi="Times New Roman"/>
                  <w:rPrChange w:id="662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27" w:author="Test" w:date="2008-12-04T14:34:00Z"/>
              </w:numPr>
              <w:jc w:val="both"/>
              <w:rPr>
                <w:ins w:id="6628" w:author="Test" w:date="2008-12-04T14:34:00Z"/>
                <w:rFonts w:ascii="Times New Roman" w:hAnsi="Times New Roman"/>
                <w:rPrChange w:id="6629" w:author="Test" w:date="2008-12-04T14:38:00Z">
                  <w:rPr>
                    <w:ins w:id="66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31" w:author="Test" w:date="2008-12-04T14:34:00Z">
              <w:r w:rsidRPr="00B645E5">
                <w:rPr>
                  <w:rFonts w:ascii="Times New Roman" w:hAnsi="Times New Roman"/>
                  <w:rPrChange w:id="66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1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633" w:author="Test" w:date="2008-12-04T14:34:00Z"/>
              </w:numPr>
              <w:jc w:val="both"/>
              <w:rPr>
                <w:ins w:id="6634" w:author="Test" w:date="2008-12-04T14:34:00Z"/>
                <w:rFonts w:ascii="Times New Roman" w:hAnsi="Times New Roman"/>
                <w:rPrChange w:id="6635" w:author="Test" w:date="2008-12-04T14:38:00Z">
                  <w:rPr>
                    <w:ins w:id="66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37" w:author="Test" w:date="2008-12-04T14:34:00Z">
              <w:r w:rsidRPr="00B645E5">
                <w:rPr>
                  <w:rFonts w:ascii="Times New Roman" w:hAnsi="Times New Roman"/>
                  <w:rPrChange w:id="66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6639" w:author="Test" w:date="2008-12-04T14:34:00Z"/>
              </w:numPr>
              <w:jc w:val="both"/>
              <w:rPr>
                <w:ins w:id="6640" w:author="Test" w:date="2008-12-04T14:34:00Z"/>
                <w:rFonts w:ascii="Times New Roman" w:hAnsi="Times New Roman"/>
                <w:rPrChange w:id="6641" w:author="Test" w:date="2008-12-04T14:38:00Z">
                  <w:rPr>
                    <w:ins w:id="664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43" w:author="Test" w:date="2008-12-04T14:34:00Z"/>
              </w:numPr>
              <w:jc w:val="both"/>
              <w:rPr>
                <w:ins w:id="6644" w:author="Test" w:date="2008-12-04T14:34:00Z"/>
                <w:rFonts w:ascii="Times New Roman" w:hAnsi="Times New Roman"/>
                <w:rPrChange w:id="6645" w:author="Test" w:date="2008-12-04T14:38:00Z">
                  <w:rPr>
                    <w:ins w:id="664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47" w:author="Test" w:date="2008-12-04T14:34:00Z"/>
              </w:numPr>
              <w:jc w:val="both"/>
              <w:rPr>
                <w:ins w:id="6648" w:author="Test" w:date="2008-12-04T14:34:00Z"/>
                <w:rFonts w:ascii="Times New Roman" w:hAnsi="Times New Roman"/>
                <w:rPrChange w:id="6649" w:author="Test" w:date="2008-12-04T14:38:00Z">
                  <w:rPr>
                    <w:ins w:id="665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51" w:author="Test" w:date="2008-12-04T14:34:00Z">
              <w:r w:rsidRPr="00B645E5">
                <w:rPr>
                  <w:rFonts w:ascii="Times New Roman" w:hAnsi="Times New Roman"/>
                  <w:rPrChange w:id="665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53" w:author="Test" w:date="2008-12-04T14:34:00Z"/>
              </w:numPr>
              <w:jc w:val="both"/>
              <w:rPr>
                <w:ins w:id="6654" w:author="Test" w:date="2008-12-04T14:34:00Z"/>
                <w:rFonts w:ascii="Times New Roman" w:hAnsi="Times New Roman"/>
                <w:rPrChange w:id="6655" w:author="Test" w:date="2008-12-04T14:38:00Z">
                  <w:rPr>
                    <w:ins w:id="665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57" w:author="Test" w:date="2008-12-04T14:34:00Z">
              <w:r w:rsidRPr="00B645E5">
                <w:rPr>
                  <w:rFonts w:ascii="Times New Roman" w:hAnsi="Times New Roman"/>
                  <w:rPrChange w:id="665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59" w:author="Test" w:date="2008-12-04T14:34:00Z"/>
              </w:numPr>
              <w:jc w:val="both"/>
              <w:rPr>
                <w:ins w:id="6660" w:author="Test" w:date="2008-12-04T14:34:00Z"/>
                <w:rFonts w:ascii="Times New Roman" w:hAnsi="Times New Roman"/>
                <w:rPrChange w:id="6661" w:author="Test" w:date="2008-12-04T14:38:00Z">
                  <w:rPr>
                    <w:ins w:id="666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63" w:author="Test" w:date="2008-12-04T14:34:00Z">
              <w:r w:rsidRPr="00B645E5">
                <w:rPr>
                  <w:rFonts w:ascii="Times New Roman" w:hAnsi="Times New Roman"/>
                  <w:rPrChange w:id="666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65" w:author="Test" w:date="2008-12-04T14:34:00Z"/>
              </w:numPr>
              <w:jc w:val="both"/>
              <w:rPr>
                <w:ins w:id="6666" w:author="Test" w:date="2008-12-04T14:34:00Z"/>
                <w:rFonts w:ascii="Times New Roman" w:hAnsi="Times New Roman"/>
                <w:rPrChange w:id="6667" w:author="Test" w:date="2008-12-04T14:38:00Z">
                  <w:rPr>
                    <w:ins w:id="666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69" w:author="Test" w:date="2008-12-04T14:34:00Z">
              <w:r w:rsidRPr="00B645E5">
                <w:rPr>
                  <w:rFonts w:ascii="Times New Roman" w:hAnsi="Times New Roman"/>
                  <w:rPrChange w:id="667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71" w:author="Test" w:date="2008-12-04T14:34:00Z"/>
              </w:numPr>
              <w:jc w:val="both"/>
              <w:rPr>
                <w:ins w:id="6672" w:author="Test" w:date="2008-12-04T14:34:00Z"/>
                <w:rFonts w:ascii="Times New Roman" w:hAnsi="Times New Roman"/>
                <w:rPrChange w:id="6673" w:author="Test" w:date="2008-12-04T14:38:00Z">
                  <w:rPr>
                    <w:ins w:id="667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75" w:author="Test" w:date="2008-12-04T14:34:00Z">
              <w:r w:rsidRPr="00B645E5">
                <w:rPr>
                  <w:rFonts w:ascii="Times New Roman" w:hAnsi="Times New Roman"/>
                  <w:rPrChange w:id="667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677" w:author="Test" w:date="2008-12-04T14:34:00Z"/>
              </w:numPr>
              <w:jc w:val="both"/>
              <w:rPr>
                <w:ins w:id="6678" w:author="Test" w:date="2008-12-04T14:34:00Z"/>
                <w:rFonts w:ascii="Times New Roman" w:hAnsi="Times New Roman"/>
                <w:rPrChange w:id="6679" w:author="Test" w:date="2008-12-04T14:38:00Z">
                  <w:rPr>
                    <w:ins w:id="668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81" w:author="Test" w:date="2008-12-04T14:34:00Z">
              <w:r w:rsidRPr="00B645E5">
                <w:rPr>
                  <w:rFonts w:ascii="Times New Roman" w:hAnsi="Times New Roman"/>
                  <w:rPrChange w:id="668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</w:tr>
      <w:tr w:rsidR="00A37D06" w:rsidRPr="00B645E5">
        <w:trPr>
          <w:jc w:val="center"/>
          <w:ins w:id="6683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84" w:author="Test" w:date="2008-12-04T14:34:00Z"/>
              </w:numPr>
              <w:jc w:val="both"/>
              <w:rPr>
                <w:ins w:id="6685" w:author="Test" w:date="2008-12-04T14:34:00Z"/>
                <w:rFonts w:ascii="Times New Roman" w:hAnsi="Times New Roman"/>
                <w:rPrChange w:id="6686" w:author="Test" w:date="2008-12-04T14:38:00Z">
                  <w:rPr>
                    <w:ins w:id="668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88" w:author="Test" w:date="2008-12-04T14:34:00Z"/>
              </w:numPr>
              <w:jc w:val="both"/>
              <w:rPr>
                <w:ins w:id="6689" w:author="Test" w:date="2008-12-04T14:34:00Z"/>
                <w:rFonts w:ascii="Times New Roman" w:hAnsi="Times New Roman"/>
                <w:rPrChange w:id="6690" w:author="Test" w:date="2008-12-04T14:38:00Z">
                  <w:rPr>
                    <w:ins w:id="669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92" w:author="Test" w:date="2008-12-04T14:34:00Z">
              <w:r w:rsidRPr="00B645E5">
                <w:rPr>
                  <w:rFonts w:ascii="Times New Roman" w:hAnsi="Times New Roman"/>
                  <w:rPrChange w:id="669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694" w:author="Test" w:date="2008-12-04T14:34:00Z"/>
              </w:numPr>
              <w:jc w:val="both"/>
              <w:rPr>
                <w:ins w:id="6695" w:author="Test" w:date="2008-12-04T14:34:00Z"/>
                <w:rFonts w:ascii="Times New Roman" w:hAnsi="Times New Roman"/>
                <w:rPrChange w:id="6696" w:author="Test" w:date="2008-12-04T14:38:00Z">
                  <w:rPr>
                    <w:ins w:id="669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698" w:author="Test" w:date="2008-12-04T14:34:00Z">
              <w:r w:rsidRPr="00B645E5">
                <w:rPr>
                  <w:rFonts w:ascii="Times New Roman" w:hAnsi="Times New Roman"/>
                  <w:rPrChange w:id="669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00" w:author="Test" w:date="2008-12-04T14:34:00Z"/>
              </w:numPr>
              <w:jc w:val="both"/>
              <w:rPr>
                <w:ins w:id="6701" w:author="Test" w:date="2008-12-04T14:34:00Z"/>
                <w:rFonts w:ascii="Times New Roman" w:hAnsi="Times New Roman"/>
                <w:rPrChange w:id="6702" w:author="Test" w:date="2008-12-04T14:38:00Z">
                  <w:rPr>
                    <w:ins w:id="670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04" w:author="Test" w:date="2008-12-04T14:34:00Z">
              <w:r w:rsidRPr="00B645E5">
                <w:rPr>
                  <w:rFonts w:ascii="Times New Roman" w:hAnsi="Times New Roman"/>
                  <w:rPrChange w:id="670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06" w:author="Test" w:date="2008-12-04T14:34:00Z"/>
              </w:numPr>
              <w:jc w:val="both"/>
              <w:rPr>
                <w:ins w:id="6707" w:author="Test" w:date="2008-12-04T14:34:00Z"/>
                <w:rFonts w:ascii="Times New Roman" w:hAnsi="Times New Roman"/>
                <w:rPrChange w:id="6708" w:author="Test" w:date="2008-12-04T14:38:00Z">
                  <w:rPr>
                    <w:ins w:id="670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10" w:author="Test" w:date="2008-12-04T14:34:00Z">
              <w:r w:rsidRPr="00B645E5">
                <w:rPr>
                  <w:rFonts w:ascii="Times New Roman" w:hAnsi="Times New Roman"/>
                  <w:rPrChange w:id="671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12" w:author="Test" w:date="2008-12-04T14:34:00Z"/>
              </w:numPr>
              <w:jc w:val="both"/>
              <w:rPr>
                <w:ins w:id="6713" w:author="Test" w:date="2008-12-04T14:34:00Z"/>
                <w:rFonts w:ascii="Times New Roman" w:hAnsi="Times New Roman"/>
                <w:rPrChange w:id="6714" w:author="Test" w:date="2008-12-04T14:38:00Z">
                  <w:rPr>
                    <w:ins w:id="671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16" w:author="Test" w:date="2008-12-04T14:34:00Z">
              <w:r w:rsidRPr="00B645E5">
                <w:rPr>
                  <w:rFonts w:ascii="Times New Roman" w:hAnsi="Times New Roman"/>
                  <w:rPrChange w:id="671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718" w:author="Test" w:date="2008-12-04T14:34:00Z"/>
              </w:numPr>
              <w:jc w:val="both"/>
              <w:rPr>
                <w:ins w:id="6719" w:author="Test" w:date="2008-12-04T14:34:00Z"/>
                <w:rFonts w:ascii="Times New Roman" w:hAnsi="Times New Roman"/>
                <w:rPrChange w:id="6720" w:author="Test" w:date="2008-12-04T14:38:00Z">
                  <w:rPr>
                    <w:ins w:id="672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22" w:author="Test" w:date="2008-12-04T14:34:00Z">
              <w:r w:rsidRPr="00B645E5">
                <w:rPr>
                  <w:rFonts w:ascii="Times New Roman" w:hAnsi="Times New Roman"/>
                  <w:rPrChange w:id="672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6724" w:author="Test" w:date="2008-12-04T14:34:00Z"/>
              </w:numPr>
              <w:jc w:val="both"/>
              <w:rPr>
                <w:ins w:id="6725" w:author="Test" w:date="2008-12-04T14:34:00Z"/>
                <w:rFonts w:ascii="Times New Roman" w:hAnsi="Times New Roman"/>
                <w:rPrChange w:id="6726" w:author="Test" w:date="2008-12-04T14:38:00Z">
                  <w:rPr>
                    <w:ins w:id="672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28" w:author="Test" w:date="2008-12-04T14:34:00Z"/>
              </w:numPr>
              <w:jc w:val="both"/>
              <w:rPr>
                <w:ins w:id="6729" w:author="Test" w:date="2008-12-04T14:34:00Z"/>
                <w:rFonts w:ascii="Times New Roman" w:hAnsi="Times New Roman"/>
                <w:rPrChange w:id="6730" w:author="Test" w:date="2008-12-04T14:38:00Z">
                  <w:rPr>
                    <w:ins w:id="673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32" w:author="Test" w:date="2008-12-04T14:34:00Z"/>
              </w:numPr>
              <w:jc w:val="both"/>
              <w:rPr>
                <w:ins w:id="6733" w:author="Test" w:date="2008-12-04T14:34:00Z"/>
                <w:rFonts w:ascii="Times New Roman" w:hAnsi="Times New Roman"/>
                <w:rPrChange w:id="6734" w:author="Test" w:date="2008-12-04T14:38:00Z">
                  <w:rPr>
                    <w:ins w:id="673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36" w:author="Test" w:date="2008-12-04T14:34:00Z">
              <w:r w:rsidRPr="00B645E5">
                <w:rPr>
                  <w:rFonts w:ascii="Times New Roman" w:hAnsi="Times New Roman"/>
                  <w:rPrChange w:id="673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38" w:author="Test" w:date="2008-12-04T14:34:00Z"/>
              </w:numPr>
              <w:jc w:val="both"/>
              <w:rPr>
                <w:ins w:id="6739" w:author="Test" w:date="2008-12-04T14:34:00Z"/>
                <w:rFonts w:ascii="Times New Roman" w:hAnsi="Times New Roman"/>
                <w:rPrChange w:id="6740" w:author="Test" w:date="2008-12-04T14:38:00Z">
                  <w:rPr>
                    <w:ins w:id="674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42" w:author="Test" w:date="2008-12-04T14:34:00Z">
              <w:r w:rsidRPr="00B645E5">
                <w:rPr>
                  <w:rFonts w:ascii="Times New Roman" w:hAnsi="Times New Roman"/>
                  <w:rPrChange w:id="674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44" w:author="Test" w:date="2008-12-04T14:34:00Z"/>
              </w:numPr>
              <w:jc w:val="both"/>
              <w:rPr>
                <w:ins w:id="6745" w:author="Test" w:date="2008-12-04T14:34:00Z"/>
                <w:rFonts w:ascii="Times New Roman" w:hAnsi="Times New Roman"/>
                <w:rPrChange w:id="6746" w:author="Test" w:date="2008-12-04T14:38:00Z">
                  <w:rPr>
                    <w:ins w:id="674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48" w:author="Test" w:date="2008-12-04T14:34:00Z">
              <w:r w:rsidRPr="00B645E5">
                <w:rPr>
                  <w:rFonts w:ascii="Times New Roman" w:hAnsi="Times New Roman"/>
                  <w:rPrChange w:id="674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50" w:author="Test" w:date="2008-12-04T14:34:00Z"/>
              </w:numPr>
              <w:jc w:val="both"/>
              <w:rPr>
                <w:ins w:id="6751" w:author="Test" w:date="2008-12-04T14:34:00Z"/>
                <w:rFonts w:ascii="Times New Roman" w:hAnsi="Times New Roman"/>
                <w:rPrChange w:id="6752" w:author="Test" w:date="2008-12-04T14:38:00Z">
                  <w:rPr>
                    <w:ins w:id="675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54" w:author="Test" w:date="2008-12-04T14:34:00Z">
              <w:r w:rsidRPr="00B645E5">
                <w:rPr>
                  <w:rFonts w:ascii="Times New Roman" w:hAnsi="Times New Roman"/>
                  <w:rPrChange w:id="675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756" w:author="Test" w:date="2008-12-04T14:34:00Z"/>
              </w:numPr>
              <w:jc w:val="both"/>
              <w:rPr>
                <w:ins w:id="6757" w:author="Test" w:date="2008-12-04T14:34:00Z"/>
                <w:rFonts w:ascii="Times New Roman" w:hAnsi="Times New Roman"/>
                <w:rPrChange w:id="6758" w:author="Test" w:date="2008-12-04T14:38:00Z">
                  <w:rPr>
                    <w:ins w:id="675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60" w:author="Test" w:date="2008-12-04T14:34:00Z">
              <w:r w:rsidRPr="00B645E5">
                <w:rPr>
                  <w:rFonts w:ascii="Times New Roman" w:hAnsi="Times New Roman"/>
                  <w:rPrChange w:id="676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762" w:author="Test" w:date="2008-12-04T14:34:00Z"/>
              </w:numPr>
              <w:jc w:val="both"/>
              <w:rPr>
                <w:ins w:id="6763" w:author="Test" w:date="2008-12-04T14:34:00Z"/>
                <w:rFonts w:ascii="Times New Roman" w:hAnsi="Times New Roman"/>
                <w:rPrChange w:id="6764" w:author="Test" w:date="2008-12-04T14:38:00Z">
                  <w:rPr>
                    <w:ins w:id="676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66" w:author="Test" w:date="2008-12-04T14:34:00Z">
              <w:r w:rsidRPr="00B645E5">
                <w:rPr>
                  <w:rFonts w:ascii="Times New Roman" w:hAnsi="Times New Roman"/>
                  <w:rPrChange w:id="676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</w:tr>
      <w:tr w:rsidR="00A37D06" w:rsidRPr="00B645E5">
        <w:trPr>
          <w:jc w:val="center"/>
          <w:ins w:id="6768" w:author="Test" w:date="2008-12-04T14:34:00Z"/>
        </w:trPr>
        <w:tc>
          <w:tcPr>
            <w:tcW w:w="342" w:type="pct"/>
          </w:tcPr>
          <w:p w:rsidR="00A37D06" w:rsidRPr="00B645E5" w:rsidRDefault="00A37D06" w:rsidP="00A37D06">
            <w:pPr>
              <w:numPr>
                <w:ins w:id="6769" w:author="Test" w:date="2008-12-04T14:34:00Z"/>
              </w:numPr>
              <w:jc w:val="both"/>
              <w:rPr>
                <w:ins w:id="6770" w:author="Test" w:date="2008-12-04T14:34:00Z"/>
                <w:rFonts w:ascii="Times New Roman" w:hAnsi="Times New Roman"/>
                <w:rPrChange w:id="6771" w:author="Test" w:date="2008-12-04T14:38:00Z">
                  <w:rPr>
                    <w:ins w:id="677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773" w:author="Test" w:date="2008-12-04T14:34:00Z"/>
              </w:numPr>
              <w:jc w:val="both"/>
              <w:rPr>
                <w:ins w:id="6774" w:author="Test" w:date="2008-12-04T14:34:00Z"/>
                <w:rFonts w:ascii="Times New Roman" w:hAnsi="Times New Roman"/>
                <w:rPrChange w:id="6775" w:author="Test" w:date="2008-12-04T14:38:00Z">
                  <w:rPr>
                    <w:ins w:id="677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77" w:author="Test" w:date="2008-12-04T14:34:00Z">
              <w:r w:rsidRPr="00B645E5">
                <w:rPr>
                  <w:rFonts w:ascii="Times New Roman" w:hAnsi="Times New Roman"/>
                  <w:rPrChange w:id="677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779" w:author="Test" w:date="2008-12-04T14:34:00Z"/>
              </w:numPr>
              <w:jc w:val="both"/>
              <w:rPr>
                <w:ins w:id="6780" w:author="Test" w:date="2008-12-04T14:34:00Z"/>
                <w:rFonts w:ascii="Times New Roman" w:hAnsi="Times New Roman"/>
                <w:rPrChange w:id="6781" w:author="Test" w:date="2008-12-04T14:38:00Z">
                  <w:rPr>
                    <w:ins w:id="678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83" w:author="Test" w:date="2008-12-04T14:34:00Z">
              <w:r w:rsidRPr="00B645E5">
                <w:rPr>
                  <w:rFonts w:ascii="Times New Roman" w:hAnsi="Times New Roman"/>
                  <w:rPrChange w:id="678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785" w:author="Test" w:date="2008-12-04T14:34:00Z"/>
              </w:numPr>
              <w:jc w:val="both"/>
              <w:rPr>
                <w:ins w:id="6786" w:author="Test" w:date="2008-12-04T14:34:00Z"/>
                <w:rFonts w:ascii="Times New Roman" w:hAnsi="Times New Roman"/>
                <w:rPrChange w:id="6787" w:author="Test" w:date="2008-12-04T14:38:00Z">
                  <w:rPr>
                    <w:ins w:id="67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89" w:author="Test" w:date="2008-12-04T14:34:00Z">
              <w:r w:rsidRPr="00B645E5">
                <w:rPr>
                  <w:rFonts w:ascii="Times New Roman" w:hAnsi="Times New Roman"/>
                  <w:rPrChange w:id="67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791" w:author="Test" w:date="2008-12-04T14:34:00Z"/>
              </w:numPr>
              <w:jc w:val="both"/>
              <w:rPr>
                <w:ins w:id="6792" w:author="Test" w:date="2008-12-04T14:34:00Z"/>
                <w:rFonts w:ascii="Times New Roman" w:hAnsi="Times New Roman"/>
                <w:rPrChange w:id="6793" w:author="Test" w:date="2008-12-04T14:38:00Z">
                  <w:rPr>
                    <w:ins w:id="679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795" w:author="Test" w:date="2008-12-04T14:34:00Z">
              <w:r w:rsidRPr="00B645E5">
                <w:rPr>
                  <w:rFonts w:ascii="Times New Roman" w:hAnsi="Times New Roman"/>
                  <w:rPrChange w:id="679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797" w:author="Test" w:date="2008-12-04T14:34:00Z"/>
              </w:numPr>
              <w:jc w:val="both"/>
              <w:rPr>
                <w:ins w:id="6798" w:author="Test" w:date="2008-12-04T14:34:00Z"/>
                <w:rFonts w:ascii="Times New Roman" w:hAnsi="Times New Roman"/>
                <w:rPrChange w:id="6799" w:author="Test" w:date="2008-12-04T14:38:00Z">
                  <w:rPr>
                    <w:ins w:id="680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01" w:author="Test" w:date="2008-12-04T14:34:00Z">
              <w:r w:rsidRPr="00B645E5">
                <w:rPr>
                  <w:rFonts w:ascii="Times New Roman" w:hAnsi="Times New Roman"/>
                  <w:rPrChange w:id="680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</w:tcPr>
          <w:p w:rsidR="00A37D06" w:rsidRPr="00B645E5" w:rsidRDefault="00A37D06" w:rsidP="00A37D06">
            <w:pPr>
              <w:numPr>
                <w:ins w:id="6803" w:author="Test" w:date="2008-12-04T14:34:00Z"/>
              </w:numPr>
              <w:jc w:val="both"/>
              <w:rPr>
                <w:ins w:id="6804" w:author="Test" w:date="2008-12-04T14:34:00Z"/>
                <w:rFonts w:ascii="Times New Roman" w:hAnsi="Times New Roman"/>
                <w:rPrChange w:id="6805" w:author="Test" w:date="2008-12-04T14:38:00Z">
                  <w:rPr>
                    <w:ins w:id="6806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6807" w:author="Test" w:date="2008-12-04T14:34:00Z"/>
              </w:numPr>
              <w:jc w:val="both"/>
              <w:rPr>
                <w:ins w:id="6808" w:author="Test" w:date="2008-12-04T14:34:00Z"/>
                <w:rFonts w:ascii="Times New Roman" w:hAnsi="Times New Roman"/>
                <w:rPrChange w:id="6809" w:author="Test" w:date="2008-12-04T14:38:00Z">
                  <w:rPr>
                    <w:ins w:id="681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B645E5" w:rsidRDefault="00A37D06" w:rsidP="00A37D06">
            <w:pPr>
              <w:numPr>
                <w:ins w:id="6811" w:author="Test" w:date="2008-12-04T14:34:00Z"/>
              </w:numPr>
              <w:jc w:val="both"/>
              <w:rPr>
                <w:ins w:id="6812" w:author="Test" w:date="2008-12-04T14:34:00Z"/>
                <w:rFonts w:ascii="Times New Roman" w:hAnsi="Times New Roman"/>
                <w:rPrChange w:id="6813" w:author="Test" w:date="2008-12-04T14:38:00Z">
                  <w:rPr>
                    <w:ins w:id="6814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815" w:author="Test" w:date="2008-12-04T14:34:00Z"/>
              </w:numPr>
              <w:jc w:val="both"/>
              <w:rPr>
                <w:ins w:id="6816" w:author="Test" w:date="2008-12-04T14:34:00Z"/>
                <w:rFonts w:ascii="Times New Roman" w:hAnsi="Times New Roman"/>
                <w:rPrChange w:id="6817" w:author="Test" w:date="2008-12-04T14:38:00Z">
                  <w:rPr>
                    <w:ins w:id="681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19" w:author="Test" w:date="2008-12-04T14:34:00Z">
              <w:r w:rsidRPr="00B645E5">
                <w:rPr>
                  <w:rFonts w:ascii="Times New Roman" w:hAnsi="Times New Roman"/>
                  <w:rPrChange w:id="682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821" w:author="Test" w:date="2008-12-04T14:34:00Z"/>
              </w:numPr>
              <w:jc w:val="both"/>
              <w:rPr>
                <w:ins w:id="6822" w:author="Test" w:date="2008-12-04T14:34:00Z"/>
                <w:rFonts w:ascii="Times New Roman" w:hAnsi="Times New Roman"/>
                <w:rPrChange w:id="6823" w:author="Test" w:date="2008-12-04T14:38:00Z">
                  <w:rPr>
                    <w:ins w:id="682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25" w:author="Test" w:date="2008-12-04T14:34:00Z">
              <w:r w:rsidRPr="00B645E5">
                <w:rPr>
                  <w:rFonts w:ascii="Times New Roman" w:hAnsi="Times New Roman"/>
                  <w:rPrChange w:id="682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827" w:author="Test" w:date="2008-12-04T14:34:00Z"/>
              </w:numPr>
              <w:jc w:val="both"/>
              <w:rPr>
                <w:ins w:id="6828" w:author="Test" w:date="2008-12-04T14:34:00Z"/>
                <w:rFonts w:ascii="Times New Roman" w:hAnsi="Times New Roman"/>
                <w:rPrChange w:id="6829" w:author="Test" w:date="2008-12-04T14:38:00Z">
                  <w:rPr>
                    <w:ins w:id="683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31" w:author="Test" w:date="2008-12-04T14:34:00Z">
              <w:r w:rsidRPr="00B645E5">
                <w:rPr>
                  <w:rFonts w:ascii="Times New Roman" w:hAnsi="Times New Roman"/>
                  <w:rPrChange w:id="683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833" w:author="Test" w:date="2008-12-04T14:34:00Z"/>
              </w:numPr>
              <w:jc w:val="both"/>
              <w:rPr>
                <w:ins w:id="6834" w:author="Test" w:date="2008-12-04T14:34:00Z"/>
                <w:rFonts w:ascii="Times New Roman" w:hAnsi="Times New Roman"/>
                <w:rPrChange w:id="6835" w:author="Test" w:date="2008-12-04T14:38:00Z">
                  <w:rPr>
                    <w:ins w:id="683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37" w:author="Test" w:date="2008-12-04T14:34:00Z">
              <w:r w:rsidRPr="00B645E5">
                <w:rPr>
                  <w:rFonts w:ascii="Times New Roman" w:hAnsi="Times New Roman"/>
                  <w:rPrChange w:id="683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6839" w:author="Test" w:date="2008-12-04T14:34:00Z"/>
              </w:numPr>
              <w:jc w:val="both"/>
              <w:rPr>
                <w:ins w:id="6840" w:author="Test" w:date="2008-12-04T14:34:00Z"/>
                <w:rFonts w:ascii="Times New Roman" w:hAnsi="Times New Roman"/>
                <w:rPrChange w:id="6841" w:author="Test" w:date="2008-12-04T14:38:00Z">
                  <w:rPr>
                    <w:ins w:id="684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43" w:author="Test" w:date="2008-12-04T14:34:00Z">
              <w:r w:rsidRPr="00B645E5">
                <w:rPr>
                  <w:rFonts w:ascii="Times New Roman" w:hAnsi="Times New Roman"/>
                  <w:rPrChange w:id="684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341" w:type="pct"/>
          </w:tcPr>
          <w:p w:rsidR="00A37D06" w:rsidRPr="00B645E5" w:rsidRDefault="00A37D06" w:rsidP="00A37D06">
            <w:pPr>
              <w:numPr>
                <w:ins w:id="6845" w:author="Test" w:date="2008-12-04T14:34:00Z"/>
              </w:numPr>
              <w:jc w:val="both"/>
              <w:rPr>
                <w:ins w:id="6846" w:author="Test" w:date="2008-12-04T14:34:00Z"/>
                <w:rFonts w:ascii="Times New Roman" w:hAnsi="Times New Roman"/>
                <w:rPrChange w:id="6847" w:author="Test" w:date="2008-12-04T14:38:00Z">
                  <w:rPr>
                    <w:ins w:id="684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Pr="00B645E5" w:rsidRDefault="00A37D06" w:rsidP="00A37D06">
      <w:pPr>
        <w:numPr>
          <w:ins w:id="6849" w:author="Test" w:date="2008-12-04T14:34:00Z"/>
        </w:numPr>
        <w:ind w:firstLine="397"/>
        <w:jc w:val="both"/>
        <w:rPr>
          <w:ins w:id="6850" w:author="Test" w:date="2008-12-04T14:34:00Z"/>
          <w:rFonts w:ascii="Times New Roman" w:hAnsi="Times New Roman"/>
          <w:u w:val="single"/>
          <w:rPrChange w:id="6851" w:author="Test" w:date="2008-12-04T14:38:00Z">
            <w:rPr>
              <w:ins w:id="6852" w:author="Test" w:date="2008-12-04T14:34:00Z"/>
              <w:rFonts w:ascii="Arial" w:hAnsi="Arial"/>
              <w:sz w:val="28"/>
            </w:rPr>
          </w:rPrChange>
        </w:rPr>
      </w:pPr>
    </w:p>
    <w:tbl>
      <w:tblPr>
        <w:tblW w:w="4881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"/>
        <w:gridCol w:w="434"/>
        <w:gridCol w:w="434"/>
        <w:gridCol w:w="434"/>
        <w:gridCol w:w="433"/>
        <w:gridCol w:w="433"/>
        <w:gridCol w:w="433"/>
        <w:gridCol w:w="279"/>
        <w:gridCol w:w="433"/>
        <w:gridCol w:w="433"/>
        <w:gridCol w:w="432"/>
        <w:gridCol w:w="432"/>
        <w:gridCol w:w="432"/>
        <w:gridCol w:w="432"/>
        <w:gridCol w:w="428"/>
      </w:tblGrid>
      <w:tr w:rsidR="00A37D06" w:rsidRPr="00B645E5">
        <w:trPr>
          <w:jc w:val="center"/>
          <w:ins w:id="6853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854" w:author="Test" w:date="2008-12-04T14:34:00Z"/>
              </w:numPr>
              <w:jc w:val="both"/>
              <w:rPr>
                <w:ins w:id="6855" w:author="Test" w:date="2008-12-04T14:34:00Z"/>
                <w:rFonts w:ascii="Times New Roman" w:hAnsi="Times New Roman"/>
                <w:b/>
                <w:rPrChange w:id="6856" w:author="Test" w:date="2008-12-04T14:38:00Z">
                  <w:rPr>
                    <w:ins w:id="685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58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685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29</w:t>
              </w:r>
              <w:r w:rsidRPr="00B645E5">
                <w:rPr>
                  <w:rFonts w:ascii="Times New Roman" w:hAnsi="Times New Roman"/>
                  <w:b/>
                  <w:rPrChange w:id="68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861" w:author="Test" w:date="2008-12-04T14:34:00Z"/>
              </w:numPr>
              <w:jc w:val="both"/>
              <w:rPr>
                <w:ins w:id="6862" w:author="Test" w:date="2008-12-04T14:34:00Z"/>
                <w:rFonts w:ascii="Times New Roman" w:hAnsi="Times New Roman"/>
                <w:rPrChange w:id="6863" w:author="Test" w:date="2008-12-04T14:38:00Z">
                  <w:rPr>
                    <w:ins w:id="68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65" w:author="Test" w:date="2008-12-04T14:34:00Z">
              <w:r w:rsidRPr="00B645E5">
                <w:rPr>
                  <w:rFonts w:ascii="Times New Roman" w:hAnsi="Times New Roman"/>
                  <w:rPrChange w:id="68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867" w:author="Test" w:date="2008-12-04T14:34:00Z"/>
              </w:numPr>
              <w:jc w:val="both"/>
              <w:rPr>
                <w:ins w:id="6868" w:author="Test" w:date="2008-12-04T14:34:00Z"/>
                <w:rFonts w:ascii="Times New Roman" w:hAnsi="Times New Roman"/>
                <w:rPrChange w:id="6869" w:author="Test" w:date="2008-12-04T14:38:00Z">
                  <w:rPr>
                    <w:ins w:id="687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71" w:author="Test" w:date="2008-12-04T14:34:00Z">
              <w:r w:rsidRPr="00B645E5">
                <w:rPr>
                  <w:rFonts w:ascii="Times New Roman" w:hAnsi="Times New Roman"/>
                  <w:rPrChange w:id="687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873" w:author="Test" w:date="2008-12-04T14:34:00Z"/>
              </w:numPr>
              <w:jc w:val="both"/>
              <w:rPr>
                <w:ins w:id="6874" w:author="Test" w:date="2008-12-04T14:34:00Z"/>
                <w:rFonts w:ascii="Times New Roman" w:hAnsi="Times New Roman"/>
                <w:rPrChange w:id="6875" w:author="Test" w:date="2008-12-04T14:38:00Z">
                  <w:rPr>
                    <w:ins w:id="687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77" w:author="Test" w:date="2008-12-04T14:34:00Z">
              <w:r w:rsidRPr="00B645E5">
                <w:rPr>
                  <w:rFonts w:ascii="Times New Roman" w:hAnsi="Times New Roman"/>
                  <w:rPrChange w:id="687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879" w:author="Test" w:date="2008-12-04T14:34:00Z"/>
              </w:numPr>
              <w:jc w:val="both"/>
              <w:rPr>
                <w:ins w:id="6880" w:author="Test" w:date="2008-12-04T14:34:00Z"/>
                <w:rFonts w:ascii="Times New Roman" w:hAnsi="Times New Roman"/>
                <w:rPrChange w:id="6881" w:author="Test" w:date="2008-12-04T14:38:00Z">
                  <w:rPr>
                    <w:ins w:id="688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83" w:author="Test" w:date="2008-12-04T14:34:00Z">
              <w:r w:rsidRPr="00B645E5">
                <w:rPr>
                  <w:rFonts w:ascii="Times New Roman" w:hAnsi="Times New Roman"/>
                  <w:rPrChange w:id="688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885" w:author="Test" w:date="2008-12-04T14:34:00Z"/>
              </w:numPr>
              <w:jc w:val="both"/>
              <w:rPr>
                <w:ins w:id="6886" w:author="Test" w:date="2008-12-04T14:34:00Z"/>
                <w:rFonts w:ascii="Times New Roman" w:hAnsi="Times New Roman"/>
                <w:rPrChange w:id="6887" w:author="Test" w:date="2008-12-04T14:38:00Z">
                  <w:rPr>
                    <w:ins w:id="688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89" w:author="Test" w:date="2008-12-04T14:34:00Z">
              <w:r w:rsidRPr="00B645E5">
                <w:rPr>
                  <w:rFonts w:ascii="Times New Roman" w:hAnsi="Times New Roman"/>
                  <w:rPrChange w:id="689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10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891" w:author="Test" w:date="2008-12-04T14:34:00Z"/>
              </w:numPr>
              <w:jc w:val="both"/>
              <w:rPr>
                <w:ins w:id="6892" w:author="Test" w:date="2008-12-04T14:34:00Z"/>
                <w:rFonts w:ascii="Times New Roman" w:hAnsi="Times New Roman"/>
                <w:rPrChange w:id="6893" w:author="Test" w:date="2008-12-04T14:38:00Z">
                  <w:rPr>
                    <w:ins w:id="689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895" w:author="Test" w:date="2008-12-04T14:34:00Z">
              <w:r w:rsidRPr="00B645E5">
                <w:rPr>
                  <w:rFonts w:ascii="Times New Roman" w:hAnsi="Times New Roman"/>
                  <w:rPrChange w:id="689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6897" w:author="Test" w:date="2008-12-04T14:34:00Z"/>
              </w:numPr>
              <w:jc w:val="both"/>
              <w:rPr>
                <w:ins w:id="6898" w:author="Test" w:date="2008-12-04T14:34:00Z"/>
                <w:rFonts w:ascii="Times New Roman" w:hAnsi="Times New Roman"/>
                <w:rPrChange w:id="6899" w:author="Test" w:date="2008-12-04T14:38:00Z">
                  <w:rPr>
                    <w:ins w:id="6900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01" w:author="Test" w:date="2008-12-04T14:34:00Z"/>
              </w:numPr>
              <w:jc w:val="both"/>
              <w:rPr>
                <w:ins w:id="6902" w:author="Test" w:date="2008-12-04T14:34:00Z"/>
                <w:rFonts w:ascii="Times New Roman" w:hAnsi="Times New Roman"/>
                <w:b/>
                <w:rPrChange w:id="6903" w:author="Test" w:date="2008-12-04T14:38:00Z">
                  <w:rPr>
                    <w:ins w:id="690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05" w:author="Test" w:date="2008-12-04T14:34:00Z">
              <w:r w:rsidRPr="00C377D7">
                <w:rPr>
                  <w:rFonts w:ascii="Times New Roman" w:hAnsi="Times New Roman"/>
                  <w:sz w:val="22"/>
                  <w:szCs w:val="22"/>
                  <w:rPrChange w:id="690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30</w:t>
              </w:r>
              <w:r w:rsidRPr="00B645E5">
                <w:rPr>
                  <w:rFonts w:ascii="Times New Roman" w:hAnsi="Times New Roman"/>
                  <w:b/>
                  <w:rPrChange w:id="69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>.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08" w:author="Test" w:date="2008-12-04T14:34:00Z"/>
              </w:numPr>
              <w:jc w:val="both"/>
              <w:rPr>
                <w:ins w:id="6909" w:author="Test" w:date="2008-12-04T14:34:00Z"/>
                <w:rFonts w:ascii="Times New Roman" w:hAnsi="Times New Roman"/>
                <w:rPrChange w:id="6910" w:author="Test" w:date="2008-12-04T14:38:00Z">
                  <w:rPr>
                    <w:ins w:id="69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12" w:author="Test" w:date="2008-12-04T14:34:00Z">
              <w:r w:rsidRPr="00B645E5">
                <w:rPr>
                  <w:rFonts w:ascii="Times New Roman" w:hAnsi="Times New Roman"/>
                  <w:rPrChange w:id="69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14" w:author="Test" w:date="2008-12-04T14:34:00Z"/>
              </w:numPr>
              <w:jc w:val="both"/>
              <w:rPr>
                <w:ins w:id="6915" w:author="Test" w:date="2008-12-04T14:34:00Z"/>
                <w:rFonts w:ascii="Times New Roman" w:hAnsi="Times New Roman"/>
                <w:rPrChange w:id="6916" w:author="Test" w:date="2008-12-04T14:38:00Z">
                  <w:rPr>
                    <w:ins w:id="691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18" w:author="Test" w:date="2008-12-04T14:34:00Z">
              <w:r w:rsidRPr="00B645E5">
                <w:rPr>
                  <w:rFonts w:ascii="Times New Roman" w:hAnsi="Times New Roman"/>
                  <w:rPrChange w:id="691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20" w:author="Test" w:date="2008-12-04T14:34:00Z"/>
              </w:numPr>
              <w:jc w:val="both"/>
              <w:rPr>
                <w:ins w:id="6921" w:author="Test" w:date="2008-12-04T14:34:00Z"/>
                <w:rFonts w:ascii="Times New Roman" w:hAnsi="Times New Roman"/>
                <w:rPrChange w:id="6922" w:author="Test" w:date="2008-12-04T14:38:00Z">
                  <w:rPr>
                    <w:ins w:id="692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24" w:author="Test" w:date="2008-12-04T14:34:00Z">
              <w:r w:rsidRPr="00B645E5">
                <w:rPr>
                  <w:rFonts w:ascii="Times New Roman" w:hAnsi="Times New Roman"/>
                  <w:rPrChange w:id="692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26" w:author="Test" w:date="2008-12-04T14:34:00Z"/>
              </w:numPr>
              <w:jc w:val="both"/>
              <w:rPr>
                <w:ins w:id="6927" w:author="Test" w:date="2008-12-04T14:34:00Z"/>
                <w:rFonts w:ascii="Times New Roman" w:hAnsi="Times New Roman"/>
                <w:rPrChange w:id="6928" w:author="Test" w:date="2008-12-04T14:38:00Z">
                  <w:rPr>
                    <w:ins w:id="692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30" w:author="Test" w:date="2008-12-04T14:34:00Z">
              <w:r w:rsidRPr="00B645E5">
                <w:rPr>
                  <w:rFonts w:ascii="Times New Roman" w:hAnsi="Times New Roman"/>
                  <w:rPrChange w:id="693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32" w:author="Test" w:date="2008-12-04T14:34:00Z"/>
              </w:numPr>
              <w:jc w:val="both"/>
              <w:rPr>
                <w:ins w:id="6933" w:author="Test" w:date="2008-12-04T14:34:00Z"/>
                <w:rFonts w:ascii="Times New Roman" w:hAnsi="Times New Roman"/>
                <w:rPrChange w:id="6934" w:author="Test" w:date="2008-12-04T14:38:00Z">
                  <w:rPr>
                    <w:ins w:id="693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36" w:author="Test" w:date="2008-12-04T14:34:00Z">
              <w:r w:rsidRPr="00B645E5">
                <w:rPr>
                  <w:rFonts w:ascii="Times New Roman" w:hAnsi="Times New Roman"/>
                  <w:rPrChange w:id="693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22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938" w:author="Test" w:date="2008-12-04T14:34:00Z"/>
              </w:numPr>
              <w:jc w:val="both"/>
              <w:rPr>
                <w:ins w:id="6939" w:author="Test" w:date="2008-12-04T14:34:00Z"/>
                <w:rFonts w:ascii="Times New Roman" w:hAnsi="Times New Roman"/>
                <w:rPrChange w:id="6940" w:author="Test" w:date="2008-12-04T14:38:00Z">
                  <w:rPr>
                    <w:ins w:id="694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42" w:author="Test" w:date="2008-12-04T14:34:00Z">
              <w:r w:rsidRPr="00B645E5">
                <w:rPr>
                  <w:rFonts w:ascii="Times New Roman" w:hAnsi="Times New Roman"/>
                  <w:rPrChange w:id="694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40</w:t>
              </w:r>
            </w:ins>
          </w:p>
        </w:tc>
      </w:tr>
      <w:tr w:rsidR="00A37D06" w:rsidRPr="00B645E5">
        <w:trPr>
          <w:jc w:val="center"/>
          <w:ins w:id="6944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45" w:author="Test" w:date="2008-12-04T14:34:00Z"/>
              </w:numPr>
              <w:jc w:val="both"/>
              <w:rPr>
                <w:ins w:id="6946" w:author="Test" w:date="2008-12-04T14:34:00Z"/>
                <w:rFonts w:ascii="Times New Roman" w:hAnsi="Times New Roman"/>
                <w:rPrChange w:id="6947" w:author="Test" w:date="2008-12-04T14:38:00Z">
                  <w:rPr>
                    <w:ins w:id="694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49" w:author="Test" w:date="2008-12-04T14:34:00Z"/>
              </w:numPr>
              <w:jc w:val="both"/>
              <w:rPr>
                <w:ins w:id="6950" w:author="Test" w:date="2008-12-04T14:34:00Z"/>
                <w:rFonts w:ascii="Times New Roman" w:hAnsi="Times New Roman"/>
                <w:rPrChange w:id="6951" w:author="Test" w:date="2008-12-04T14:38:00Z">
                  <w:rPr>
                    <w:ins w:id="69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53" w:author="Test" w:date="2008-12-04T14:34:00Z">
              <w:r w:rsidRPr="00B645E5">
                <w:rPr>
                  <w:rFonts w:ascii="Times New Roman" w:hAnsi="Times New Roman"/>
                  <w:rPrChange w:id="69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55" w:author="Test" w:date="2008-12-04T14:34:00Z"/>
              </w:numPr>
              <w:jc w:val="both"/>
              <w:rPr>
                <w:ins w:id="6956" w:author="Test" w:date="2008-12-04T14:34:00Z"/>
                <w:rFonts w:ascii="Times New Roman" w:hAnsi="Times New Roman"/>
                <w:rPrChange w:id="6957" w:author="Test" w:date="2008-12-04T14:38:00Z">
                  <w:rPr>
                    <w:ins w:id="695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59" w:author="Test" w:date="2008-12-04T14:34:00Z">
              <w:r w:rsidRPr="00B645E5">
                <w:rPr>
                  <w:rFonts w:ascii="Times New Roman" w:hAnsi="Times New Roman"/>
                  <w:rPrChange w:id="696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61" w:author="Test" w:date="2008-12-04T14:34:00Z"/>
              </w:numPr>
              <w:jc w:val="both"/>
              <w:rPr>
                <w:ins w:id="6962" w:author="Test" w:date="2008-12-04T14:34:00Z"/>
                <w:rFonts w:ascii="Times New Roman" w:hAnsi="Times New Roman"/>
                <w:rPrChange w:id="6963" w:author="Test" w:date="2008-12-04T14:38:00Z">
                  <w:rPr>
                    <w:ins w:id="696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65" w:author="Test" w:date="2008-12-04T14:34:00Z">
              <w:r w:rsidRPr="00B645E5">
                <w:rPr>
                  <w:rFonts w:ascii="Times New Roman" w:hAnsi="Times New Roman"/>
                  <w:rPrChange w:id="696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42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67" w:author="Test" w:date="2008-12-04T14:34:00Z"/>
              </w:numPr>
              <w:jc w:val="both"/>
              <w:rPr>
                <w:ins w:id="6968" w:author="Test" w:date="2008-12-04T14:34:00Z"/>
                <w:rFonts w:ascii="Times New Roman" w:hAnsi="Times New Roman"/>
                <w:rPrChange w:id="6969" w:author="Test" w:date="2008-12-04T14:38:00Z">
                  <w:rPr>
                    <w:ins w:id="697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71" w:author="Test" w:date="2008-12-04T14:34:00Z">
              <w:r w:rsidRPr="00B645E5">
                <w:rPr>
                  <w:rFonts w:ascii="Times New Roman" w:hAnsi="Times New Roman"/>
                  <w:rPrChange w:id="697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73" w:author="Test" w:date="2008-12-04T14:34:00Z"/>
              </w:numPr>
              <w:jc w:val="both"/>
              <w:rPr>
                <w:ins w:id="6974" w:author="Test" w:date="2008-12-04T14:34:00Z"/>
                <w:rFonts w:ascii="Times New Roman" w:hAnsi="Times New Roman"/>
                <w:rPrChange w:id="6975" w:author="Test" w:date="2008-12-04T14:38:00Z">
                  <w:rPr>
                    <w:ins w:id="697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77" w:author="Test" w:date="2008-12-04T14:34:00Z">
              <w:r w:rsidRPr="00B645E5">
                <w:rPr>
                  <w:rFonts w:ascii="Times New Roman" w:hAnsi="Times New Roman"/>
                  <w:rPrChange w:id="697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6979" w:author="Test" w:date="2008-12-04T14:34:00Z"/>
              </w:numPr>
              <w:jc w:val="both"/>
              <w:rPr>
                <w:ins w:id="6980" w:author="Test" w:date="2008-12-04T14:34:00Z"/>
                <w:rFonts w:ascii="Times New Roman" w:hAnsi="Times New Roman"/>
                <w:rPrChange w:id="6981" w:author="Test" w:date="2008-12-04T14:38:00Z">
                  <w:rPr>
                    <w:ins w:id="698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83" w:author="Test" w:date="2008-12-04T14:34:00Z">
              <w:r w:rsidRPr="00B645E5">
                <w:rPr>
                  <w:rFonts w:ascii="Times New Roman" w:hAnsi="Times New Roman"/>
                  <w:rPrChange w:id="698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12</w:t>
              </w:r>
            </w:ins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6985" w:author="Test" w:date="2008-12-04T14:34:00Z"/>
              </w:numPr>
              <w:jc w:val="both"/>
              <w:rPr>
                <w:ins w:id="6986" w:author="Test" w:date="2008-12-04T14:34:00Z"/>
                <w:rFonts w:ascii="Times New Roman" w:hAnsi="Times New Roman"/>
                <w:rPrChange w:id="6987" w:author="Test" w:date="2008-12-04T14:38:00Z">
                  <w:rPr>
                    <w:ins w:id="698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89" w:author="Test" w:date="2008-12-04T14:34:00Z"/>
              </w:numPr>
              <w:jc w:val="both"/>
              <w:rPr>
                <w:ins w:id="6990" w:author="Test" w:date="2008-12-04T14:34:00Z"/>
                <w:rFonts w:ascii="Times New Roman" w:hAnsi="Times New Roman"/>
                <w:rPrChange w:id="6991" w:author="Test" w:date="2008-12-04T14:38:00Z">
                  <w:rPr>
                    <w:ins w:id="699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93" w:author="Test" w:date="2008-12-04T14:34:00Z"/>
              </w:numPr>
              <w:jc w:val="both"/>
              <w:rPr>
                <w:ins w:id="6994" w:author="Test" w:date="2008-12-04T14:34:00Z"/>
                <w:rFonts w:ascii="Times New Roman" w:hAnsi="Times New Roman"/>
                <w:rPrChange w:id="6995" w:author="Test" w:date="2008-12-04T14:38:00Z">
                  <w:rPr>
                    <w:ins w:id="69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6997" w:author="Test" w:date="2008-12-04T14:34:00Z">
              <w:r w:rsidRPr="00B645E5">
                <w:rPr>
                  <w:rFonts w:ascii="Times New Roman" w:hAnsi="Times New Roman"/>
                  <w:rPrChange w:id="69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6999" w:author="Test" w:date="2008-12-04T14:34:00Z"/>
              </w:numPr>
              <w:jc w:val="both"/>
              <w:rPr>
                <w:ins w:id="7000" w:author="Test" w:date="2008-12-04T14:34:00Z"/>
                <w:rFonts w:ascii="Times New Roman" w:hAnsi="Times New Roman"/>
                <w:rPrChange w:id="7001" w:author="Test" w:date="2008-12-04T14:38:00Z">
                  <w:rPr>
                    <w:ins w:id="700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03" w:author="Test" w:date="2008-12-04T14:34:00Z">
              <w:r w:rsidRPr="00B645E5">
                <w:rPr>
                  <w:rFonts w:ascii="Times New Roman" w:hAnsi="Times New Roman"/>
                  <w:rPrChange w:id="700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05" w:author="Test" w:date="2008-12-04T14:34:00Z"/>
              </w:numPr>
              <w:jc w:val="both"/>
              <w:rPr>
                <w:ins w:id="7006" w:author="Test" w:date="2008-12-04T14:34:00Z"/>
                <w:rFonts w:ascii="Times New Roman" w:hAnsi="Times New Roman"/>
                <w:rPrChange w:id="7007" w:author="Test" w:date="2008-12-04T14:38:00Z">
                  <w:rPr>
                    <w:ins w:id="700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09" w:author="Test" w:date="2008-12-04T14:34:00Z">
              <w:r w:rsidRPr="00B645E5">
                <w:rPr>
                  <w:rFonts w:ascii="Times New Roman" w:hAnsi="Times New Roman"/>
                  <w:rPrChange w:id="701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11" w:author="Test" w:date="2008-12-04T14:34:00Z"/>
              </w:numPr>
              <w:jc w:val="both"/>
              <w:rPr>
                <w:ins w:id="7012" w:author="Test" w:date="2008-12-04T14:34:00Z"/>
                <w:rFonts w:ascii="Times New Roman" w:hAnsi="Times New Roman"/>
                <w:rPrChange w:id="7013" w:author="Test" w:date="2008-12-04T14:38:00Z">
                  <w:rPr>
                    <w:ins w:id="701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15" w:author="Test" w:date="2008-12-04T14:34:00Z">
              <w:r w:rsidRPr="00B645E5">
                <w:rPr>
                  <w:rFonts w:ascii="Times New Roman" w:hAnsi="Times New Roman"/>
                  <w:rPrChange w:id="701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2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17" w:author="Test" w:date="2008-12-04T14:34:00Z"/>
              </w:numPr>
              <w:jc w:val="both"/>
              <w:rPr>
                <w:ins w:id="7018" w:author="Test" w:date="2008-12-04T14:34:00Z"/>
                <w:rFonts w:ascii="Times New Roman" w:hAnsi="Times New Roman"/>
                <w:rPrChange w:id="7019" w:author="Test" w:date="2008-12-04T14:38:00Z">
                  <w:rPr>
                    <w:ins w:id="702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21" w:author="Test" w:date="2008-12-04T14:34:00Z">
              <w:r w:rsidRPr="00B645E5">
                <w:rPr>
                  <w:rFonts w:ascii="Times New Roman" w:hAnsi="Times New Roman"/>
                  <w:rPrChange w:id="702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19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7023" w:author="Test" w:date="2008-12-04T14:34:00Z"/>
              </w:numPr>
              <w:jc w:val="both"/>
              <w:rPr>
                <w:ins w:id="7024" w:author="Test" w:date="2008-12-04T14:34:00Z"/>
                <w:rFonts w:ascii="Times New Roman" w:hAnsi="Times New Roman"/>
                <w:rPrChange w:id="7025" w:author="Test" w:date="2008-12-04T14:38:00Z">
                  <w:rPr>
                    <w:ins w:id="702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27" w:author="Test" w:date="2008-12-04T14:34:00Z">
              <w:r w:rsidRPr="00B645E5">
                <w:rPr>
                  <w:rFonts w:ascii="Times New Roman" w:hAnsi="Times New Roman"/>
                  <w:rPrChange w:id="702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</w:tr>
      <w:tr w:rsidR="00A37D06" w:rsidRPr="00B645E5">
        <w:trPr>
          <w:jc w:val="center"/>
          <w:ins w:id="7029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30" w:author="Test" w:date="2008-12-04T14:34:00Z"/>
              </w:numPr>
              <w:jc w:val="both"/>
              <w:rPr>
                <w:ins w:id="7031" w:author="Test" w:date="2008-12-04T14:34:00Z"/>
                <w:rFonts w:ascii="Times New Roman" w:hAnsi="Times New Roman"/>
                <w:rPrChange w:id="7032" w:author="Test" w:date="2008-12-04T14:38:00Z">
                  <w:rPr>
                    <w:ins w:id="703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34" w:author="Test" w:date="2008-12-04T14:34:00Z"/>
              </w:numPr>
              <w:jc w:val="both"/>
              <w:rPr>
                <w:ins w:id="7035" w:author="Test" w:date="2008-12-04T14:34:00Z"/>
                <w:rFonts w:ascii="Times New Roman" w:hAnsi="Times New Roman"/>
                <w:rPrChange w:id="7036" w:author="Test" w:date="2008-12-04T14:38:00Z">
                  <w:rPr>
                    <w:ins w:id="703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38" w:author="Test" w:date="2008-12-04T14:34:00Z">
              <w:r w:rsidRPr="00B645E5">
                <w:rPr>
                  <w:rFonts w:ascii="Times New Roman" w:hAnsi="Times New Roman"/>
                  <w:rPrChange w:id="703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40" w:author="Test" w:date="2008-12-04T14:34:00Z"/>
              </w:numPr>
              <w:jc w:val="both"/>
              <w:rPr>
                <w:ins w:id="7041" w:author="Test" w:date="2008-12-04T14:34:00Z"/>
                <w:rFonts w:ascii="Times New Roman" w:hAnsi="Times New Roman"/>
                <w:rPrChange w:id="7042" w:author="Test" w:date="2008-12-04T14:38:00Z">
                  <w:rPr>
                    <w:ins w:id="704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44" w:author="Test" w:date="2008-12-04T14:34:00Z">
              <w:r w:rsidRPr="00B645E5">
                <w:rPr>
                  <w:rFonts w:ascii="Times New Roman" w:hAnsi="Times New Roman"/>
                  <w:rPrChange w:id="704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46" w:author="Test" w:date="2008-12-04T14:34:00Z"/>
              </w:numPr>
              <w:jc w:val="both"/>
              <w:rPr>
                <w:ins w:id="7047" w:author="Test" w:date="2008-12-04T14:34:00Z"/>
                <w:rFonts w:ascii="Times New Roman" w:hAnsi="Times New Roman"/>
                <w:rPrChange w:id="7048" w:author="Test" w:date="2008-12-04T14:38:00Z">
                  <w:rPr>
                    <w:ins w:id="70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50" w:author="Test" w:date="2008-12-04T14:34:00Z">
              <w:r w:rsidRPr="00B645E5">
                <w:rPr>
                  <w:rFonts w:ascii="Times New Roman" w:hAnsi="Times New Roman"/>
                  <w:rPrChange w:id="70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52" w:author="Test" w:date="2008-12-04T14:34:00Z"/>
              </w:numPr>
              <w:jc w:val="both"/>
              <w:rPr>
                <w:ins w:id="7053" w:author="Test" w:date="2008-12-04T14:34:00Z"/>
                <w:rFonts w:ascii="Times New Roman" w:hAnsi="Times New Roman"/>
                <w:rPrChange w:id="7054" w:author="Test" w:date="2008-12-04T14:38:00Z">
                  <w:rPr>
                    <w:ins w:id="70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56" w:author="Test" w:date="2008-12-04T14:34:00Z">
              <w:r w:rsidRPr="00B645E5">
                <w:rPr>
                  <w:rFonts w:ascii="Times New Roman" w:hAnsi="Times New Roman"/>
                  <w:rPrChange w:id="70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58" w:author="Test" w:date="2008-12-04T14:34:00Z"/>
              </w:numPr>
              <w:jc w:val="both"/>
              <w:rPr>
                <w:ins w:id="7059" w:author="Test" w:date="2008-12-04T14:34:00Z"/>
                <w:rFonts w:ascii="Times New Roman" w:hAnsi="Times New Roman"/>
                <w:rPrChange w:id="7060" w:author="Test" w:date="2008-12-04T14:38:00Z">
                  <w:rPr>
                    <w:ins w:id="70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62" w:author="Test" w:date="2008-12-04T14:34:00Z">
              <w:r w:rsidRPr="00B645E5">
                <w:rPr>
                  <w:rFonts w:ascii="Times New Roman" w:hAnsi="Times New Roman"/>
                  <w:rPrChange w:id="70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9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7064" w:author="Test" w:date="2008-12-04T14:34:00Z"/>
              </w:numPr>
              <w:jc w:val="both"/>
              <w:rPr>
                <w:ins w:id="7065" w:author="Test" w:date="2008-12-04T14:34:00Z"/>
                <w:rFonts w:ascii="Times New Roman" w:hAnsi="Times New Roman"/>
                <w:rPrChange w:id="7066" w:author="Test" w:date="2008-12-04T14:38:00Z">
                  <w:rPr>
                    <w:ins w:id="70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68" w:author="Test" w:date="2008-12-04T14:34:00Z">
              <w:r w:rsidRPr="00B645E5">
                <w:rPr>
                  <w:rFonts w:ascii="Times New Roman" w:hAnsi="Times New Roman"/>
                  <w:rPrChange w:id="70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7070" w:author="Test" w:date="2008-12-04T14:34:00Z"/>
              </w:numPr>
              <w:jc w:val="both"/>
              <w:rPr>
                <w:ins w:id="7071" w:author="Test" w:date="2008-12-04T14:34:00Z"/>
                <w:rFonts w:ascii="Times New Roman" w:hAnsi="Times New Roman"/>
                <w:rPrChange w:id="7072" w:author="Test" w:date="2008-12-04T14:38:00Z">
                  <w:rPr>
                    <w:ins w:id="707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74" w:author="Test" w:date="2008-12-04T14:34:00Z"/>
              </w:numPr>
              <w:jc w:val="both"/>
              <w:rPr>
                <w:ins w:id="7075" w:author="Test" w:date="2008-12-04T14:34:00Z"/>
                <w:rFonts w:ascii="Times New Roman" w:hAnsi="Times New Roman"/>
                <w:rPrChange w:id="7076" w:author="Test" w:date="2008-12-04T14:38:00Z">
                  <w:rPr>
                    <w:ins w:id="707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78" w:author="Test" w:date="2008-12-04T14:34:00Z"/>
              </w:numPr>
              <w:jc w:val="both"/>
              <w:rPr>
                <w:ins w:id="7079" w:author="Test" w:date="2008-12-04T14:34:00Z"/>
                <w:rFonts w:ascii="Times New Roman" w:hAnsi="Times New Roman"/>
                <w:rPrChange w:id="7080" w:author="Test" w:date="2008-12-04T14:38:00Z">
                  <w:rPr>
                    <w:ins w:id="708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82" w:author="Test" w:date="2008-12-04T14:34:00Z">
              <w:r w:rsidRPr="00B645E5">
                <w:rPr>
                  <w:rFonts w:ascii="Times New Roman" w:hAnsi="Times New Roman"/>
                  <w:rPrChange w:id="708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84" w:author="Test" w:date="2008-12-04T14:34:00Z"/>
              </w:numPr>
              <w:jc w:val="both"/>
              <w:rPr>
                <w:ins w:id="7085" w:author="Test" w:date="2008-12-04T14:34:00Z"/>
                <w:rFonts w:ascii="Times New Roman" w:hAnsi="Times New Roman"/>
                <w:rPrChange w:id="7086" w:author="Test" w:date="2008-12-04T14:38:00Z">
                  <w:rPr>
                    <w:ins w:id="708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88" w:author="Test" w:date="2008-12-04T14:34:00Z">
              <w:r w:rsidRPr="00B645E5">
                <w:rPr>
                  <w:rFonts w:ascii="Times New Roman" w:hAnsi="Times New Roman"/>
                  <w:rPrChange w:id="708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26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90" w:author="Test" w:date="2008-12-04T14:34:00Z"/>
              </w:numPr>
              <w:jc w:val="both"/>
              <w:rPr>
                <w:ins w:id="7091" w:author="Test" w:date="2008-12-04T14:34:00Z"/>
                <w:rFonts w:ascii="Times New Roman" w:hAnsi="Times New Roman"/>
                <w:rPrChange w:id="7092" w:author="Test" w:date="2008-12-04T14:38:00Z">
                  <w:rPr>
                    <w:ins w:id="709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094" w:author="Test" w:date="2008-12-04T14:34:00Z">
              <w:r w:rsidRPr="00B645E5">
                <w:rPr>
                  <w:rFonts w:ascii="Times New Roman" w:hAnsi="Times New Roman"/>
                  <w:rPrChange w:id="709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096" w:author="Test" w:date="2008-12-04T14:34:00Z"/>
              </w:numPr>
              <w:jc w:val="both"/>
              <w:rPr>
                <w:ins w:id="7097" w:author="Test" w:date="2008-12-04T14:34:00Z"/>
                <w:rFonts w:ascii="Times New Roman" w:hAnsi="Times New Roman"/>
                <w:rPrChange w:id="7098" w:author="Test" w:date="2008-12-04T14:38:00Z">
                  <w:rPr>
                    <w:ins w:id="709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00" w:author="Test" w:date="2008-12-04T14:34:00Z">
              <w:r w:rsidRPr="00B645E5">
                <w:rPr>
                  <w:rFonts w:ascii="Times New Roman" w:hAnsi="Times New Roman"/>
                  <w:rPrChange w:id="710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02" w:author="Test" w:date="2008-12-04T14:34:00Z"/>
              </w:numPr>
              <w:jc w:val="both"/>
              <w:rPr>
                <w:ins w:id="7103" w:author="Test" w:date="2008-12-04T14:34:00Z"/>
                <w:rFonts w:ascii="Times New Roman" w:hAnsi="Times New Roman"/>
                <w:rPrChange w:id="7104" w:author="Test" w:date="2008-12-04T14:38:00Z">
                  <w:rPr>
                    <w:ins w:id="710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06" w:author="Test" w:date="2008-12-04T14:34:00Z">
              <w:r w:rsidRPr="00B645E5">
                <w:rPr>
                  <w:rFonts w:ascii="Times New Roman" w:hAnsi="Times New Roman"/>
                  <w:rPrChange w:id="710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16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7108" w:author="Test" w:date="2008-12-04T14:34:00Z"/>
              </w:numPr>
              <w:jc w:val="both"/>
              <w:rPr>
                <w:ins w:id="7109" w:author="Test" w:date="2008-12-04T14:34:00Z"/>
                <w:rFonts w:ascii="Times New Roman" w:hAnsi="Times New Roman"/>
                <w:rPrChange w:id="7110" w:author="Test" w:date="2008-12-04T14:38:00Z">
                  <w:rPr>
                    <w:ins w:id="711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12" w:author="Test" w:date="2008-12-04T14:34:00Z">
              <w:r w:rsidRPr="00B645E5">
                <w:rPr>
                  <w:rFonts w:ascii="Times New Roman" w:hAnsi="Times New Roman"/>
                  <w:rPrChange w:id="711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</w:tr>
      <w:tr w:rsidR="00A37D06" w:rsidRPr="00B645E5">
        <w:trPr>
          <w:jc w:val="center"/>
          <w:ins w:id="7114" w:author="Test" w:date="2008-12-04T14:34:00Z"/>
        </w:trPr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15" w:author="Test" w:date="2008-12-04T14:34:00Z"/>
              </w:numPr>
              <w:jc w:val="both"/>
              <w:rPr>
                <w:ins w:id="7116" w:author="Test" w:date="2008-12-04T14:34:00Z"/>
                <w:rFonts w:ascii="Times New Roman" w:hAnsi="Times New Roman"/>
                <w:rPrChange w:id="7117" w:author="Test" w:date="2008-12-04T14:38:00Z">
                  <w:rPr>
                    <w:ins w:id="711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19" w:author="Test" w:date="2008-12-04T14:34:00Z"/>
              </w:numPr>
              <w:jc w:val="both"/>
              <w:rPr>
                <w:ins w:id="7120" w:author="Test" w:date="2008-12-04T14:34:00Z"/>
                <w:rFonts w:ascii="Times New Roman" w:hAnsi="Times New Roman"/>
                <w:rPrChange w:id="7121" w:author="Test" w:date="2008-12-04T14:38:00Z">
                  <w:rPr>
                    <w:ins w:id="712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23" w:author="Test" w:date="2008-12-04T14:34:00Z">
              <w:r w:rsidRPr="00B645E5">
                <w:rPr>
                  <w:rFonts w:ascii="Times New Roman" w:hAnsi="Times New Roman"/>
                  <w:rPrChange w:id="712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25" w:author="Test" w:date="2008-12-04T14:34:00Z"/>
              </w:numPr>
              <w:jc w:val="both"/>
              <w:rPr>
                <w:ins w:id="7126" w:author="Test" w:date="2008-12-04T14:34:00Z"/>
                <w:rFonts w:ascii="Times New Roman" w:hAnsi="Times New Roman"/>
                <w:rPrChange w:id="7127" w:author="Test" w:date="2008-12-04T14:38:00Z">
                  <w:rPr>
                    <w:ins w:id="712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29" w:author="Test" w:date="2008-12-04T14:34:00Z">
              <w:r w:rsidRPr="00B645E5">
                <w:rPr>
                  <w:rFonts w:ascii="Times New Roman" w:hAnsi="Times New Roman"/>
                  <w:rPrChange w:id="713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20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31" w:author="Test" w:date="2008-12-04T14:34:00Z"/>
              </w:numPr>
              <w:jc w:val="both"/>
              <w:rPr>
                <w:ins w:id="7132" w:author="Test" w:date="2008-12-04T14:34:00Z"/>
                <w:rFonts w:ascii="Times New Roman" w:hAnsi="Times New Roman"/>
                <w:rPrChange w:id="7133" w:author="Test" w:date="2008-12-04T14:38:00Z">
                  <w:rPr>
                    <w:ins w:id="713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35" w:author="Test" w:date="2008-12-04T14:34:00Z">
              <w:r w:rsidRPr="00B645E5">
                <w:rPr>
                  <w:rFonts w:ascii="Times New Roman" w:hAnsi="Times New Roman"/>
                  <w:rPrChange w:id="713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37" w:author="Test" w:date="2008-12-04T14:34:00Z"/>
              </w:numPr>
              <w:jc w:val="both"/>
              <w:rPr>
                <w:ins w:id="7138" w:author="Test" w:date="2008-12-04T14:34:00Z"/>
                <w:rFonts w:ascii="Times New Roman" w:hAnsi="Times New Roman"/>
                <w:rPrChange w:id="7139" w:author="Test" w:date="2008-12-04T14:38:00Z">
                  <w:rPr>
                    <w:ins w:id="714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41" w:author="Test" w:date="2008-12-04T14:34:00Z">
              <w:r w:rsidRPr="00B645E5">
                <w:rPr>
                  <w:rFonts w:ascii="Times New Roman" w:hAnsi="Times New Roman"/>
                  <w:rPrChange w:id="714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7</w:t>
              </w:r>
            </w:ins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43" w:author="Test" w:date="2008-12-04T14:34:00Z"/>
              </w:numPr>
              <w:jc w:val="both"/>
              <w:rPr>
                <w:ins w:id="7144" w:author="Test" w:date="2008-12-04T14:34:00Z"/>
                <w:rFonts w:ascii="Times New Roman" w:hAnsi="Times New Roman"/>
                <w:rPrChange w:id="7145" w:author="Test" w:date="2008-12-04T14:38:00Z">
                  <w:rPr>
                    <w:ins w:id="714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47" w:author="Test" w:date="2008-12-04T14:34:00Z">
              <w:r w:rsidRPr="00B645E5">
                <w:rPr>
                  <w:rFonts w:ascii="Times New Roman" w:hAnsi="Times New Roman"/>
                  <w:rPrChange w:id="714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25</w:t>
              </w:r>
            </w:ins>
          </w:p>
        </w:tc>
        <w:tc>
          <w:tcPr>
            <w:tcW w:w="342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7149" w:author="Test" w:date="2008-12-04T14:34:00Z"/>
              </w:numPr>
              <w:jc w:val="both"/>
              <w:rPr>
                <w:ins w:id="7150" w:author="Test" w:date="2008-12-04T14:34:00Z"/>
                <w:rFonts w:ascii="Times New Roman" w:hAnsi="Times New Roman"/>
                <w:rPrChange w:id="7151" w:author="Test" w:date="2008-12-04T14:38:00Z">
                  <w:rPr>
                    <w:ins w:id="715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53" w:author="Test" w:date="2008-12-04T14:34:00Z">
              <w:r w:rsidRPr="00B645E5">
                <w:rPr>
                  <w:rFonts w:ascii="Times New Roman" w:hAnsi="Times New Roman"/>
                  <w:rPrChange w:id="715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18</w:t>
              </w:r>
            </w:ins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7155" w:author="Test" w:date="2008-12-04T14:34:00Z"/>
              </w:numPr>
              <w:jc w:val="both"/>
              <w:rPr>
                <w:ins w:id="7156" w:author="Test" w:date="2008-12-04T14:34:00Z"/>
                <w:rFonts w:ascii="Times New Roman" w:hAnsi="Times New Roman"/>
                <w:rPrChange w:id="7157" w:author="Test" w:date="2008-12-04T14:38:00Z">
                  <w:rPr>
                    <w:ins w:id="7158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59" w:author="Test" w:date="2008-12-04T14:34:00Z"/>
              </w:numPr>
              <w:jc w:val="both"/>
              <w:rPr>
                <w:ins w:id="7160" w:author="Test" w:date="2008-12-04T14:34:00Z"/>
                <w:rFonts w:ascii="Times New Roman" w:hAnsi="Times New Roman"/>
                <w:rPrChange w:id="7161" w:author="Test" w:date="2008-12-04T14:38:00Z">
                  <w:rPr>
                    <w:ins w:id="7162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63" w:author="Test" w:date="2008-12-04T14:34:00Z"/>
              </w:numPr>
              <w:jc w:val="both"/>
              <w:rPr>
                <w:ins w:id="7164" w:author="Test" w:date="2008-12-04T14:34:00Z"/>
                <w:rFonts w:ascii="Times New Roman" w:hAnsi="Times New Roman"/>
                <w:rPrChange w:id="7165" w:author="Test" w:date="2008-12-04T14:38:00Z">
                  <w:rPr>
                    <w:ins w:id="716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67" w:author="Test" w:date="2008-12-04T14:34:00Z">
              <w:r w:rsidRPr="00B645E5">
                <w:rPr>
                  <w:rFonts w:ascii="Times New Roman" w:hAnsi="Times New Roman"/>
                  <w:rPrChange w:id="716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69" w:author="Test" w:date="2008-12-04T14:34:00Z"/>
              </w:numPr>
              <w:jc w:val="both"/>
              <w:rPr>
                <w:ins w:id="7170" w:author="Test" w:date="2008-12-04T14:34:00Z"/>
                <w:rFonts w:ascii="Times New Roman" w:hAnsi="Times New Roman"/>
                <w:rPrChange w:id="7171" w:author="Test" w:date="2008-12-04T14:38:00Z">
                  <w:rPr>
                    <w:ins w:id="7172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73" w:author="Test" w:date="2008-12-04T14:34:00Z">
              <w:r w:rsidRPr="00B645E5">
                <w:rPr>
                  <w:rFonts w:ascii="Times New Roman" w:hAnsi="Times New Roman"/>
                  <w:rPrChange w:id="7174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75" w:author="Test" w:date="2008-12-04T14:34:00Z"/>
              </w:numPr>
              <w:jc w:val="both"/>
              <w:rPr>
                <w:ins w:id="7176" w:author="Test" w:date="2008-12-04T14:34:00Z"/>
                <w:rFonts w:ascii="Times New Roman" w:hAnsi="Times New Roman"/>
                <w:rPrChange w:id="7177" w:author="Test" w:date="2008-12-04T14:38:00Z">
                  <w:rPr>
                    <w:ins w:id="7178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79" w:author="Test" w:date="2008-12-04T14:34:00Z">
              <w:r w:rsidRPr="00B645E5">
                <w:rPr>
                  <w:rFonts w:ascii="Times New Roman" w:hAnsi="Times New Roman"/>
                  <w:rPrChange w:id="7180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81" w:author="Test" w:date="2008-12-04T14:34:00Z"/>
              </w:numPr>
              <w:jc w:val="both"/>
              <w:rPr>
                <w:ins w:id="7182" w:author="Test" w:date="2008-12-04T14:34:00Z"/>
                <w:rFonts w:ascii="Times New Roman" w:hAnsi="Times New Roman"/>
                <w:rPrChange w:id="7183" w:author="Test" w:date="2008-12-04T14:38:00Z">
                  <w:rPr>
                    <w:ins w:id="7184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85" w:author="Test" w:date="2008-12-04T14:34:00Z">
              <w:r w:rsidRPr="00B645E5">
                <w:rPr>
                  <w:rFonts w:ascii="Times New Roman" w:hAnsi="Times New Roman"/>
                  <w:rPrChange w:id="7186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3</w:t>
              </w:r>
            </w:ins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D06" w:rsidRPr="00B645E5" w:rsidRDefault="00A37D06" w:rsidP="00A37D06">
            <w:pPr>
              <w:numPr>
                <w:ins w:id="7187" w:author="Test" w:date="2008-12-04T14:34:00Z"/>
              </w:numPr>
              <w:jc w:val="both"/>
              <w:rPr>
                <w:ins w:id="7188" w:author="Test" w:date="2008-12-04T14:34:00Z"/>
                <w:rFonts w:ascii="Times New Roman" w:hAnsi="Times New Roman"/>
                <w:rPrChange w:id="7189" w:author="Test" w:date="2008-12-04T14:38:00Z">
                  <w:rPr>
                    <w:ins w:id="7190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91" w:author="Test" w:date="2008-12-04T14:34:00Z">
              <w:r w:rsidRPr="00B645E5">
                <w:rPr>
                  <w:rFonts w:ascii="Times New Roman" w:hAnsi="Times New Roman"/>
                  <w:rPrChange w:id="7192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29</w:t>
              </w:r>
            </w:ins>
          </w:p>
        </w:tc>
        <w:tc>
          <w:tcPr>
            <w:tcW w:w="341" w:type="pct"/>
            <w:tcBorders>
              <w:left w:val="single" w:sz="4" w:space="0" w:color="auto"/>
            </w:tcBorders>
          </w:tcPr>
          <w:p w:rsidR="00A37D06" w:rsidRPr="00B645E5" w:rsidRDefault="00A37D06" w:rsidP="00A37D06">
            <w:pPr>
              <w:numPr>
                <w:ins w:id="7193" w:author="Test" w:date="2008-12-04T14:34:00Z"/>
              </w:numPr>
              <w:jc w:val="both"/>
              <w:rPr>
                <w:ins w:id="7194" w:author="Test" w:date="2008-12-04T14:34:00Z"/>
                <w:rFonts w:ascii="Times New Roman" w:hAnsi="Times New Roman"/>
                <w:rPrChange w:id="7195" w:author="Test" w:date="2008-12-04T14:38:00Z">
                  <w:rPr>
                    <w:ins w:id="7196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197" w:author="Test" w:date="2008-12-04T14:34:00Z">
              <w:r w:rsidRPr="00B645E5">
                <w:rPr>
                  <w:rFonts w:ascii="Times New Roman" w:hAnsi="Times New Roman"/>
                  <w:rPrChange w:id="7198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</w:tr>
      <w:tr w:rsidR="00A37D06" w:rsidRPr="00B645E5">
        <w:trPr>
          <w:jc w:val="center"/>
          <w:ins w:id="7199" w:author="Test" w:date="2008-12-04T14:34:00Z"/>
        </w:trPr>
        <w:tc>
          <w:tcPr>
            <w:tcW w:w="342" w:type="pct"/>
          </w:tcPr>
          <w:p w:rsidR="00A37D06" w:rsidRPr="00B645E5" w:rsidRDefault="00A37D06" w:rsidP="00A37D06">
            <w:pPr>
              <w:numPr>
                <w:ins w:id="7200" w:author="Test" w:date="2008-12-04T14:34:00Z"/>
              </w:numPr>
              <w:jc w:val="both"/>
              <w:rPr>
                <w:ins w:id="7201" w:author="Test" w:date="2008-12-04T14:34:00Z"/>
                <w:rFonts w:ascii="Times New Roman" w:hAnsi="Times New Roman"/>
                <w:rPrChange w:id="7202" w:author="Test" w:date="2008-12-04T14:38:00Z">
                  <w:rPr>
                    <w:ins w:id="7203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04" w:author="Test" w:date="2008-12-04T14:34:00Z"/>
              </w:numPr>
              <w:jc w:val="both"/>
              <w:rPr>
                <w:ins w:id="7205" w:author="Test" w:date="2008-12-04T14:34:00Z"/>
                <w:rFonts w:ascii="Times New Roman" w:hAnsi="Times New Roman"/>
                <w:rPrChange w:id="7206" w:author="Test" w:date="2008-12-04T14:38:00Z">
                  <w:rPr>
                    <w:ins w:id="720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08" w:author="Test" w:date="2008-12-04T14:34:00Z">
              <w:r w:rsidRPr="00B645E5">
                <w:rPr>
                  <w:rFonts w:ascii="Times New Roman" w:hAnsi="Times New Roman"/>
                  <w:rPrChange w:id="720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10" w:author="Test" w:date="2008-12-04T14:34:00Z"/>
              </w:numPr>
              <w:jc w:val="both"/>
              <w:rPr>
                <w:ins w:id="7211" w:author="Test" w:date="2008-12-04T14:34:00Z"/>
                <w:rFonts w:ascii="Times New Roman" w:hAnsi="Times New Roman"/>
                <w:rPrChange w:id="7212" w:author="Test" w:date="2008-12-04T14:38:00Z">
                  <w:rPr>
                    <w:ins w:id="721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14" w:author="Test" w:date="2008-12-04T14:34:00Z">
              <w:r w:rsidRPr="00B645E5">
                <w:rPr>
                  <w:rFonts w:ascii="Times New Roman" w:hAnsi="Times New Roman"/>
                  <w:rPrChange w:id="721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11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16" w:author="Test" w:date="2008-12-04T14:34:00Z"/>
              </w:numPr>
              <w:jc w:val="both"/>
              <w:rPr>
                <w:ins w:id="7217" w:author="Test" w:date="2008-12-04T14:34:00Z"/>
                <w:rFonts w:ascii="Times New Roman" w:hAnsi="Times New Roman"/>
                <w:rPrChange w:id="7218" w:author="Test" w:date="2008-12-04T14:38:00Z">
                  <w:rPr>
                    <w:ins w:id="721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20" w:author="Test" w:date="2008-12-04T14:34:00Z">
              <w:r w:rsidRPr="00B645E5">
                <w:rPr>
                  <w:rFonts w:ascii="Times New Roman" w:hAnsi="Times New Roman"/>
                  <w:rPrChange w:id="722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17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22" w:author="Test" w:date="2008-12-04T14:34:00Z"/>
              </w:numPr>
              <w:jc w:val="both"/>
              <w:rPr>
                <w:ins w:id="7223" w:author="Test" w:date="2008-12-04T14:34:00Z"/>
                <w:rFonts w:ascii="Times New Roman" w:hAnsi="Times New Roman"/>
                <w:rPrChange w:id="7224" w:author="Test" w:date="2008-12-04T14:38:00Z">
                  <w:rPr>
                    <w:ins w:id="722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26" w:author="Test" w:date="2008-12-04T14:34:00Z">
              <w:r w:rsidRPr="00B645E5">
                <w:rPr>
                  <w:rFonts w:ascii="Times New Roman" w:hAnsi="Times New Roman"/>
                  <w:rPrChange w:id="722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15</w:t>
              </w:r>
            </w:ins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28" w:author="Test" w:date="2008-12-04T14:34:00Z"/>
              </w:numPr>
              <w:jc w:val="both"/>
              <w:rPr>
                <w:ins w:id="7229" w:author="Test" w:date="2008-12-04T14:34:00Z"/>
                <w:rFonts w:ascii="Times New Roman" w:hAnsi="Times New Roman"/>
                <w:rPrChange w:id="7230" w:author="Test" w:date="2008-12-04T14:38:00Z">
                  <w:rPr>
                    <w:ins w:id="723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32" w:author="Test" w:date="2008-12-04T14:34:00Z">
              <w:r w:rsidRPr="00B645E5">
                <w:rPr>
                  <w:rFonts w:ascii="Times New Roman" w:hAnsi="Times New Roman"/>
                  <w:rPrChange w:id="723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14</w:t>
              </w:r>
            </w:ins>
          </w:p>
        </w:tc>
        <w:tc>
          <w:tcPr>
            <w:tcW w:w="342" w:type="pct"/>
          </w:tcPr>
          <w:p w:rsidR="00A37D06" w:rsidRPr="00B645E5" w:rsidRDefault="00A37D06" w:rsidP="00A37D06">
            <w:pPr>
              <w:numPr>
                <w:ins w:id="7234" w:author="Test" w:date="2008-12-04T14:34:00Z"/>
              </w:numPr>
              <w:jc w:val="both"/>
              <w:rPr>
                <w:ins w:id="7235" w:author="Test" w:date="2008-12-04T14:34:00Z"/>
                <w:rFonts w:ascii="Times New Roman" w:hAnsi="Times New Roman"/>
                <w:rPrChange w:id="7236" w:author="Test" w:date="2008-12-04T14:38:00Z">
                  <w:rPr>
                    <w:ins w:id="7237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220" w:type="pct"/>
          </w:tcPr>
          <w:p w:rsidR="00A37D06" w:rsidRPr="00B645E5" w:rsidRDefault="00A37D06" w:rsidP="00A37D06">
            <w:pPr>
              <w:numPr>
                <w:ins w:id="7238" w:author="Test" w:date="2008-12-04T14:34:00Z"/>
              </w:numPr>
              <w:jc w:val="both"/>
              <w:rPr>
                <w:ins w:id="7239" w:author="Test" w:date="2008-12-04T14:34:00Z"/>
                <w:rFonts w:ascii="Times New Roman" w:hAnsi="Times New Roman"/>
                <w:rPrChange w:id="7240" w:author="Test" w:date="2008-12-04T14:38:00Z">
                  <w:rPr>
                    <w:ins w:id="7241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</w:tcPr>
          <w:p w:rsidR="00A37D06" w:rsidRPr="00B645E5" w:rsidRDefault="00A37D06" w:rsidP="00A37D06">
            <w:pPr>
              <w:numPr>
                <w:ins w:id="7242" w:author="Test" w:date="2008-12-04T14:34:00Z"/>
              </w:numPr>
              <w:jc w:val="both"/>
              <w:rPr>
                <w:ins w:id="7243" w:author="Test" w:date="2008-12-04T14:34:00Z"/>
                <w:rFonts w:ascii="Times New Roman" w:hAnsi="Times New Roman"/>
                <w:rPrChange w:id="7244" w:author="Test" w:date="2008-12-04T14:38:00Z">
                  <w:rPr>
                    <w:ins w:id="7245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46" w:author="Test" w:date="2008-12-04T14:34:00Z"/>
              </w:numPr>
              <w:jc w:val="both"/>
              <w:rPr>
                <w:ins w:id="7247" w:author="Test" w:date="2008-12-04T14:34:00Z"/>
                <w:rFonts w:ascii="Times New Roman" w:hAnsi="Times New Roman"/>
                <w:rPrChange w:id="7248" w:author="Test" w:date="2008-12-04T14:38:00Z">
                  <w:rPr>
                    <w:ins w:id="7249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50" w:author="Test" w:date="2008-12-04T14:34:00Z">
              <w:r w:rsidRPr="00B645E5">
                <w:rPr>
                  <w:rFonts w:ascii="Times New Roman" w:hAnsi="Times New Roman"/>
                  <w:rPrChange w:id="7251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34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52" w:author="Test" w:date="2008-12-04T14:34:00Z"/>
              </w:numPr>
              <w:jc w:val="both"/>
              <w:rPr>
                <w:ins w:id="7253" w:author="Test" w:date="2008-12-04T14:34:00Z"/>
                <w:rFonts w:ascii="Times New Roman" w:hAnsi="Times New Roman"/>
                <w:rPrChange w:id="7254" w:author="Test" w:date="2008-12-04T14:38:00Z">
                  <w:rPr>
                    <w:ins w:id="7255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56" w:author="Test" w:date="2008-12-04T14:34:00Z">
              <w:r w:rsidRPr="00B645E5">
                <w:rPr>
                  <w:rFonts w:ascii="Times New Roman" w:hAnsi="Times New Roman"/>
                  <w:rPrChange w:id="7257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39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58" w:author="Test" w:date="2008-12-04T14:34:00Z"/>
              </w:numPr>
              <w:jc w:val="both"/>
              <w:rPr>
                <w:ins w:id="7259" w:author="Test" w:date="2008-12-04T14:34:00Z"/>
                <w:rFonts w:ascii="Times New Roman" w:hAnsi="Times New Roman"/>
                <w:rPrChange w:id="7260" w:author="Test" w:date="2008-12-04T14:38:00Z">
                  <w:rPr>
                    <w:ins w:id="7261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62" w:author="Test" w:date="2008-12-04T14:34:00Z">
              <w:r w:rsidRPr="00B645E5">
                <w:rPr>
                  <w:rFonts w:ascii="Times New Roman" w:hAnsi="Times New Roman"/>
                  <w:rPrChange w:id="7263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24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64" w:author="Test" w:date="2008-12-04T14:34:00Z"/>
              </w:numPr>
              <w:jc w:val="both"/>
              <w:rPr>
                <w:ins w:id="7265" w:author="Test" w:date="2008-12-04T14:34:00Z"/>
                <w:rFonts w:ascii="Times New Roman" w:hAnsi="Times New Roman"/>
                <w:rPrChange w:id="7266" w:author="Test" w:date="2008-12-04T14:38:00Z">
                  <w:rPr>
                    <w:ins w:id="7267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68" w:author="Test" w:date="2008-12-04T14:34:00Z">
              <w:r w:rsidRPr="00B645E5">
                <w:rPr>
                  <w:rFonts w:ascii="Times New Roman" w:hAnsi="Times New Roman"/>
                  <w:rPrChange w:id="7269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  <w:tcBorders>
              <w:top w:val="single" w:sz="4" w:space="0" w:color="auto"/>
            </w:tcBorders>
          </w:tcPr>
          <w:p w:rsidR="00A37D06" w:rsidRPr="00B645E5" w:rsidRDefault="00A37D06" w:rsidP="00A37D06">
            <w:pPr>
              <w:numPr>
                <w:ins w:id="7270" w:author="Test" w:date="2008-12-04T14:34:00Z"/>
              </w:numPr>
              <w:jc w:val="both"/>
              <w:rPr>
                <w:ins w:id="7271" w:author="Test" w:date="2008-12-04T14:34:00Z"/>
                <w:rFonts w:ascii="Times New Roman" w:hAnsi="Times New Roman"/>
                <w:rPrChange w:id="7272" w:author="Test" w:date="2008-12-04T14:38:00Z">
                  <w:rPr>
                    <w:ins w:id="7273" w:author="Test" w:date="2008-12-04T14:34:00Z"/>
                    <w:rFonts w:ascii="Arial" w:hAnsi="Arial"/>
                    <w:sz w:val="28"/>
                  </w:rPr>
                </w:rPrChange>
              </w:rPr>
            </w:pPr>
            <w:ins w:id="7274" w:author="Test" w:date="2008-12-04T14:34:00Z">
              <w:r w:rsidRPr="00B645E5">
                <w:rPr>
                  <w:rFonts w:ascii="Times New Roman" w:hAnsi="Times New Roman"/>
                  <w:rPrChange w:id="7275" w:author="Test" w:date="2008-12-04T14:38:00Z">
                    <w:rPr>
                      <w:rFonts w:ascii="Arial" w:hAnsi="Arial"/>
                      <w:sz w:val="28"/>
                    </w:rPr>
                  </w:rPrChange>
                </w:rPr>
                <w:t xml:space="preserve">  8</w:t>
              </w:r>
            </w:ins>
          </w:p>
        </w:tc>
        <w:tc>
          <w:tcPr>
            <w:tcW w:w="341" w:type="pct"/>
          </w:tcPr>
          <w:p w:rsidR="00A37D06" w:rsidRPr="00B645E5" w:rsidRDefault="00A37D06" w:rsidP="00A37D06">
            <w:pPr>
              <w:numPr>
                <w:ins w:id="7276" w:author="Test" w:date="2008-12-04T14:34:00Z"/>
              </w:numPr>
              <w:jc w:val="both"/>
              <w:rPr>
                <w:ins w:id="7277" w:author="Test" w:date="2008-12-04T14:34:00Z"/>
                <w:rFonts w:ascii="Times New Roman" w:hAnsi="Times New Roman"/>
                <w:rPrChange w:id="7278" w:author="Test" w:date="2008-12-04T14:38:00Z">
                  <w:rPr>
                    <w:ins w:id="7279" w:author="Test" w:date="2008-12-04T14:34:00Z"/>
                    <w:rFonts w:ascii="Arial" w:hAnsi="Arial"/>
                    <w:sz w:val="28"/>
                  </w:rPr>
                </w:rPrChange>
              </w:rPr>
            </w:pPr>
          </w:p>
        </w:tc>
      </w:tr>
    </w:tbl>
    <w:p w:rsidR="00A37D06" w:rsidRDefault="00A37D06" w:rsidP="00A37D06">
      <w:pPr>
        <w:ind w:firstLine="397"/>
        <w:jc w:val="center"/>
        <w:rPr>
          <w:b/>
          <w:lang w:val="en-US"/>
        </w:rPr>
      </w:pPr>
    </w:p>
    <w:p w:rsidR="002A6FEE" w:rsidRDefault="002A6FE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3F657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3F657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3F657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3F657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3F657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3F657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3F657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3F657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C377D7" w:rsidRDefault="00C377D7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C377D7" w:rsidRDefault="00C377D7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C377D7" w:rsidRDefault="00C377D7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3F6570" w:rsidRDefault="002076D9" w:rsidP="003F6570">
      <w:pPr>
        <w:widowControl/>
        <w:autoSpaceDE/>
        <w:autoSpaceDN/>
        <w:adjustRightInd/>
        <w:spacing w:line="233" w:lineRule="auto"/>
        <w:ind w:firstLine="397"/>
        <w:jc w:val="center"/>
        <w:rPr>
          <w:rFonts w:ascii="Times New Roman" w:hAnsi="Times New Roman" w:cs="Times New Roman"/>
          <w:b/>
          <w:bCs/>
          <w:caps/>
          <w:sz w:val="22"/>
          <w:szCs w:val="22"/>
        </w:rPr>
      </w:pPr>
      <w:r>
        <w:rPr>
          <w:rFonts w:ascii="Times New Roman" w:hAnsi="Times New Roman" w:cs="Times New Roman"/>
          <w:b/>
          <w:bCs/>
          <w:caps/>
          <w:sz w:val="22"/>
          <w:szCs w:val="22"/>
        </w:rPr>
        <w:lastRenderedPageBreak/>
        <w:t>7</w:t>
      </w:r>
      <w:r w:rsidR="003F6570" w:rsidRPr="003F6570">
        <w:rPr>
          <w:rFonts w:ascii="Times New Roman" w:hAnsi="Times New Roman" w:cs="Times New Roman"/>
          <w:b/>
          <w:bCs/>
          <w:caps/>
          <w:sz w:val="22"/>
          <w:szCs w:val="22"/>
        </w:rPr>
        <w:t>. Элементы сетевого планирования</w:t>
      </w:r>
    </w:p>
    <w:p w:rsidR="003F6570" w:rsidRPr="003F6570" w:rsidRDefault="002076D9" w:rsidP="002076D9">
      <w:pPr>
        <w:widowControl/>
        <w:autoSpaceDE/>
        <w:autoSpaceDN/>
        <w:adjustRightInd/>
        <w:spacing w:before="120" w:after="120" w:line="23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7</w:t>
      </w:r>
      <w:r w:rsidR="003F6570" w:rsidRPr="003F6570">
        <w:rPr>
          <w:rFonts w:ascii="Times New Roman" w:hAnsi="Times New Roman" w:cs="Times New Roman"/>
          <w:b/>
          <w:sz w:val="22"/>
          <w:szCs w:val="22"/>
        </w:rPr>
        <w:t>.1</w:t>
      </w:r>
      <w:r w:rsidR="007625CE">
        <w:rPr>
          <w:rFonts w:ascii="Times New Roman" w:hAnsi="Times New Roman" w:cs="Times New Roman"/>
          <w:b/>
          <w:sz w:val="22"/>
          <w:szCs w:val="22"/>
        </w:rPr>
        <w:t>.</w:t>
      </w:r>
      <w:r w:rsidR="003F6570" w:rsidRPr="003F657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7625CE">
        <w:rPr>
          <w:rFonts w:ascii="Times New Roman" w:hAnsi="Times New Roman" w:cs="Times New Roman"/>
          <w:b/>
          <w:sz w:val="22"/>
          <w:szCs w:val="22"/>
        </w:rPr>
        <w:t>О</w:t>
      </w:r>
      <w:r w:rsidR="003F6570" w:rsidRPr="003F6570">
        <w:rPr>
          <w:rFonts w:ascii="Times New Roman" w:hAnsi="Times New Roman" w:cs="Times New Roman"/>
          <w:b/>
          <w:sz w:val="22"/>
          <w:szCs w:val="22"/>
        </w:rPr>
        <w:t>сновные понятия</w:t>
      </w:r>
    </w:p>
    <w:p w:rsidR="007625CE" w:rsidRDefault="003F6570" w:rsidP="007625CE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>При планировании и оперативном управлении сложными комплек</w:t>
      </w:r>
      <w:r w:rsidRPr="007625CE">
        <w:rPr>
          <w:sz w:val="22"/>
          <w:szCs w:val="22"/>
        </w:rPr>
        <w:softHyphen/>
        <w:t>сами работ, объединенных общностью цели, с успехом исполь</w:t>
      </w:r>
      <w:r w:rsidRPr="007625CE">
        <w:rPr>
          <w:sz w:val="22"/>
          <w:szCs w:val="22"/>
        </w:rPr>
        <w:softHyphen/>
        <w:t xml:space="preserve">зуются их графические модели – </w:t>
      </w:r>
      <w:r w:rsidRPr="007625CE">
        <w:rPr>
          <w:b/>
          <w:sz w:val="22"/>
          <w:szCs w:val="22"/>
        </w:rPr>
        <w:t>сетевые графики (сети)</w:t>
      </w:r>
      <w:r w:rsidRPr="007625CE">
        <w:rPr>
          <w:sz w:val="22"/>
          <w:szCs w:val="22"/>
        </w:rPr>
        <w:t>. С математиче</w:t>
      </w:r>
      <w:r w:rsidRPr="007625CE">
        <w:rPr>
          <w:sz w:val="22"/>
          <w:szCs w:val="22"/>
        </w:rPr>
        <w:softHyphen/>
        <w:t>ской точки зрения сетевой график</w:t>
      </w:r>
      <w:r w:rsidR="007625CE">
        <w:rPr>
          <w:sz w:val="22"/>
          <w:szCs w:val="22"/>
        </w:rPr>
        <w:t xml:space="preserve"> </w:t>
      </w:r>
      <w:r w:rsidR="007625CE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это связанный орграф без петель и контуров. В настоящее время разработаны специальные математические методы </w:t>
      </w:r>
      <w:r w:rsidRPr="007625CE">
        <w:rPr>
          <w:b/>
          <w:sz w:val="22"/>
          <w:szCs w:val="22"/>
        </w:rPr>
        <w:t>сетевого планирования и управления (СПУ)</w:t>
      </w:r>
      <w:r w:rsidRPr="007625CE">
        <w:rPr>
          <w:sz w:val="22"/>
          <w:szCs w:val="22"/>
        </w:rPr>
        <w:t>. Основными поня</w:t>
      </w:r>
      <w:r w:rsidRPr="007625CE">
        <w:rPr>
          <w:sz w:val="22"/>
          <w:szCs w:val="22"/>
        </w:rPr>
        <w:softHyphen/>
        <w:t xml:space="preserve">тиями СПУ являются </w:t>
      </w:r>
      <w:r w:rsidRPr="007625CE">
        <w:rPr>
          <w:b/>
          <w:sz w:val="22"/>
          <w:szCs w:val="22"/>
        </w:rPr>
        <w:t>работа</w:t>
      </w:r>
      <w:r w:rsidRPr="007625CE">
        <w:rPr>
          <w:sz w:val="22"/>
          <w:szCs w:val="22"/>
        </w:rPr>
        <w:t xml:space="preserve"> и </w:t>
      </w:r>
      <w:r w:rsidRPr="007625CE">
        <w:rPr>
          <w:b/>
          <w:sz w:val="22"/>
          <w:szCs w:val="22"/>
        </w:rPr>
        <w:t>событие</w:t>
      </w:r>
      <w:r w:rsidRPr="007625CE">
        <w:rPr>
          <w:sz w:val="22"/>
          <w:szCs w:val="22"/>
        </w:rPr>
        <w:t xml:space="preserve">. Под </w:t>
      </w:r>
      <w:r w:rsidRPr="007625CE">
        <w:rPr>
          <w:b/>
          <w:sz w:val="22"/>
          <w:szCs w:val="22"/>
        </w:rPr>
        <w:t>работой</w:t>
      </w:r>
      <w:r w:rsidRPr="007625CE">
        <w:rPr>
          <w:sz w:val="22"/>
          <w:szCs w:val="22"/>
        </w:rPr>
        <w:t xml:space="preserve"> понимаются любые действия (трудовые процессы), сопровождаю</w:t>
      </w:r>
      <w:r w:rsidR="007625CE">
        <w:rPr>
          <w:sz w:val="22"/>
          <w:szCs w:val="22"/>
        </w:rPr>
        <w:t>щиеся</w:t>
      </w:r>
      <w:r w:rsidRPr="007625CE">
        <w:rPr>
          <w:sz w:val="22"/>
          <w:szCs w:val="22"/>
        </w:rPr>
        <w:t xml:space="preserve"> затратами ресурсов или времени и приводя</w:t>
      </w:r>
      <w:r w:rsidR="007625CE">
        <w:rPr>
          <w:sz w:val="22"/>
          <w:szCs w:val="22"/>
        </w:rPr>
        <w:t>щие</w:t>
      </w:r>
      <w:r w:rsidRPr="007625CE">
        <w:rPr>
          <w:sz w:val="22"/>
          <w:szCs w:val="22"/>
        </w:rPr>
        <w:t xml:space="preserve"> к определенным результатам. Под </w:t>
      </w:r>
      <w:r w:rsidRPr="007625CE">
        <w:rPr>
          <w:b/>
          <w:sz w:val="22"/>
          <w:szCs w:val="22"/>
        </w:rPr>
        <w:t>событием</w:t>
      </w:r>
      <w:r w:rsidRPr="007625CE">
        <w:rPr>
          <w:sz w:val="22"/>
          <w:szCs w:val="22"/>
        </w:rPr>
        <w:t xml:space="preserve"> пон</w:t>
      </w:r>
      <w:r w:rsidRPr="007625CE">
        <w:rPr>
          <w:sz w:val="22"/>
          <w:szCs w:val="22"/>
        </w:rPr>
        <w:t>и</w:t>
      </w:r>
      <w:r w:rsidRPr="007625CE">
        <w:rPr>
          <w:sz w:val="22"/>
          <w:szCs w:val="22"/>
        </w:rPr>
        <w:t>мают результат завершения одной или несколько работ. Событие является предпосылкой для выполнения работ, следующих за ним. Поэтому любая работа на сети может быть определенна двумя с</w:t>
      </w:r>
      <w:r w:rsidRPr="007625CE">
        <w:rPr>
          <w:sz w:val="22"/>
          <w:szCs w:val="22"/>
        </w:rPr>
        <w:t>о</w:t>
      </w:r>
      <w:r w:rsidRPr="007625CE">
        <w:rPr>
          <w:sz w:val="22"/>
          <w:szCs w:val="22"/>
        </w:rPr>
        <w:t>бытиями, между которыми она находится. Событием же может з</w:t>
      </w:r>
      <w:r w:rsidRPr="007625CE">
        <w:rPr>
          <w:sz w:val="22"/>
          <w:szCs w:val="22"/>
        </w:rPr>
        <w:t>а</w:t>
      </w:r>
      <w:r w:rsidRPr="007625CE">
        <w:rPr>
          <w:sz w:val="22"/>
          <w:szCs w:val="22"/>
        </w:rPr>
        <w:t>канчиваться или начинаться сразу несколько работ. Работы на сети изображают произвольной длины направленными отрезками пр</w:t>
      </w:r>
      <w:r w:rsidRPr="007625CE">
        <w:rPr>
          <w:sz w:val="22"/>
          <w:szCs w:val="22"/>
        </w:rPr>
        <w:t>я</w:t>
      </w:r>
      <w:r w:rsidRPr="007625CE">
        <w:rPr>
          <w:sz w:val="22"/>
          <w:szCs w:val="22"/>
        </w:rPr>
        <w:t>мых (</w:t>
      </w:r>
      <w:r w:rsidR="007625CE">
        <w:rPr>
          <w:sz w:val="22"/>
          <w:szCs w:val="22"/>
        </w:rPr>
        <w:t>иногда дугами</w:t>
      </w:r>
      <w:r w:rsidRPr="007625CE">
        <w:rPr>
          <w:sz w:val="22"/>
          <w:szCs w:val="22"/>
        </w:rPr>
        <w:t xml:space="preserve">), а событие </w:t>
      </w:r>
      <w:r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обычно кружками, в которых указывают </w:t>
      </w:r>
      <w:r w:rsidR="007625CE">
        <w:rPr>
          <w:sz w:val="22"/>
          <w:szCs w:val="22"/>
        </w:rPr>
        <w:t xml:space="preserve">порядковый </w:t>
      </w:r>
      <w:r w:rsidRPr="007625CE">
        <w:rPr>
          <w:sz w:val="22"/>
          <w:szCs w:val="22"/>
        </w:rPr>
        <w:t>номер</w:t>
      </w:r>
      <w:r w:rsidR="007625CE">
        <w:rPr>
          <w:sz w:val="22"/>
          <w:szCs w:val="22"/>
        </w:rPr>
        <w:t xml:space="preserve"> или шифр</w:t>
      </w:r>
      <w:r w:rsidRPr="007625CE">
        <w:rPr>
          <w:sz w:val="22"/>
          <w:szCs w:val="22"/>
        </w:rPr>
        <w:t xml:space="preserve"> события. У каждого о</w:t>
      </w:r>
      <w:r w:rsidRPr="007625CE">
        <w:rPr>
          <w:sz w:val="22"/>
          <w:szCs w:val="22"/>
        </w:rPr>
        <w:t>т</w:t>
      </w:r>
      <w:r w:rsidRPr="007625CE">
        <w:rPr>
          <w:sz w:val="22"/>
          <w:szCs w:val="22"/>
        </w:rPr>
        <w:t xml:space="preserve">резка проставляется время выполнения работы, а иногда и другие </w:t>
      </w:r>
      <w:r w:rsidR="007625CE">
        <w:rPr>
          <w:sz w:val="22"/>
          <w:szCs w:val="22"/>
        </w:rPr>
        <w:t xml:space="preserve">числовые </w:t>
      </w:r>
      <w:r w:rsidRPr="007625CE">
        <w:rPr>
          <w:sz w:val="22"/>
          <w:szCs w:val="22"/>
        </w:rPr>
        <w:t>характеристики (расход ресурс</w:t>
      </w:r>
      <w:r w:rsidR="007625CE">
        <w:rPr>
          <w:sz w:val="22"/>
          <w:szCs w:val="22"/>
        </w:rPr>
        <w:t>а</w:t>
      </w:r>
      <w:r w:rsidRPr="007625CE">
        <w:rPr>
          <w:sz w:val="22"/>
          <w:szCs w:val="22"/>
        </w:rPr>
        <w:t>, количество исполнит</w:t>
      </w:r>
      <w:r w:rsidRPr="007625CE">
        <w:rPr>
          <w:sz w:val="22"/>
          <w:szCs w:val="22"/>
        </w:rPr>
        <w:t>е</w:t>
      </w:r>
      <w:r w:rsidRPr="007625CE">
        <w:rPr>
          <w:sz w:val="22"/>
          <w:szCs w:val="22"/>
        </w:rPr>
        <w:t xml:space="preserve">лей и т. д.). </w:t>
      </w:r>
    </w:p>
    <w:p w:rsidR="003F6570" w:rsidRPr="007625CE" w:rsidRDefault="003F6570" w:rsidP="007625CE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 xml:space="preserve">Сетевые графики выполняются с соблюдением </w:t>
      </w:r>
      <w:r w:rsidR="007625CE">
        <w:rPr>
          <w:sz w:val="22"/>
          <w:szCs w:val="22"/>
        </w:rPr>
        <w:t xml:space="preserve">определенных </w:t>
      </w:r>
      <w:r w:rsidRPr="007625CE">
        <w:rPr>
          <w:sz w:val="22"/>
          <w:szCs w:val="22"/>
        </w:rPr>
        <w:t>правил:</w:t>
      </w:r>
    </w:p>
    <w:p w:rsidR="003F6570" w:rsidRPr="007625CE" w:rsidRDefault="003F6570" w:rsidP="0003329D">
      <w:pPr>
        <w:pStyle w:val="21"/>
        <w:widowControl/>
        <w:numPr>
          <w:ilvl w:val="0"/>
          <w:numId w:val="5"/>
        </w:numPr>
        <w:tabs>
          <w:tab w:val="clear" w:pos="720"/>
        </w:tabs>
        <w:autoSpaceDE/>
        <w:autoSpaceDN/>
        <w:adjustRightInd/>
        <w:ind w:left="0" w:firstLine="397"/>
        <w:rPr>
          <w:sz w:val="22"/>
          <w:szCs w:val="22"/>
        </w:rPr>
      </w:pPr>
      <w:r w:rsidRPr="007625CE">
        <w:rPr>
          <w:sz w:val="22"/>
          <w:szCs w:val="22"/>
        </w:rPr>
        <w:t>Он</w:t>
      </w:r>
      <w:r w:rsidR="007625CE">
        <w:rPr>
          <w:sz w:val="22"/>
          <w:szCs w:val="22"/>
        </w:rPr>
        <w:t>и долж</w:t>
      </w:r>
      <w:r w:rsidRPr="007625CE">
        <w:rPr>
          <w:sz w:val="22"/>
          <w:szCs w:val="22"/>
        </w:rPr>
        <w:t>н</w:t>
      </w:r>
      <w:r w:rsidR="007625CE">
        <w:rPr>
          <w:sz w:val="22"/>
          <w:szCs w:val="22"/>
        </w:rPr>
        <w:t>ы</w:t>
      </w:r>
      <w:r w:rsidRPr="007625CE">
        <w:rPr>
          <w:sz w:val="22"/>
          <w:szCs w:val="22"/>
        </w:rPr>
        <w:t xml:space="preserve"> иметь только одно исходное событие (исток сети </w:t>
      </w:r>
      <w:r w:rsidRPr="007625CE">
        <w:rPr>
          <w:sz w:val="22"/>
          <w:szCs w:val="22"/>
          <w:lang w:val="en-US"/>
        </w:rPr>
        <w:t>J</w:t>
      </w:r>
      <w:r w:rsidRPr="007625CE">
        <w:rPr>
          <w:sz w:val="22"/>
          <w:szCs w:val="22"/>
        </w:rPr>
        <w:t>) – начало работ комплекса;</w:t>
      </w:r>
    </w:p>
    <w:p w:rsidR="003F6570" w:rsidRPr="007625CE" w:rsidRDefault="007625CE" w:rsidP="0003329D">
      <w:pPr>
        <w:pStyle w:val="21"/>
        <w:widowControl/>
        <w:numPr>
          <w:ilvl w:val="0"/>
          <w:numId w:val="5"/>
        </w:numPr>
        <w:tabs>
          <w:tab w:val="clear" w:pos="720"/>
        </w:tabs>
        <w:autoSpaceDE/>
        <w:autoSpaceDN/>
        <w:adjustRightInd/>
        <w:ind w:left="0" w:firstLine="397"/>
        <w:rPr>
          <w:sz w:val="22"/>
          <w:szCs w:val="22"/>
        </w:rPr>
      </w:pPr>
      <w:r w:rsidRPr="007625CE">
        <w:rPr>
          <w:sz w:val="22"/>
          <w:szCs w:val="22"/>
        </w:rPr>
        <w:t>Он</w:t>
      </w:r>
      <w:r>
        <w:rPr>
          <w:sz w:val="22"/>
          <w:szCs w:val="22"/>
        </w:rPr>
        <w:t>и долж</w:t>
      </w:r>
      <w:r w:rsidRPr="007625CE">
        <w:rPr>
          <w:sz w:val="22"/>
          <w:szCs w:val="22"/>
        </w:rPr>
        <w:t>н</w:t>
      </w:r>
      <w:r>
        <w:rPr>
          <w:sz w:val="22"/>
          <w:szCs w:val="22"/>
        </w:rPr>
        <w:t>ы</w:t>
      </w:r>
      <w:r w:rsidRPr="007625CE">
        <w:rPr>
          <w:sz w:val="22"/>
          <w:szCs w:val="22"/>
        </w:rPr>
        <w:t xml:space="preserve"> иметь только</w:t>
      </w:r>
      <w:r w:rsidR="003F6570" w:rsidRPr="007625CE">
        <w:rPr>
          <w:sz w:val="22"/>
          <w:szCs w:val="22"/>
        </w:rPr>
        <w:t xml:space="preserve"> одно завершающее событие (сток сети </w:t>
      </w:r>
      <w:r w:rsidR="003F6570" w:rsidRPr="007625CE">
        <w:rPr>
          <w:sz w:val="22"/>
          <w:szCs w:val="22"/>
          <w:lang w:val="en-US"/>
        </w:rPr>
        <w:t>S</w:t>
      </w:r>
      <w:r w:rsidR="003F6570" w:rsidRPr="007625CE">
        <w:rPr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 w:rsidRPr="007625CE">
        <w:rPr>
          <w:sz w:val="22"/>
          <w:szCs w:val="22"/>
        </w:rPr>
        <w:t>–</w:t>
      </w:r>
      <w:r w:rsidR="003F6570" w:rsidRPr="007625CE">
        <w:rPr>
          <w:sz w:val="22"/>
          <w:szCs w:val="22"/>
        </w:rPr>
        <w:t xml:space="preserve"> окончание всех работ комплекса;</w:t>
      </w:r>
    </w:p>
    <w:p w:rsidR="007625CE" w:rsidRDefault="003F6570" w:rsidP="0003329D">
      <w:pPr>
        <w:pStyle w:val="21"/>
        <w:widowControl/>
        <w:numPr>
          <w:ilvl w:val="0"/>
          <w:numId w:val="5"/>
        </w:numPr>
        <w:tabs>
          <w:tab w:val="clear" w:pos="720"/>
          <w:tab w:val="num" w:pos="0"/>
        </w:tabs>
        <w:autoSpaceDE/>
        <w:autoSpaceDN/>
        <w:adjustRightInd/>
        <w:ind w:left="0" w:firstLine="397"/>
        <w:rPr>
          <w:sz w:val="22"/>
          <w:szCs w:val="22"/>
        </w:rPr>
      </w:pPr>
      <w:r w:rsidRPr="007625CE">
        <w:rPr>
          <w:sz w:val="22"/>
          <w:szCs w:val="22"/>
        </w:rPr>
        <w:t>Прежде чем строить сеть, надо составить подробный спи</w:t>
      </w:r>
      <w:r w:rsidRPr="007625CE">
        <w:rPr>
          <w:sz w:val="22"/>
          <w:szCs w:val="22"/>
        </w:rPr>
        <w:softHyphen/>
        <w:t xml:space="preserve">сок работ комплекса. В отношении каждой работы выяснить: </w:t>
      </w:r>
    </w:p>
    <w:p w:rsidR="007625CE" w:rsidRDefault="003F6570" w:rsidP="007625CE">
      <w:pPr>
        <w:pStyle w:val="21"/>
        <w:widowControl/>
        <w:autoSpaceDE/>
        <w:autoSpaceDN/>
        <w:adjustRightInd/>
        <w:ind w:left="397"/>
        <w:rPr>
          <w:sz w:val="22"/>
          <w:szCs w:val="22"/>
        </w:rPr>
      </w:pPr>
      <w:r w:rsidRPr="007625CE">
        <w:rPr>
          <w:sz w:val="22"/>
          <w:szCs w:val="22"/>
        </w:rPr>
        <w:t>а) ее связи с дру</w:t>
      </w:r>
      <w:r w:rsidR="007625CE">
        <w:rPr>
          <w:sz w:val="22"/>
          <w:szCs w:val="22"/>
        </w:rPr>
        <w:t>гими работами;</w:t>
      </w:r>
      <w:r w:rsidRPr="007625CE">
        <w:rPr>
          <w:sz w:val="22"/>
          <w:szCs w:val="22"/>
        </w:rPr>
        <w:t xml:space="preserve"> </w:t>
      </w:r>
    </w:p>
    <w:p w:rsidR="007625CE" w:rsidRDefault="007625CE" w:rsidP="007625CE">
      <w:pPr>
        <w:pStyle w:val="21"/>
        <w:widowControl/>
        <w:autoSpaceDE/>
        <w:autoSpaceDN/>
        <w:adjustRightInd/>
        <w:ind w:left="397"/>
        <w:rPr>
          <w:sz w:val="22"/>
          <w:szCs w:val="22"/>
        </w:rPr>
      </w:pPr>
      <w:r>
        <w:rPr>
          <w:sz w:val="22"/>
          <w:szCs w:val="22"/>
        </w:rPr>
        <w:t>б) ее место в комплексе;</w:t>
      </w:r>
      <w:r w:rsidR="003F6570" w:rsidRPr="007625CE">
        <w:rPr>
          <w:sz w:val="22"/>
          <w:szCs w:val="22"/>
        </w:rPr>
        <w:t xml:space="preserve"> </w:t>
      </w:r>
    </w:p>
    <w:p w:rsidR="007625CE" w:rsidRDefault="003F6570" w:rsidP="007625CE">
      <w:pPr>
        <w:pStyle w:val="21"/>
        <w:widowControl/>
        <w:autoSpaceDE/>
        <w:autoSpaceDN/>
        <w:adjustRightInd/>
        <w:ind w:left="397"/>
        <w:rPr>
          <w:sz w:val="22"/>
          <w:szCs w:val="22"/>
        </w:rPr>
      </w:pPr>
      <w:r w:rsidRPr="007625CE">
        <w:rPr>
          <w:sz w:val="22"/>
          <w:szCs w:val="22"/>
        </w:rPr>
        <w:t>в) ее конечные ре</w:t>
      </w:r>
      <w:r w:rsidRPr="007625CE">
        <w:rPr>
          <w:sz w:val="22"/>
          <w:szCs w:val="22"/>
        </w:rPr>
        <w:softHyphen/>
        <w:t xml:space="preserve">зультаты (события). </w:t>
      </w:r>
    </w:p>
    <w:p w:rsidR="003F6570" w:rsidRPr="007625CE" w:rsidRDefault="003F6570" w:rsidP="007625CE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>После того, как описанный подготовительный этап будет з</w:t>
      </w:r>
      <w:r w:rsidRPr="007625CE">
        <w:rPr>
          <w:sz w:val="22"/>
          <w:szCs w:val="22"/>
        </w:rPr>
        <w:t>а</w:t>
      </w:r>
      <w:r w:rsidRPr="007625CE">
        <w:rPr>
          <w:sz w:val="22"/>
          <w:szCs w:val="22"/>
        </w:rPr>
        <w:t>кончен, приступают к построению сети.</w:t>
      </w:r>
    </w:p>
    <w:p w:rsidR="003F6570" w:rsidRPr="008D56A1" w:rsidRDefault="003F6570" w:rsidP="007625CE">
      <w:pPr>
        <w:pStyle w:val="21"/>
        <w:ind w:firstLine="397"/>
        <w:rPr>
          <w:sz w:val="22"/>
          <w:szCs w:val="22"/>
        </w:rPr>
      </w:pPr>
      <w:r w:rsidRPr="007625CE">
        <w:rPr>
          <w:i/>
          <w:sz w:val="22"/>
          <w:szCs w:val="22"/>
        </w:rPr>
        <w:t>Пример</w:t>
      </w:r>
      <w:r w:rsidR="00B85E84">
        <w:rPr>
          <w:i/>
          <w:sz w:val="22"/>
          <w:szCs w:val="22"/>
        </w:rPr>
        <w:t xml:space="preserve"> 2</w:t>
      </w:r>
      <w:r w:rsidR="004B1955">
        <w:rPr>
          <w:i/>
          <w:sz w:val="22"/>
          <w:szCs w:val="22"/>
        </w:rPr>
        <w:t>9</w:t>
      </w:r>
      <w:r w:rsidRPr="007625CE">
        <w:rPr>
          <w:sz w:val="22"/>
          <w:szCs w:val="22"/>
        </w:rPr>
        <w:t>. По данным табл.</w:t>
      </w:r>
      <w:r w:rsidR="004B1955">
        <w:rPr>
          <w:sz w:val="22"/>
          <w:szCs w:val="22"/>
        </w:rPr>
        <w:t xml:space="preserve"> 39</w:t>
      </w:r>
      <w:r w:rsidRPr="007625CE">
        <w:rPr>
          <w:sz w:val="22"/>
          <w:szCs w:val="22"/>
        </w:rPr>
        <w:t xml:space="preserve"> построить сеть</w:t>
      </w:r>
      <w:r w:rsidR="008D56A1">
        <w:rPr>
          <w:sz w:val="22"/>
          <w:szCs w:val="22"/>
        </w:rPr>
        <w:t>.</w:t>
      </w:r>
    </w:p>
    <w:p w:rsidR="003F6570" w:rsidRPr="007625CE" w:rsidRDefault="003F6570" w:rsidP="007625CE">
      <w:pPr>
        <w:pStyle w:val="21"/>
        <w:ind w:firstLine="397"/>
        <w:jc w:val="right"/>
        <w:rPr>
          <w:sz w:val="22"/>
          <w:szCs w:val="22"/>
        </w:rPr>
      </w:pPr>
      <w:r w:rsidRPr="007625CE">
        <w:rPr>
          <w:sz w:val="22"/>
          <w:szCs w:val="22"/>
        </w:rPr>
        <w:lastRenderedPageBreak/>
        <w:t>Таблица</w:t>
      </w:r>
      <w:r w:rsidR="004B1955">
        <w:rPr>
          <w:sz w:val="22"/>
          <w:szCs w:val="22"/>
        </w:rPr>
        <w:t xml:space="preserve"> 39</w:t>
      </w:r>
    </w:p>
    <w:tbl>
      <w:tblPr>
        <w:tblW w:w="4926" w:type="pct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5"/>
        <w:gridCol w:w="383"/>
        <w:gridCol w:w="520"/>
        <w:gridCol w:w="520"/>
        <w:gridCol w:w="520"/>
        <w:gridCol w:w="520"/>
        <w:gridCol w:w="520"/>
        <w:gridCol w:w="521"/>
        <w:gridCol w:w="725"/>
        <w:gridCol w:w="464"/>
      </w:tblGrid>
      <w:tr w:rsidR="007625CE" w:rsidRPr="007625CE">
        <w:trPr>
          <w:trHeight w:val="486"/>
          <w:jc w:val="center"/>
        </w:trPr>
        <w:tc>
          <w:tcPr>
            <w:tcW w:w="1315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Обозначение</w:t>
            </w:r>
          </w:p>
          <w:p w:rsidR="003F6570" w:rsidRPr="007625CE" w:rsidRDefault="003F6570" w:rsidP="007625CE">
            <w:pPr>
              <w:pStyle w:val="21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работы</w:t>
            </w:r>
          </w:p>
        </w:tc>
        <w:tc>
          <w:tcPr>
            <w:tcW w:w="301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  <w:vertAlign w:val="subscript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  <w:vertAlign w:val="subscript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  <w:vertAlign w:val="subscript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6</w:t>
            </w:r>
          </w:p>
        </w:tc>
        <w:tc>
          <w:tcPr>
            <w:tcW w:w="409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7</w:t>
            </w:r>
          </w:p>
        </w:tc>
        <w:tc>
          <w:tcPr>
            <w:tcW w:w="569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8</w:t>
            </w:r>
          </w:p>
        </w:tc>
        <w:tc>
          <w:tcPr>
            <w:tcW w:w="364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9</w:t>
            </w:r>
          </w:p>
        </w:tc>
      </w:tr>
      <w:tr w:rsidR="007625CE" w:rsidRPr="007625CE">
        <w:trPr>
          <w:trHeight w:val="729"/>
          <w:jc w:val="center"/>
        </w:trPr>
        <w:tc>
          <w:tcPr>
            <w:tcW w:w="1315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Непосредственно</w:t>
            </w:r>
            <w:r w:rsidR="007625CE">
              <w:rPr>
                <w:sz w:val="18"/>
                <w:szCs w:val="18"/>
              </w:rPr>
              <w:t xml:space="preserve"> </w:t>
            </w:r>
            <w:r w:rsidRPr="007625CE">
              <w:rPr>
                <w:sz w:val="18"/>
                <w:szCs w:val="18"/>
              </w:rPr>
              <w:t>предшест</w:t>
            </w:r>
            <w:r w:rsidRPr="007625CE">
              <w:rPr>
                <w:sz w:val="18"/>
                <w:szCs w:val="18"/>
              </w:rPr>
              <w:softHyphen/>
              <w:t>вующие</w:t>
            </w:r>
            <w:r w:rsidR="007625CE">
              <w:rPr>
                <w:sz w:val="18"/>
                <w:szCs w:val="18"/>
              </w:rPr>
              <w:t xml:space="preserve"> </w:t>
            </w:r>
            <w:r w:rsidRPr="007625CE">
              <w:rPr>
                <w:sz w:val="18"/>
                <w:szCs w:val="18"/>
              </w:rPr>
              <w:t>работы</w:t>
            </w:r>
          </w:p>
        </w:tc>
        <w:tc>
          <w:tcPr>
            <w:tcW w:w="301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–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–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–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1</w:t>
            </w:r>
            <w:r w:rsidRPr="007625CE">
              <w:rPr>
                <w:i/>
                <w:sz w:val="18"/>
                <w:szCs w:val="18"/>
              </w:rPr>
              <w:t xml:space="preserve"> а</w:t>
            </w:r>
            <w:r w:rsidRPr="007625CE">
              <w:rPr>
                <w:i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1</w:t>
            </w:r>
            <w:r w:rsidRPr="007625CE">
              <w:rPr>
                <w:i/>
                <w:sz w:val="18"/>
                <w:szCs w:val="18"/>
              </w:rPr>
              <w:t xml:space="preserve"> а</w:t>
            </w:r>
            <w:r w:rsidRPr="007625CE">
              <w:rPr>
                <w:i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409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3</w:t>
            </w:r>
            <w:r w:rsidRPr="007625CE">
              <w:rPr>
                <w:i/>
                <w:sz w:val="18"/>
                <w:szCs w:val="18"/>
              </w:rPr>
              <w:t xml:space="preserve"> а</w:t>
            </w:r>
            <w:r w:rsidRPr="007625CE">
              <w:rPr>
                <w:i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569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4</w:t>
            </w:r>
            <w:r w:rsidRPr="007625CE">
              <w:rPr>
                <w:i/>
                <w:sz w:val="18"/>
                <w:szCs w:val="18"/>
              </w:rPr>
              <w:t xml:space="preserve"> а</w:t>
            </w:r>
            <w:r w:rsidRPr="007625CE">
              <w:rPr>
                <w:i/>
                <w:sz w:val="18"/>
                <w:szCs w:val="18"/>
                <w:vertAlign w:val="subscript"/>
              </w:rPr>
              <w:t>6</w:t>
            </w:r>
            <w:r w:rsidRPr="007625CE">
              <w:rPr>
                <w:i/>
                <w:sz w:val="18"/>
                <w:szCs w:val="18"/>
              </w:rPr>
              <w:t xml:space="preserve"> а</w:t>
            </w:r>
            <w:r w:rsidRPr="007625CE">
              <w:rPr>
                <w:i/>
                <w:sz w:val="18"/>
                <w:szCs w:val="18"/>
                <w:vertAlign w:val="subscript"/>
              </w:rPr>
              <w:t>7</w:t>
            </w:r>
          </w:p>
        </w:tc>
        <w:tc>
          <w:tcPr>
            <w:tcW w:w="364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i/>
                <w:sz w:val="18"/>
                <w:szCs w:val="18"/>
              </w:rPr>
            </w:pPr>
            <w:r w:rsidRPr="007625CE">
              <w:rPr>
                <w:i/>
                <w:sz w:val="18"/>
                <w:szCs w:val="18"/>
              </w:rPr>
              <w:t>а</w:t>
            </w:r>
            <w:r w:rsidRPr="007625CE">
              <w:rPr>
                <w:i/>
                <w:sz w:val="18"/>
                <w:szCs w:val="18"/>
                <w:vertAlign w:val="subscript"/>
              </w:rPr>
              <w:t>3</w:t>
            </w:r>
            <w:r w:rsidRPr="007625CE">
              <w:rPr>
                <w:i/>
                <w:sz w:val="18"/>
                <w:szCs w:val="18"/>
              </w:rPr>
              <w:t xml:space="preserve"> а</w:t>
            </w:r>
            <w:r w:rsidRPr="007625CE">
              <w:rPr>
                <w:i/>
                <w:sz w:val="18"/>
                <w:szCs w:val="18"/>
                <w:vertAlign w:val="subscript"/>
              </w:rPr>
              <w:t>5</w:t>
            </w:r>
          </w:p>
        </w:tc>
      </w:tr>
      <w:tr w:rsidR="007625CE" w:rsidRPr="007625CE">
        <w:trPr>
          <w:trHeight w:val="486"/>
          <w:jc w:val="center"/>
        </w:trPr>
        <w:tc>
          <w:tcPr>
            <w:tcW w:w="1315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Продолжительность</w:t>
            </w:r>
          </w:p>
          <w:p w:rsidR="003F6570" w:rsidRPr="007625CE" w:rsidRDefault="003F6570" w:rsidP="007625CE">
            <w:pPr>
              <w:pStyle w:val="21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работы</w:t>
            </w:r>
          </w:p>
        </w:tc>
        <w:tc>
          <w:tcPr>
            <w:tcW w:w="301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3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6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4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5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1</w:t>
            </w:r>
          </w:p>
        </w:tc>
        <w:tc>
          <w:tcPr>
            <w:tcW w:w="408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9</w:t>
            </w:r>
          </w:p>
        </w:tc>
        <w:tc>
          <w:tcPr>
            <w:tcW w:w="409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6</w:t>
            </w:r>
          </w:p>
        </w:tc>
        <w:tc>
          <w:tcPr>
            <w:tcW w:w="569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8</w:t>
            </w:r>
          </w:p>
        </w:tc>
        <w:tc>
          <w:tcPr>
            <w:tcW w:w="364" w:type="pct"/>
            <w:tcMar>
              <w:left w:w="57" w:type="dxa"/>
              <w:right w:w="57" w:type="dxa"/>
            </w:tcMar>
          </w:tcPr>
          <w:p w:rsidR="003F6570" w:rsidRPr="007625CE" w:rsidRDefault="003F6570" w:rsidP="007625CE">
            <w:pPr>
              <w:pStyle w:val="21"/>
              <w:jc w:val="center"/>
              <w:rPr>
                <w:sz w:val="18"/>
                <w:szCs w:val="18"/>
              </w:rPr>
            </w:pPr>
            <w:r w:rsidRPr="007625CE">
              <w:rPr>
                <w:sz w:val="18"/>
                <w:szCs w:val="18"/>
              </w:rPr>
              <w:t>5</w:t>
            </w:r>
          </w:p>
        </w:tc>
      </w:tr>
    </w:tbl>
    <w:p w:rsidR="006A2C83" w:rsidRPr="007C7B24" w:rsidRDefault="003F6570" w:rsidP="006A2C83">
      <w:pPr>
        <w:pStyle w:val="21"/>
        <w:ind w:firstLine="397"/>
        <w:rPr>
          <w:spacing w:val="-4"/>
          <w:sz w:val="22"/>
          <w:szCs w:val="22"/>
        </w:rPr>
      </w:pPr>
      <w:r w:rsidRPr="007625CE">
        <w:rPr>
          <w:i/>
          <w:spacing w:val="-4"/>
          <w:sz w:val="22"/>
          <w:szCs w:val="22"/>
        </w:rPr>
        <w:t>Решение:</w:t>
      </w:r>
      <w:r w:rsidRPr="007625CE">
        <w:rPr>
          <w:spacing w:val="-4"/>
          <w:sz w:val="22"/>
          <w:szCs w:val="22"/>
        </w:rPr>
        <w:t xml:space="preserve"> работы </w:t>
      </w:r>
      <w:r w:rsidRPr="007625CE">
        <w:rPr>
          <w:i/>
          <w:spacing w:val="-4"/>
          <w:sz w:val="22"/>
          <w:szCs w:val="22"/>
        </w:rPr>
        <w:t>а</w:t>
      </w:r>
      <w:r w:rsidRPr="007625CE">
        <w:rPr>
          <w:i/>
          <w:spacing w:val="-4"/>
          <w:sz w:val="22"/>
          <w:szCs w:val="22"/>
          <w:vertAlign w:val="subscript"/>
        </w:rPr>
        <w:t>1</w:t>
      </w:r>
      <w:r w:rsidRPr="007625CE">
        <w:rPr>
          <w:i/>
          <w:spacing w:val="-4"/>
          <w:sz w:val="22"/>
          <w:szCs w:val="22"/>
        </w:rPr>
        <w:t>, а</w:t>
      </w:r>
      <w:r w:rsidRPr="007625CE">
        <w:rPr>
          <w:i/>
          <w:spacing w:val="-4"/>
          <w:sz w:val="22"/>
          <w:szCs w:val="22"/>
          <w:vertAlign w:val="subscript"/>
        </w:rPr>
        <w:t>2</w:t>
      </w:r>
      <w:r w:rsidRPr="007625CE">
        <w:rPr>
          <w:i/>
          <w:spacing w:val="-4"/>
          <w:sz w:val="22"/>
          <w:szCs w:val="22"/>
        </w:rPr>
        <w:t>, а</w:t>
      </w:r>
      <w:r w:rsidRPr="007625CE">
        <w:rPr>
          <w:i/>
          <w:spacing w:val="-4"/>
          <w:sz w:val="22"/>
          <w:szCs w:val="22"/>
          <w:vertAlign w:val="subscript"/>
        </w:rPr>
        <w:t>3</w:t>
      </w:r>
      <w:r w:rsidRPr="007625CE">
        <w:rPr>
          <w:spacing w:val="-4"/>
          <w:sz w:val="22"/>
          <w:szCs w:val="22"/>
        </w:rPr>
        <w:t xml:space="preserve"> не имеют предшествующих, поэтому реа</w:t>
      </w:r>
      <w:r w:rsidRPr="007625CE">
        <w:rPr>
          <w:spacing w:val="-4"/>
          <w:sz w:val="22"/>
          <w:szCs w:val="22"/>
        </w:rPr>
        <w:softHyphen/>
        <w:t>лизация комплекса начинается с этих работ и изображаем их пр</w:t>
      </w:r>
      <w:r w:rsidRPr="007625CE">
        <w:rPr>
          <w:spacing w:val="-4"/>
          <w:sz w:val="22"/>
          <w:szCs w:val="22"/>
        </w:rPr>
        <w:t>я</w:t>
      </w:r>
      <w:r w:rsidRPr="007625CE">
        <w:rPr>
          <w:spacing w:val="-4"/>
          <w:sz w:val="22"/>
          <w:szCs w:val="22"/>
        </w:rPr>
        <w:t xml:space="preserve">мыми, выходящими из одного события 1 (исток </w:t>
      </w:r>
      <w:r w:rsidRPr="007625CE">
        <w:rPr>
          <w:spacing w:val="-4"/>
          <w:sz w:val="22"/>
          <w:szCs w:val="22"/>
          <w:lang w:val="en-US"/>
        </w:rPr>
        <w:t>J</w:t>
      </w:r>
      <w:r w:rsidRPr="007625CE">
        <w:rPr>
          <w:spacing w:val="-4"/>
          <w:sz w:val="22"/>
          <w:szCs w:val="22"/>
        </w:rPr>
        <w:t xml:space="preserve"> сети) (рис.</w:t>
      </w:r>
      <w:r w:rsidR="004B1955">
        <w:rPr>
          <w:spacing w:val="-4"/>
          <w:sz w:val="22"/>
          <w:szCs w:val="22"/>
        </w:rPr>
        <w:t xml:space="preserve"> 18</w:t>
      </w:r>
      <w:r w:rsidRPr="007625CE">
        <w:rPr>
          <w:spacing w:val="-4"/>
          <w:sz w:val="22"/>
          <w:szCs w:val="22"/>
        </w:rPr>
        <w:t>).</w:t>
      </w:r>
    </w:p>
    <w:p w:rsidR="006A2C83" w:rsidRDefault="006A2C83" w:rsidP="007625CE">
      <w:pPr>
        <w:pStyle w:val="21"/>
        <w:ind w:firstLine="397"/>
        <w:jc w:val="center"/>
        <w:rPr>
          <w:sz w:val="22"/>
          <w:szCs w:val="22"/>
        </w:rPr>
      </w:pPr>
    </w:p>
    <w:p w:rsidR="006A2C83" w:rsidRDefault="00C83E51" w:rsidP="00464EAB">
      <w:pPr>
        <w:pStyle w:val="2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  <w:pict>
          <v:group id="_x0000_s1346" editas="canvas" style="width:322.55pt;height:125.55pt;mso-position-horizontal-relative:char;mso-position-vertical-relative:line" coordorigin="365,5000" coordsize="7314,2847">
            <o:lock v:ext="edit" aspectratio="t"/>
            <v:shape id="_x0000_s1347" type="#_x0000_t75" style="position:absolute;left:365;top:5000;width:7314;height:2847" o:preferrelative="f">
              <v:fill o:detectmouseclick="t"/>
              <v:path o:extrusionok="t" o:connecttype="none"/>
              <o:lock v:ext="edit" text="t"/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348" type="#_x0000_t120" style="position:absolute;left:600;top:6179;width:714;height:635;mso-position-vertical-relative:page" o:allowoverlap="f">
              <v:textbox style="mso-next-textbox:#_x0000_s1348">
                <w:txbxContent>
                  <w:p w:rsidR="005430AE" w:rsidRPr="00D73675" w:rsidRDefault="005430AE" w:rsidP="00464EAB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 w:rsidRPr="00D73675"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1</w:t>
                    </w:r>
                  </w:p>
                </w:txbxContent>
              </v:textbox>
            </v:shape>
            <v:shape id="_x0000_s1349" type="#_x0000_t120" style="position:absolute;left:2020;top:5198;width:771;height:658;mso-position-vertical-relative:page" o:allowoverlap="f">
              <v:textbox style="mso-next-textbox:#_x0000_s1349">
                <w:txbxContent>
                  <w:p w:rsidR="005430AE" w:rsidRPr="00D73675" w:rsidRDefault="005430AE" w:rsidP="00464EAB">
                    <w:pPr>
                      <w:jc w:val="center"/>
                      <w:rPr>
                        <w:sz w:val="4"/>
                        <w:szCs w:val="4"/>
                      </w:rPr>
                    </w:pPr>
                  </w:p>
                  <w:p w:rsidR="005430AE" w:rsidRPr="00D73675" w:rsidRDefault="005430AE" w:rsidP="00464EAB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 w:rsidRPr="00D73675"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2</w:t>
                    </w:r>
                  </w:p>
                </w:txbxContent>
              </v:textbox>
            </v:shape>
            <v:shape id="_x0000_s1350" type="#_x0000_t32" style="position:absolute;left:1210;top:5760;width:924;height:512;flip:y;mso-position-vertical-relative:page" o:connectortype="straight" o:allowoverlap="f">
              <v:stroke endarrow="block"/>
            </v:shape>
            <v:shape id="_x0000_s1351" type="#_x0000_t120" style="position:absolute;left:3618;top:6088;width:715;height:635;mso-position-vertical-relative:page" o:allowoverlap="f">
              <v:textbox style="mso-next-textbox:#_x0000_s1351">
                <w:txbxContent>
                  <w:p w:rsidR="005430AE" w:rsidRPr="00D73675" w:rsidRDefault="005430AE" w:rsidP="00464EAB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3</w:t>
                    </w:r>
                  </w:p>
                </w:txbxContent>
              </v:textbox>
            </v:shape>
            <v:shape id="_x0000_s1352" type="#_x0000_t120" style="position:absolute;left:4231;top:7052;width:714;height:635;mso-position-vertical-relative:page" o:allowoverlap="f">
              <v:textbox style="mso-next-textbox:#_x0000_s1352">
                <w:txbxContent>
                  <w:p w:rsidR="005430AE" w:rsidRPr="00D73675" w:rsidRDefault="005430AE" w:rsidP="00464EAB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4</w:t>
                    </w:r>
                  </w:p>
                </w:txbxContent>
              </v:textbox>
            </v:shape>
            <v:shape id="_x0000_s1353" type="#_x0000_t32" style="position:absolute;left:2678;top:5760;width:1044;height:421;mso-position-vertical-relative:page" o:connectortype="straight" o:allowoverlap="f">
              <v:stroke dashstyle="dash" endarrow="block"/>
            </v:shape>
            <v:shape id="_x0000_s1354" type="#_x0000_t120" style="position:absolute;left:5739;top:5124;width:714;height:635;mso-position-vertical-relative:page" o:allowoverlap="f">
              <v:textbox style="mso-next-textbox:#_x0000_s1354">
                <w:txbxContent>
                  <w:p w:rsidR="005430AE" w:rsidRPr="00D73675" w:rsidRDefault="005430AE" w:rsidP="00464EAB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5</w:t>
                    </w:r>
                  </w:p>
                </w:txbxContent>
              </v:textbox>
            </v:shape>
            <v:shape id="_x0000_s1355" type="#_x0000_t120" style="position:absolute;left:6578;top:7052;width:714;height:635;mso-position-vertical-relative:page" o:allowoverlap="f">
              <v:textbox style="mso-next-textbox:#_x0000_s1355">
                <w:txbxContent>
                  <w:p w:rsidR="005430AE" w:rsidRPr="00D73675" w:rsidRDefault="005430AE" w:rsidP="00464EAB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6</w:t>
                    </w:r>
                  </w:p>
                </w:txbxContent>
              </v:textbox>
            </v:shape>
            <v:shape id="_x0000_s1356" type="#_x0000_t32" style="position:absolute;left:4229;top:6630;width:359;height:422;mso-position-vertical-relative:page" o:connectortype="straight" o:allowoverlap="f">
              <v:stroke endarrow="block"/>
            </v:shape>
            <v:shape id="_x0000_s1357" type="#_x0000_t32" style="position:absolute;left:1210;top:6721;width:3021;height:649;mso-position-vertical-relative:page" o:connectortype="straight" o:allowoverlap="f">
              <v:stroke endarrow="block"/>
            </v:shape>
            <v:shape id="_x0000_s1358" type="#_x0000_t32" style="position:absolute;left:1314;top:6406;width:2304;height:91;flip:y;mso-position-vertical-relative:page" o:connectortype="straight" o:allowoverlap="f">
              <v:stroke endarrow="block"/>
            </v:shape>
            <v:shape id="_x0000_s1359" type="#_x0000_t32" style="position:absolute;left:2791;top:5441;width:2948;height:86;flip:y;mso-position-vertical-relative:page" o:connectortype="straight" o:allowoverlap="f">
              <v:stroke endarrow="block"/>
            </v:shape>
            <v:shape id="_x0000_s1360" type="#_x0000_t32" style="position:absolute;left:6306;top:5666;width:586;height:1386;flip:x y;mso-position-vertical-relative:page" o:connectortype="straight" o:allowoverlap="f">
              <v:stroke endarrow="block"/>
            </v:shape>
            <v:shape id="_x0000_s1361" type="#_x0000_t32" style="position:absolute;left:4945;top:7370;width:1633;height:1;mso-position-vertical-relative:page" o:connectortype="straight" o:allowoverlap="f">
              <v:stroke endarrow="block"/>
            </v:shape>
            <v:shape id="_x0000_s1362" type="#_x0000_t32" style="position:absolute;left:4841;top:5759;width:1255;height:1386;flip:y;mso-position-vertical-relative:page" o:connectortype="straight" o:allowoverlap="f">
              <v:stroke endarrow="block"/>
            </v:shape>
            <v:shape id="_x0000_s1363" type="#_x0000_t32" style="position:absolute;left:4229;top:5666;width:1614;height:515;flip:y;mso-position-vertical-relative:page" o:connectortype="straight" o:allowoverlap="f">
              <v:stroke endarrow="block"/>
            </v:shape>
            <v:rect id="_x0000_s1364" style="position:absolute;left:1210;top:5666;width:380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jc w:val="right"/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1</w:t>
                    </w:r>
                  </w:p>
                </w:txbxContent>
              </v:textbox>
            </v:rect>
            <v:rect id="_x0000_s1365" style="position:absolute;left:3851;top:5101;width:380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jc w:val="right"/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4</w:t>
                    </w:r>
                  </w:p>
                </w:txbxContent>
              </v:textbox>
            </v:rect>
            <v:rect id="_x0000_s1366" style="position:absolute;left:2134;top:6088;width:380;height:341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jc w:val="right"/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2</w:t>
                    </w:r>
                  </w:p>
                </w:txbxContent>
              </v:textbox>
            </v:rect>
            <v:rect id="_x0000_s1367" style="position:absolute;left:2791;top:6689;width:380;height:341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3</w:t>
                    </w:r>
                  </w:p>
                </w:txbxContent>
              </v:textbox>
            </v:rect>
            <v:rect id="_x0000_s1368" style="position:absolute;left:4461;top:5598;width:380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jc w:val="right"/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6</w:t>
                    </w:r>
                  </w:p>
                </w:txbxContent>
              </v:textbox>
            </v:rect>
            <v:rect id="_x0000_s1369" style="position:absolute;left:5110;top:6066;width:380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jc w:val="right"/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7</w:t>
                    </w:r>
                  </w:p>
                </w:txbxContent>
              </v:textbox>
            </v:rect>
            <v:rect id="_x0000_s1370" style="position:absolute;left:4461;top:6497;width:380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5</w:t>
                    </w:r>
                  </w:p>
                </w:txbxContent>
              </v:textbox>
            </v:rect>
            <v:rect id="_x0000_s1371" style="position:absolute;left:6663;top:6066;width:380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8</w:t>
                    </w:r>
                  </w:p>
                </w:txbxContent>
              </v:textbox>
            </v:rect>
            <v:rect id="_x0000_s1372" style="position:absolute;left:5586;top:6947;width:380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jc w:val="right"/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sz w:val="22"/>
                        <w:szCs w:val="22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vertAlign w:val="subscript"/>
                      </w:rPr>
                      <w:t>9</w:t>
                    </w:r>
                  </w:p>
                </w:txbxContent>
              </v:textbox>
            </v:rect>
            <v:rect id="_x0000_s1373" style="position:absolute;left:365;top:6349;width:169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jc w:val="right"/>
                      <w:rPr>
                        <w:rFonts w:ascii="Times New Roman" w:hAnsi="Times New Roman" w:cs="Times New Roman"/>
                        <w:b/>
                        <w:sz w:val="22"/>
                        <w:szCs w:val="22"/>
                        <w:vertAlign w:val="subscript"/>
                      </w:rPr>
                    </w:pPr>
                    <w:r w:rsidRPr="00464EAB">
                      <w:rPr>
                        <w:rFonts w:ascii="Times New Roman" w:hAnsi="Times New Roman" w:cs="Times New Roman"/>
                        <w:b/>
                        <w:sz w:val="22"/>
                        <w:szCs w:val="22"/>
                        <w:lang w:val="en-US"/>
                      </w:rPr>
                      <w:t>J</w:t>
                    </w:r>
                  </w:p>
                </w:txbxContent>
              </v:textbox>
            </v:rect>
            <v:rect id="_x0000_s1374" style="position:absolute;left:7350;top:7145;width:169;height:340;mso-position-vertical-relative:page" o:allowoverlap="f" strokecolor="white">
              <v:textbox inset="0,0,0,0">
                <w:txbxContent>
                  <w:p w:rsidR="005430AE" w:rsidRPr="00464EAB" w:rsidRDefault="005430AE" w:rsidP="00464EAB">
                    <w:pPr>
                      <w:jc w:val="right"/>
                      <w:rPr>
                        <w:rFonts w:ascii="Times New Roman" w:hAnsi="Times New Roman" w:cs="Times New Roman"/>
                        <w:b/>
                        <w:sz w:val="22"/>
                        <w:szCs w:val="22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2"/>
                        <w:szCs w:val="22"/>
                        <w:lang w:val="en-US"/>
                      </w:rPr>
                      <w:t>S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3F6570" w:rsidRPr="006A2C83" w:rsidRDefault="004B1955" w:rsidP="004B1955">
      <w:pPr>
        <w:pStyle w:val="21"/>
        <w:jc w:val="center"/>
        <w:rPr>
          <w:sz w:val="18"/>
          <w:szCs w:val="18"/>
        </w:rPr>
      </w:pPr>
      <w:r>
        <w:rPr>
          <w:sz w:val="18"/>
          <w:szCs w:val="18"/>
        </w:rPr>
        <w:t>Рис. 18</w:t>
      </w:r>
    </w:p>
    <w:p w:rsidR="00D01248" w:rsidRDefault="003F6570" w:rsidP="007625CE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 xml:space="preserve">Дуги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1</w:t>
      </w:r>
      <w:r w:rsidRPr="0078479B">
        <w:rPr>
          <w:i/>
          <w:sz w:val="22"/>
          <w:szCs w:val="22"/>
        </w:rPr>
        <w:t>, а</w:t>
      </w:r>
      <w:r w:rsidRPr="0078479B">
        <w:rPr>
          <w:i/>
          <w:sz w:val="22"/>
          <w:szCs w:val="22"/>
          <w:vertAlign w:val="subscript"/>
        </w:rPr>
        <w:t>2</w:t>
      </w:r>
      <w:r w:rsidRPr="0078479B">
        <w:rPr>
          <w:i/>
          <w:sz w:val="22"/>
          <w:szCs w:val="22"/>
        </w:rPr>
        <w:t>, а</w:t>
      </w:r>
      <w:r w:rsidRPr="0078479B">
        <w:rPr>
          <w:i/>
          <w:sz w:val="22"/>
          <w:szCs w:val="22"/>
          <w:vertAlign w:val="subscript"/>
        </w:rPr>
        <w:t>3</w:t>
      </w:r>
      <w:r w:rsidRPr="007625CE">
        <w:rPr>
          <w:sz w:val="22"/>
          <w:szCs w:val="22"/>
        </w:rPr>
        <w:t xml:space="preserve"> и так далее располагаются произвольно. Работе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4</w:t>
      </w:r>
      <w:r w:rsidRPr="007625CE">
        <w:rPr>
          <w:sz w:val="22"/>
          <w:szCs w:val="22"/>
        </w:rPr>
        <w:t xml:space="preserve"> предшествует работа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1</w:t>
      </w:r>
      <w:r w:rsidRPr="007625CE">
        <w:rPr>
          <w:sz w:val="22"/>
          <w:szCs w:val="22"/>
        </w:rPr>
        <w:t xml:space="preserve">. Далее надо изобразить работы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5</w:t>
      </w:r>
      <w:r w:rsidRPr="007625CE">
        <w:rPr>
          <w:sz w:val="22"/>
          <w:szCs w:val="22"/>
        </w:rPr>
        <w:t xml:space="preserve"> 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6</w:t>
      </w:r>
      <w:r w:rsidRPr="007625CE">
        <w:rPr>
          <w:sz w:val="22"/>
          <w:szCs w:val="22"/>
        </w:rPr>
        <w:t xml:space="preserve">, им предшествуют одни и те же работы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1</w:t>
      </w:r>
      <w:r w:rsidRPr="007625CE">
        <w:rPr>
          <w:sz w:val="22"/>
          <w:szCs w:val="22"/>
        </w:rPr>
        <w:t xml:space="preserve"> 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2</w:t>
      </w:r>
      <w:r w:rsidRPr="007625CE">
        <w:rPr>
          <w:sz w:val="22"/>
          <w:szCs w:val="22"/>
        </w:rPr>
        <w:t xml:space="preserve">. Во </w:t>
      </w:r>
      <w:r w:rsidR="0078479B" w:rsidRPr="007625CE">
        <w:rPr>
          <w:sz w:val="22"/>
          <w:szCs w:val="22"/>
        </w:rPr>
        <w:t>избежани</w:t>
      </w:r>
      <w:r w:rsidR="0078479B">
        <w:rPr>
          <w:sz w:val="22"/>
          <w:szCs w:val="22"/>
        </w:rPr>
        <w:t>е</w:t>
      </w:r>
      <w:r w:rsidRPr="007625CE">
        <w:rPr>
          <w:sz w:val="22"/>
          <w:szCs w:val="22"/>
        </w:rPr>
        <w:t xml:space="preserve"> пут</w:t>
      </w:r>
      <w:r w:rsidRPr="007625CE">
        <w:rPr>
          <w:sz w:val="22"/>
          <w:szCs w:val="22"/>
        </w:rPr>
        <w:t>а</w:t>
      </w:r>
      <w:r w:rsidRPr="007625CE">
        <w:rPr>
          <w:sz w:val="22"/>
          <w:szCs w:val="22"/>
        </w:rPr>
        <w:t>ницы на сетях не рекомендуется изображать параллельными дуг</w:t>
      </w:r>
      <w:r w:rsidRPr="007625CE">
        <w:rPr>
          <w:sz w:val="22"/>
          <w:szCs w:val="22"/>
        </w:rPr>
        <w:t>а</w:t>
      </w:r>
      <w:r w:rsidRPr="007625CE">
        <w:rPr>
          <w:sz w:val="22"/>
          <w:szCs w:val="22"/>
        </w:rPr>
        <w:t>ми одновременно выполняемые работы. В подобных случаях вв</w:t>
      </w:r>
      <w:r w:rsidRPr="007625CE">
        <w:rPr>
          <w:sz w:val="22"/>
          <w:szCs w:val="22"/>
        </w:rPr>
        <w:t>о</w:t>
      </w:r>
      <w:r w:rsidRPr="007625CE">
        <w:rPr>
          <w:sz w:val="22"/>
          <w:szCs w:val="22"/>
        </w:rPr>
        <w:t xml:space="preserve">дятся дополнительные события и </w:t>
      </w:r>
      <w:r w:rsidRPr="0078479B">
        <w:rPr>
          <w:b/>
          <w:sz w:val="22"/>
          <w:szCs w:val="22"/>
        </w:rPr>
        <w:t>фиктивные работы</w:t>
      </w:r>
      <w:r w:rsidRPr="007625CE">
        <w:rPr>
          <w:sz w:val="22"/>
          <w:szCs w:val="22"/>
        </w:rPr>
        <w:t xml:space="preserve"> (нулевой продолжительности), которые изображаются штриховыми лини</w:t>
      </w:r>
      <w:r w:rsidRPr="007625CE">
        <w:rPr>
          <w:sz w:val="22"/>
          <w:szCs w:val="22"/>
        </w:rPr>
        <w:t>я</w:t>
      </w:r>
      <w:r w:rsidRPr="007625CE">
        <w:rPr>
          <w:sz w:val="22"/>
          <w:szCs w:val="22"/>
        </w:rPr>
        <w:t xml:space="preserve">ми. Их назначение – показать, что </w:t>
      </w:r>
      <w:r w:rsidR="0078479B">
        <w:rPr>
          <w:sz w:val="22"/>
          <w:szCs w:val="22"/>
        </w:rPr>
        <w:t>данная</w:t>
      </w:r>
      <w:r w:rsidRPr="007625CE">
        <w:rPr>
          <w:sz w:val="22"/>
          <w:szCs w:val="22"/>
        </w:rPr>
        <w:t xml:space="preserve"> работа не может быть выполнена ранее какого-либо события или работы. Учитывая это, введем фиктивную работу, соединив событие 2 работы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1</w:t>
      </w:r>
      <w:r w:rsidRPr="0078479B">
        <w:rPr>
          <w:i/>
          <w:sz w:val="22"/>
          <w:szCs w:val="22"/>
        </w:rPr>
        <w:t xml:space="preserve"> </w:t>
      </w:r>
      <w:r w:rsidRPr="007625CE">
        <w:rPr>
          <w:sz w:val="22"/>
          <w:szCs w:val="22"/>
        </w:rPr>
        <w:t>с соб</w:t>
      </w:r>
      <w:r w:rsidRPr="007625CE">
        <w:rPr>
          <w:sz w:val="22"/>
          <w:szCs w:val="22"/>
        </w:rPr>
        <w:t>ы</w:t>
      </w:r>
      <w:r w:rsidRPr="007625CE">
        <w:rPr>
          <w:sz w:val="22"/>
          <w:szCs w:val="22"/>
        </w:rPr>
        <w:t xml:space="preserve">тием 3 работы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2</w:t>
      </w:r>
      <w:r w:rsidRPr="007625CE">
        <w:rPr>
          <w:sz w:val="22"/>
          <w:szCs w:val="22"/>
        </w:rPr>
        <w:t xml:space="preserve">. После этого изобразим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5</w:t>
      </w:r>
      <w:r w:rsidRPr="007625CE">
        <w:rPr>
          <w:sz w:val="22"/>
          <w:szCs w:val="22"/>
        </w:rPr>
        <w:t xml:space="preserve"> 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6</w:t>
      </w:r>
      <w:r w:rsidRPr="007625CE">
        <w:rPr>
          <w:sz w:val="22"/>
          <w:szCs w:val="22"/>
        </w:rPr>
        <w:t xml:space="preserve"> дугами, выход</w:t>
      </w:r>
      <w:r w:rsidRPr="007625CE">
        <w:rPr>
          <w:sz w:val="22"/>
          <w:szCs w:val="22"/>
        </w:rPr>
        <w:t>я</w:t>
      </w:r>
      <w:r w:rsidRPr="007625CE">
        <w:rPr>
          <w:sz w:val="22"/>
          <w:szCs w:val="22"/>
        </w:rPr>
        <w:t xml:space="preserve">щими из события 3, причем дуги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3</w:t>
      </w:r>
      <w:r w:rsidRPr="0078479B">
        <w:rPr>
          <w:i/>
          <w:sz w:val="22"/>
          <w:szCs w:val="22"/>
        </w:rPr>
        <w:t>, а</w:t>
      </w:r>
      <w:r w:rsidRPr="0078479B">
        <w:rPr>
          <w:i/>
          <w:sz w:val="22"/>
          <w:szCs w:val="22"/>
          <w:vertAlign w:val="subscript"/>
        </w:rPr>
        <w:t>5</w:t>
      </w:r>
      <w:r w:rsidRPr="007625CE">
        <w:rPr>
          <w:sz w:val="22"/>
          <w:szCs w:val="22"/>
        </w:rPr>
        <w:t xml:space="preserve"> должны прийти в одно с</w:t>
      </w:r>
      <w:r w:rsidRPr="007625CE">
        <w:rPr>
          <w:sz w:val="22"/>
          <w:szCs w:val="22"/>
        </w:rPr>
        <w:t>о</w:t>
      </w:r>
      <w:r w:rsidRPr="007625CE">
        <w:rPr>
          <w:sz w:val="22"/>
          <w:szCs w:val="22"/>
        </w:rPr>
        <w:t xml:space="preserve">бытие (работа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7</w:t>
      </w:r>
      <w:r w:rsidRPr="007625CE">
        <w:rPr>
          <w:sz w:val="22"/>
          <w:szCs w:val="22"/>
        </w:rPr>
        <w:t xml:space="preserve"> начинается после них), такое событие уже есть – это 4, а дуги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4</w:t>
      </w:r>
      <w:r w:rsidRPr="0078479B">
        <w:rPr>
          <w:i/>
          <w:sz w:val="22"/>
          <w:szCs w:val="22"/>
        </w:rPr>
        <w:t>, а</w:t>
      </w:r>
      <w:r w:rsidRPr="0078479B">
        <w:rPr>
          <w:i/>
          <w:sz w:val="22"/>
          <w:szCs w:val="22"/>
          <w:vertAlign w:val="subscript"/>
        </w:rPr>
        <w:t>6</w:t>
      </w:r>
      <w:r w:rsidRPr="007625CE">
        <w:rPr>
          <w:sz w:val="22"/>
          <w:szCs w:val="22"/>
        </w:rPr>
        <w:t xml:space="preserve"> аналогично идут в событие 5. Так как работа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8</w:t>
      </w:r>
      <w:r w:rsidRPr="007625CE">
        <w:rPr>
          <w:sz w:val="22"/>
          <w:szCs w:val="22"/>
        </w:rPr>
        <w:t xml:space="preserve"> может быть начата только после работ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4</w:t>
      </w:r>
      <w:r w:rsidRPr="0078479B">
        <w:rPr>
          <w:i/>
          <w:sz w:val="22"/>
          <w:szCs w:val="22"/>
        </w:rPr>
        <w:t>, а</w:t>
      </w:r>
      <w:r w:rsidRPr="0078479B">
        <w:rPr>
          <w:i/>
          <w:sz w:val="22"/>
          <w:szCs w:val="22"/>
          <w:vertAlign w:val="subscript"/>
        </w:rPr>
        <w:t>6</w:t>
      </w:r>
      <w:r w:rsidRPr="007625CE">
        <w:rPr>
          <w:sz w:val="22"/>
          <w:szCs w:val="22"/>
        </w:rPr>
        <w:t xml:space="preserve"> 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7</w:t>
      </w:r>
      <w:r w:rsidRPr="007625CE">
        <w:rPr>
          <w:sz w:val="22"/>
          <w:szCs w:val="22"/>
        </w:rPr>
        <w:t xml:space="preserve">, поэтому работу </w:t>
      </w:r>
      <w:r w:rsidRPr="0078479B">
        <w:rPr>
          <w:i/>
          <w:sz w:val="22"/>
          <w:szCs w:val="22"/>
        </w:rPr>
        <w:lastRenderedPageBreak/>
        <w:t>а</w:t>
      </w:r>
      <w:r w:rsidRPr="0078479B">
        <w:rPr>
          <w:i/>
          <w:sz w:val="22"/>
          <w:szCs w:val="22"/>
          <w:vertAlign w:val="subscript"/>
        </w:rPr>
        <w:t>7</w:t>
      </w:r>
      <w:r w:rsidRPr="007625CE">
        <w:rPr>
          <w:sz w:val="22"/>
          <w:szCs w:val="22"/>
        </w:rPr>
        <w:t xml:space="preserve"> направим в событие 5. И, наконец, дуги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8</w:t>
      </w:r>
      <w:r w:rsidRPr="007625CE">
        <w:rPr>
          <w:sz w:val="22"/>
          <w:szCs w:val="22"/>
        </w:rPr>
        <w:t xml:space="preserve"> и </w:t>
      </w:r>
      <w:r w:rsidRPr="0078479B">
        <w:rPr>
          <w:i/>
          <w:sz w:val="22"/>
          <w:szCs w:val="22"/>
        </w:rPr>
        <w:t>а</w:t>
      </w:r>
      <w:r w:rsidRPr="0078479B">
        <w:rPr>
          <w:i/>
          <w:sz w:val="22"/>
          <w:szCs w:val="22"/>
          <w:vertAlign w:val="subscript"/>
        </w:rPr>
        <w:t>9</w:t>
      </w:r>
      <w:r w:rsidRPr="007625CE">
        <w:rPr>
          <w:sz w:val="22"/>
          <w:szCs w:val="22"/>
        </w:rPr>
        <w:t xml:space="preserve"> моделируют з</w:t>
      </w:r>
      <w:r w:rsidRPr="007625CE">
        <w:rPr>
          <w:sz w:val="22"/>
          <w:szCs w:val="22"/>
        </w:rPr>
        <w:t>а</w:t>
      </w:r>
      <w:r w:rsidRPr="007625CE">
        <w:rPr>
          <w:sz w:val="22"/>
          <w:szCs w:val="22"/>
        </w:rPr>
        <w:t>ключительные работы комплекса, поэтому сведем их в одно з</w:t>
      </w:r>
      <w:r w:rsidRPr="007625CE">
        <w:rPr>
          <w:sz w:val="22"/>
          <w:szCs w:val="22"/>
        </w:rPr>
        <w:t>а</w:t>
      </w:r>
      <w:r w:rsidRPr="007625CE">
        <w:rPr>
          <w:sz w:val="22"/>
          <w:szCs w:val="22"/>
        </w:rPr>
        <w:t xml:space="preserve">вершающее событие 6 (сток сети </w:t>
      </w:r>
      <w:r w:rsidRPr="007625CE">
        <w:rPr>
          <w:sz w:val="22"/>
          <w:szCs w:val="22"/>
          <w:lang w:val="en-US"/>
        </w:rPr>
        <w:t>S</w:t>
      </w:r>
      <w:r w:rsidRPr="007625CE">
        <w:rPr>
          <w:sz w:val="22"/>
          <w:szCs w:val="22"/>
        </w:rPr>
        <w:t>).</w:t>
      </w:r>
    </w:p>
    <w:p w:rsidR="003F6570" w:rsidRDefault="00D01248" w:rsidP="007625CE">
      <w:pPr>
        <w:pStyle w:val="21"/>
        <w:ind w:firstLine="397"/>
        <w:rPr>
          <w:sz w:val="22"/>
          <w:szCs w:val="22"/>
        </w:rPr>
      </w:pPr>
      <w:r w:rsidRPr="00D01248">
        <w:rPr>
          <w:b/>
          <w:i/>
          <w:sz w:val="22"/>
          <w:szCs w:val="22"/>
        </w:rPr>
        <w:t>Замечание.</w:t>
      </w:r>
      <w:r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>Правильность нуме</w:t>
      </w:r>
      <w:r w:rsidR="003F6570" w:rsidRPr="007625CE">
        <w:rPr>
          <w:sz w:val="22"/>
          <w:szCs w:val="22"/>
        </w:rPr>
        <w:softHyphen/>
        <w:t>рации событий (вершин графа) можно проверить алгоритмом Фалкерсо</w:t>
      </w:r>
      <w:r>
        <w:rPr>
          <w:sz w:val="22"/>
          <w:szCs w:val="22"/>
        </w:rPr>
        <w:t>на</w:t>
      </w:r>
      <w:r w:rsidR="003F6570" w:rsidRPr="007625CE">
        <w:rPr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 w:rsidR="003F6570" w:rsidRPr="007625CE">
        <w:rPr>
          <w:sz w:val="22"/>
          <w:szCs w:val="22"/>
        </w:rPr>
        <w:t>упорядочить граф</w:t>
      </w:r>
      <w:r>
        <w:rPr>
          <w:sz w:val="22"/>
          <w:szCs w:val="22"/>
        </w:rPr>
        <w:t>)</w:t>
      </w:r>
      <w:r w:rsidR="003F6570" w:rsidRPr="007625CE">
        <w:rPr>
          <w:sz w:val="22"/>
          <w:szCs w:val="22"/>
        </w:rPr>
        <w:t>.</w:t>
      </w:r>
    </w:p>
    <w:p w:rsidR="00D01248" w:rsidRPr="00D01248" w:rsidRDefault="002076D9" w:rsidP="002076D9">
      <w:pPr>
        <w:widowControl/>
        <w:autoSpaceDE/>
        <w:autoSpaceDN/>
        <w:adjustRightInd/>
        <w:spacing w:before="120" w:after="120" w:line="23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7</w:t>
      </w:r>
      <w:r w:rsidR="00D01248" w:rsidRPr="00D01248">
        <w:rPr>
          <w:rFonts w:ascii="Times New Roman" w:hAnsi="Times New Roman" w:cs="Times New Roman"/>
          <w:b/>
          <w:sz w:val="22"/>
          <w:szCs w:val="22"/>
        </w:rPr>
        <w:t>.2. Временные параметры сети (рассмотрим на примере)</w:t>
      </w:r>
    </w:p>
    <w:p w:rsidR="003F6570" w:rsidRDefault="00D01248" w:rsidP="007625CE">
      <w:pPr>
        <w:pStyle w:val="21"/>
        <w:ind w:firstLine="397"/>
        <w:rPr>
          <w:sz w:val="22"/>
          <w:szCs w:val="22"/>
        </w:rPr>
      </w:pPr>
      <w:r w:rsidRPr="00D01248">
        <w:rPr>
          <w:i/>
          <w:sz w:val="22"/>
          <w:szCs w:val="22"/>
        </w:rPr>
        <w:t>Пример</w:t>
      </w:r>
      <w:r w:rsidR="004B1955">
        <w:rPr>
          <w:i/>
          <w:sz w:val="22"/>
          <w:szCs w:val="22"/>
        </w:rPr>
        <w:t xml:space="preserve"> 30</w:t>
      </w:r>
      <w:r w:rsidRPr="00D01248">
        <w:rPr>
          <w:i/>
          <w:sz w:val="22"/>
          <w:szCs w:val="22"/>
        </w:rPr>
        <w:t>.</w:t>
      </w:r>
      <w:r>
        <w:rPr>
          <w:sz w:val="22"/>
          <w:szCs w:val="22"/>
        </w:rPr>
        <w:t xml:space="preserve"> С</w:t>
      </w:r>
      <w:r w:rsidR="003F6570" w:rsidRPr="007625CE">
        <w:rPr>
          <w:sz w:val="22"/>
          <w:szCs w:val="22"/>
        </w:rPr>
        <w:t xml:space="preserve">еть некоторого комплекса построена и известна продолжительность каждой работы (в днях). </w:t>
      </w:r>
      <w:r>
        <w:rPr>
          <w:sz w:val="22"/>
          <w:szCs w:val="22"/>
        </w:rPr>
        <w:t>Определить</w:t>
      </w:r>
      <w:r w:rsidR="003F6570" w:rsidRPr="007625CE">
        <w:rPr>
          <w:sz w:val="22"/>
          <w:szCs w:val="22"/>
        </w:rPr>
        <w:t xml:space="preserve"> за ка</w:t>
      </w:r>
      <w:r w:rsidR="003F6570" w:rsidRPr="007625CE">
        <w:rPr>
          <w:sz w:val="22"/>
          <w:szCs w:val="22"/>
        </w:rPr>
        <w:softHyphen/>
        <w:t>кое минимальное время можно выполнить все работы комплекса?</w:t>
      </w:r>
    </w:p>
    <w:p w:rsidR="004B1955" w:rsidRDefault="004B1955" w:rsidP="004B1955">
      <w:pPr>
        <w:pStyle w:val="21"/>
        <w:jc w:val="center"/>
        <w:rPr>
          <w:sz w:val="22"/>
          <w:szCs w:val="22"/>
        </w:rPr>
      </w:pPr>
      <w:r w:rsidRPr="00D01248">
        <w:rPr>
          <w:i/>
          <w:sz w:val="22"/>
          <w:szCs w:val="22"/>
        </w:rPr>
        <w:t>Решение.</w:t>
      </w:r>
    </w:p>
    <w:p w:rsidR="004B1955" w:rsidRPr="007625CE" w:rsidRDefault="004B1955" w:rsidP="004B1955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 xml:space="preserve">Рассмотрим все пути от </w:t>
      </w:r>
      <w:r w:rsidRPr="00D01248">
        <w:rPr>
          <w:b/>
          <w:sz w:val="22"/>
          <w:szCs w:val="22"/>
          <w:lang w:val="en-US"/>
        </w:rPr>
        <w:t>J</w:t>
      </w:r>
      <w:r w:rsidRPr="007625CE">
        <w:rPr>
          <w:sz w:val="22"/>
          <w:szCs w:val="22"/>
        </w:rPr>
        <w:t xml:space="preserve"> до </w:t>
      </w:r>
      <w:r w:rsidRPr="00D01248">
        <w:rPr>
          <w:b/>
          <w:sz w:val="22"/>
          <w:szCs w:val="22"/>
          <w:lang w:val="en-US"/>
        </w:rPr>
        <w:t>S</w:t>
      </w:r>
      <w:r>
        <w:rPr>
          <w:sz w:val="22"/>
          <w:szCs w:val="22"/>
        </w:rPr>
        <w:t xml:space="preserve"> (рис. 19</w:t>
      </w:r>
      <w:r w:rsidRPr="007625CE">
        <w:rPr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375800" w:rsidRPr="00375800" w:rsidRDefault="00C83E51" w:rsidP="00375800">
      <w:pPr>
        <w:pStyle w:val="21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  <w:r>
        <w:rPr>
          <w:sz w:val="22"/>
          <w:szCs w:val="22"/>
          <w:lang w:val="en-US"/>
        </w:rPr>
        <w:pict>
          <v:group id="_x0000_s1378" editas="canvas" style="width:312.5pt;height:124.8pt;mso-position-horizontal-relative:char;mso-position-vertical-relative:line" coordorigin="600,2887" coordsize="7087,2830">
            <o:lock v:ext="edit" aspectratio="t"/>
            <v:shape id="_x0000_s1377" type="#_x0000_t75" style="position:absolute;left:600;top:2887;width:7087;height:2830" o:preferrelative="f">
              <v:fill o:detectmouseclick="t"/>
              <v:path o:extrusionok="t" o:connecttype="none"/>
              <o:lock v:ext="edit" text="t"/>
            </v:shape>
            <v:oval id="_x0000_s1300" style="position:absolute;left:993;top:4327;width:748;height:594;mso-position-vertical-relative:page" o:allowoverlap="f">
              <v:textbox style="mso-next-textbox:#_x0000_s1300" inset="0,0,0,0">
                <w:txbxContent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6"/>
                        <w:szCs w:val="6"/>
                      </w:rPr>
                    </w:pPr>
                  </w:p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1</w:t>
                    </w:r>
                  </w:p>
                </w:txbxContent>
              </v:textbox>
            </v:oval>
            <v:oval id="_x0000_s1296" style="position:absolute;left:3129;top:3001;width:748;height:595;mso-position-vertical-relative:page" o:allowoverlap="f">
              <v:textbox style="mso-next-textbox:#_x0000_s1296" inset="0,0,0,0">
                <w:txbxContent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6"/>
                        <w:szCs w:val="6"/>
                      </w:rPr>
                    </w:pPr>
                  </w:p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2</w:t>
                    </w:r>
                  </w:p>
                </w:txbxContent>
              </v:textbox>
            </v:oval>
            <v:oval id="_x0000_s1297" style="position:absolute;left:3564;top:5019;width:748;height:595;mso-position-vertical-relative:page" o:allowoverlap="f">
              <v:textbox style="mso-next-textbox:#_x0000_s1297" inset="0,0,0,0">
                <w:txbxContent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6"/>
                        <w:szCs w:val="6"/>
                      </w:rPr>
                    </w:pPr>
                  </w:p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3</w:t>
                    </w:r>
                  </w:p>
                </w:txbxContent>
              </v:textbox>
            </v:oval>
            <v:oval id="_x0000_s1298" style="position:absolute;left:5403;top:3471;width:747;height:594;mso-position-vertical-relative:page" o:allowoverlap="f">
              <v:textbox style="mso-next-textbox:#_x0000_s1298" inset="0,0,0,0">
                <w:txbxContent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6"/>
                        <w:szCs w:val="6"/>
                      </w:rPr>
                    </w:pPr>
                  </w:p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4</w:t>
                    </w:r>
                  </w:p>
                </w:txbxContent>
              </v:textbox>
            </v:oval>
            <v:oval id="_x0000_s1299" style="position:absolute;left:6476;top:4747;width:747;height:594;mso-position-vertical-relative:page" o:allowoverlap="f">
              <v:textbox style="mso-next-textbox:#_x0000_s1299" inset="0,0,0,0">
                <w:txbxContent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6"/>
                        <w:szCs w:val="6"/>
                      </w:rPr>
                    </w:pPr>
                  </w:p>
                  <w:p w:rsidR="005430AE" w:rsidRPr="002433EA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  <w:t>5</w:t>
                    </w:r>
                  </w:p>
                </w:txbxContent>
              </v:textbox>
            </v:oval>
            <v:shape id="_x0000_s1391" type="#_x0000_t32" style="position:absolute;left:1631;top:3508;width:1608;height:906;flip:y;mso-position-vertical-relative:page" o:connectortype="straight" o:allowoverlap="f">
              <v:stroke endarrow="block"/>
            </v:shape>
            <v:shape id="_x0000_s1392" type="#_x0000_t32" style="position:absolute;left:1631;top:4834;width:1933;height:483;mso-position-vertical-relative:page" o:connectortype="straight" o:allowoverlap="f">
              <v:stroke endarrow="block"/>
            </v:shape>
            <v:shape id="_x0000_s1393" type="#_x0000_t32" style="position:absolute;left:3877;top:3299;width:1636;height:259;mso-position-vertical-relative:page" o:connectortype="straight" o:allowoverlap="f">
              <v:stroke endarrow="block"/>
            </v:shape>
            <v:shape id="_x0000_s1394" type="#_x0000_t32" style="position:absolute;left:4312;top:5044;width:2164;height:273;flip:y;mso-position-vertical-relative:page" o:connectortype="straight" o:allowoverlap="f">
              <v:stroke endarrow="block"/>
            </v:shape>
            <v:shape id="_x0000_s1395" type="#_x0000_t32" style="position:absolute;left:4202;top:3978;width:1311;height:1128;flip:y;mso-position-vertical-relative:page" o:connectortype="straight" o:allowoverlap="f">
              <v:stroke endarrow="block"/>
            </v:shape>
            <v:shape id="_x0000_s1396" type="#_x0000_t32" style="position:absolute;left:6040;top:3978;width:546;height:856;mso-position-vertical-relative:page" o:connectortype="straight" o:allowoverlap="f">
              <v:stroke endarrow="block"/>
            </v:shape>
            <v:rect id="_x0000_s1397" style="position:absolute;left:1967;top:3681;width:333;height:297;mso-position-vertical-relative:page" o:allowoverlap="f" strokecolor="white">
              <v:textbox style="mso-next-textbox:#_x0000_s1397" inset="0,0,0,0">
                <w:txbxContent>
                  <w:p w:rsidR="005430AE" w:rsidRPr="00375800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  <w:t>2</w:t>
                    </w:r>
                  </w:p>
                </w:txbxContent>
              </v:textbox>
            </v:rect>
            <v:rect id="_x0000_s1398" style="position:absolute;left:2572;top:4722;width:332;height:297;mso-position-vertical-relative:page" o:allowoverlap="f" strokecolor="white">
              <v:textbox style="mso-next-textbox:#_x0000_s1398" inset="0,0,0,0">
                <w:txbxContent>
                  <w:p w:rsidR="005430AE" w:rsidRPr="00375800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  <w:t>4</w:t>
                    </w:r>
                  </w:p>
                </w:txbxContent>
              </v:textbox>
            </v:rect>
            <v:rect id="_x0000_s1414" style="position:absolute;left:4473;top:3078;width:332;height:297;mso-position-vertical-relative:page" o:allowoverlap="f" strokecolor="white">
              <v:textbox style="mso-next-textbox:#_x0000_s1414" inset="0,0,0,0">
                <w:txbxContent>
                  <w:p w:rsidR="005430AE" w:rsidRPr="00375800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  <w:t>1</w:t>
                    </w:r>
                  </w:p>
                </w:txbxContent>
              </v:textbox>
            </v:rect>
            <v:rect id="_x0000_s1415" style="position:absolute;left:4473;top:4250;width:332;height:297;mso-position-vertical-relative:page" o:allowoverlap="f" strokecolor="white">
              <v:textbox style="mso-next-textbox:#_x0000_s1415" inset="0,0,0,0">
                <w:txbxContent>
                  <w:p w:rsidR="005430AE" w:rsidRPr="00375800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  <w:t>3</w:t>
                    </w:r>
                  </w:p>
                </w:txbxContent>
              </v:textbox>
            </v:rect>
            <v:rect id="_x0000_s1416" style="position:absolute;left:5256;top:4809;width:332;height:297;mso-position-vertical-relative:page" o:allowoverlap="f" strokecolor="white">
              <v:textbox style="mso-next-textbox:#_x0000_s1416" inset="0,0,0,0">
                <w:txbxContent>
                  <w:p w:rsidR="005430AE" w:rsidRPr="00375800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  <w:t>2</w:t>
                    </w:r>
                  </w:p>
                </w:txbxContent>
              </v:textbox>
            </v:rect>
            <v:rect id="_x0000_s1417" style="position:absolute;left:6321;top:4065;width:333;height:297;mso-position-vertical-relative:page" o:allowoverlap="f" strokecolor="white">
              <v:textbox style="mso-next-textbox:#_x0000_s1417" inset="0,0,0,0">
                <w:txbxContent>
                  <w:p w:rsidR="005430AE" w:rsidRPr="00375800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2"/>
                        <w:szCs w:val="22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418" style="position:absolute;left:600;top:4512;width:332;height:297;mso-position-vertical-relative:page" o:allowoverlap="f" strokecolor="white">
              <v:textbox style="mso-next-textbox:#_x0000_s1418" inset="0,0,0,0">
                <w:txbxContent>
                  <w:p w:rsidR="005430AE" w:rsidRPr="00375800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2"/>
                        <w:szCs w:val="22"/>
                        <w:lang w:val="en-US"/>
                      </w:rPr>
                    </w:pPr>
                    <w:r w:rsidRPr="00375800">
                      <w:rPr>
                        <w:rFonts w:ascii="Times New Roman" w:hAnsi="Times New Roman" w:cs="Times New Roman"/>
                        <w:b/>
                        <w:sz w:val="22"/>
                        <w:szCs w:val="22"/>
                        <w:lang w:val="en-US"/>
                      </w:rPr>
                      <w:t>J</w:t>
                    </w:r>
                  </w:p>
                </w:txbxContent>
              </v:textbox>
            </v:rect>
            <v:rect id="_x0000_s1419" style="position:absolute;left:7297;top:4921;width:332;height:297;mso-position-vertical-relative:page" o:allowoverlap="f" strokecolor="white">
              <v:textbox style="mso-next-textbox:#_x0000_s1419" inset="0,0,0,0">
                <w:txbxContent>
                  <w:p w:rsidR="005430AE" w:rsidRPr="00375800" w:rsidRDefault="005430AE" w:rsidP="00375800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2"/>
                        <w:szCs w:val="22"/>
                        <w:lang w:val="en-US"/>
                      </w:rPr>
                    </w:pPr>
                    <w:r w:rsidRPr="00375800">
                      <w:rPr>
                        <w:rFonts w:ascii="Times New Roman" w:hAnsi="Times New Roman" w:cs="Times New Roman"/>
                        <w:b/>
                        <w:sz w:val="22"/>
                        <w:szCs w:val="22"/>
                        <w:lang w:val="en-US"/>
                      </w:rPr>
                      <w:t>S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A2C83" w:rsidRPr="006A2C83" w:rsidRDefault="00B85E84" w:rsidP="00375800">
      <w:pPr>
        <w:pStyle w:val="21"/>
        <w:jc w:val="center"/>
        <w:rPr>
          <w:spacing w:val="-4"/>
          <w:sz w:val="18"/>
          <w:szCs w:val="18"/>
        </w:rPr>
      </w:pPr>
      <w:r>
        <w:rPr>
          <w:spacing w:val="-4"/>
          <w:sz w:val="18"/>
          <w:szCs w:val="18"/>
        </w:rPr>
        <w:t xml:space="preserve">Рис. </w:t>
      </w:r>
      <w:r w:rsidR="004B1955">
        <w:rPr>
          <w:spacing w:val="-4"/>
          <w:sz w:val="18"/>
          <w:szCs w:val="18"/>
        </w:rPr>
        <w:t>19</w:t>
      </w:r>
    </w:p>
    <w:p w:rsidR="006A2C83" w:rsidRPr="007625CE" w:rsidRDefault="006A2C83" w:rsidP="006A2C83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 xml:space="preserve">1) </w:t>
      </w:r>
      <w:r w:rsidRPr="008D56A1">
        <w:rPr>
          <w:i/>
          <w:sz w:val="22"/>
          <w:szCs w:val="22"/>
          <w:lang w:val="en-US"/>
        </w:rPr>
        <w:t>L</w:t>
      </w:r>
      <w:r w:rsidRPr="007625CE">
        <w:rPr>
          <w:sz w:val="22"/>
          <w:szCs w:val="22"/>
          <w:vertAlign w:val="subscript"/>
        </w:rPr>
        <w:t>1</w:t>
      </w:r>
      <w:r w:rsidRPr="007625CE">
        <w:rPr>
          <w:sz w:val="22"/>
          <w:szCs w:val="22"/>
        </w:rPr>
        <w:t>:</w:t>
      </w:r>
      <w:r w:rsidR="008D56A1" w:rsidRPr="007C7B24">
        <w:rPr>
          <w:sz w:val="22"/>
          <w:szCs w:val="22"/>
        </w:rPr>
        <w:t xml:space="preserve"> </w:t>
      </w:r>
      <w:r w:rsidRPr="007625CE">
        <w:rPr>
          <w:sz w:val="22"/>
          <w:szCs w:val="22"/>
        </w:rPr>
        <w:t xml:space="preserve">1 </w:t>
      </w:r>
      <w:r w:rsidR="008D56A1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2 </w:t>
      </w:r>
      <w:r w:rsidR="008D56A1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4 </w:t>
      </w:r>
      <w:r w:rsidR="008D56A1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5</w:t>
      </w:r>
      <w:r w:rsidR="008D56A1">
        <w:rPr>
          <w:sz w:val="22"/>
          <w:szCs w:val="22"/>
        </w:rPr>
        <w:t xml:space="preserve"> =</w:t>
      </w:r>
      <w:r w:rsidR="008D56A1">
        <w:rPr>
          <w:rFonts w:cs="Times New Roman"/>
          <w:sz w:val="22"/>
          <w:szCs w:val="22"/>
        </w:rPr>
        <w:t>&gt;</w:t>
      </w:r>
      <w:r w:rsidR="008D56A1">
        <w:rPr>
          <w:sz w:val="22"/>
          <w:szCs w:val="22"/>
        </w:rPr>
        <w:t xml:space="preserve"> </w:t>
      </w:r>
      <w:r w:rsidR="008D56A1">
        <w:rPr>
          <w:i/>
          <w:sz w:val="22"/>
          <w:szCs w:val="22"/>
          <w:lang w:val="en-US"/>
        </w:rPr>
        <w:t>t</w:t>
      </w:r>
      <w:r w:rsidR="008D56A1" w:rsidRPr="007C7B24">
        <w:rPr>
          <w:i/>
          <w:sz w:val="22"/>
          <w:szCs w:val="22"/>
        </w:rPr>
        <w:t>(</w:t>
      </w:r>
      <w:r w:rsidR="008D56A1" w:rsidRPr="008D56A1">
        <w:rPr>
          <w:i/>
          <w:sz w:val="22"/>
          <w:szCs w:val="22"/>
          <w:lang w:val="en-US"/>
        </w:rPr>
        <w:t>L</w:t>
      </w:r>
      <w:r w:rsidR="008D56A1" w:rsidRPr="007625CE">
        <w:rPr>
          <w:sz w:val="22"/>
          <w:szCs w:val="22"/>
          <w:vertAlign w:val="subscript"/>
        </w:rPr>
        <w:t>1</w:t>
      </w:r>
      <w:r w:rsidR="008D56A1" w:rsidRPr="007C7B24">
        <w:rPr>
          <w:i/>
          <w:sz w:val="22"/>
          <w:szCs w:val="22"/>
        </w:rPr>
        <w:t xml:space="preserve">) = </w:t>
      </w:r>
      <w:r w:rsidR="008D56A1" w:rsidRPr="007C7B24">
        <w:rPr>
          <w:sz w:val="22"/>
          <w:szCs w:val="22"/>
        </w:rPr>
        <w:t>2 + 1 + 5 = 8</w:t>
      </w:r>
      <w:r w:rsidRPr="007625CE">
        <w:rPr>
          <w:sz w:val="22"/>
          <w:szCs w:val="22"/>
        </w:rPr>
        <w:t>;</w:t>
      </w:r>
    </w:p>
    <w:p w:rsidR="006A2C83" w:rsidRPr="007C7B24" w:rsidRDefault="006A2C83" w:rsidP="008D56A1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 xml:space="preserve">2) </w:t>
      </w:r>
      <w:r w:rsidRPr="008D56A1">
        <w:rPr>
          <w:i/>
          <w:sz w:val="22"/>
          <w:szCs w:val="22"/>
          <w:lang w:val="en-US"/>
        </w:rPr>
        <w:t>L</w:t>
      </w:r>
      <w:r w:rsidRPr="007625CE">
        <w:rPr>
          <w:sz w:val="22"/>
          <w:szCs w:val="22"/>
          <w:vertAlign w:val="subscript"/>
        </w:rPr>
        <w:t>2</w:t>
      </w:r>
      <w:r w:rsidRPr="007625CE">
        <w:rPr>
          <w:sz w:val="22"/>
          <w:szCs w:val="22"/>
        </w:rPr>
        <w:t>:</w:t>
      </w:r>
      <w:r w:rsidR="008D56A1" w:rsidRPr="007C7B24">
        <w:rPr>
          <w:sz w:val="22"/>
          <w:szCs w:val="22"/>
        </w:rPr>
        <w:t xml:space="preserve"> </w:t>
      </w:r>
      <w:r w:rsidRPr="007625CE">
        <w:rPr>
          <w:sz w:val="22"/>
          <w:szCs w:val="22"/>
        </w:rPr>
        <w:t xml:space="preserve">1 </w:t>
      </w:r>
      <w:r w:rsidR="008D56A1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3 </w:t>
      </w:r>
      <w:r w:rsidR="008D56A1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4 </w:t>
      </w:r>
      <w:r w:rsidR="008D56A1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5;</w:t>
      </w:r>
      <w:r w:rsidR="008D56A1" w:rsidRPr="007C7B24">
        <w:rPr>
          <w:sz w:val="22"/>
          <w:szCs w:val="22"/>
        </w:rPr>
        <w:t xml:space="preserve"> </w:t>
      </w:r>
      <w:r w:rsidR="008D56A1">
        <w:rPr>
          <w:sz w:val="22"/>
          <w:szCs w:val="22"/>
        </w:rPr>
        <w:t>=</w:t>
      </w:r>
      <w:r w:rsidR="008D56A1">
        <w:rPr>
          <w:rFonts w:cs="Times New Roman"/>
          <w:sz w:val="22"/>
          <w:szCs w:val="22"/>
        </w:rPr>
        <w:t>&gt;</w:t>
      </w:r>
      <w:r w:rsidR="008D56A1">
        <w:rPr>
          <w:sz w:val="22"/>
          <w:szCs w:val="22"/>
        </w:rPr>
        <w:t xml:space="preserve"> </w:t>
      </w:r>
      <w:r w:rsidR="008D56A1">
        <w:rPr>
          <w:i/>
          <w:sz w:val="22"/>
          <w:szCs w:val="22"/>
          <w:lang w:val="en-US"/>
        </w:rPr>
        <w:t>t</w:t>
      </w:r>
      <w:r w:rsidR="008D56A1" w:rsidRPr="007C7B24">
        <w:rPr>
          <w:i/>
          <w:sz w:val="22"/>
          <w:szCs w:val="22"/>
        </w:rPr>
        <w:t>(</w:t>
      </w:r>
      <w:r w:rsidR="008D56A1" w:rsidRPr="008D56A1">
        <w:rPr>
          <w:i/>
          <w:sz w:val="22"/>
          <w:szCs w:val="22"/>
          <w:lang w:val="en-US"/>
        </w:rPr>
        <w:t>L</w:t>
      </w:r>
      <w:r w:rsidR="008D56A1" w:rsidRPr="007C7B24">
        <w:rPr>
          <w:sz w:val="22"/>
          <w:szCs w:val="22"/>
          <w:vertAlign w:val="subscript"/>
        </w:rPr>
        <w:t>2</w:t>
      </w:r>
      <w:r w:rsidR="008D56A1" w:rsidRPr="007C7B24">
        <w:rPr>
          <w:i/>
          <w:sz w:val="22"/>
          <w:szCs w:val="22"/>
        </w:rPr>
        <w:t xml:space="preserve">) = </w:t>
      </w:r>
      <w:r w:rsidR="008D56A1" w:rsidRPr="007C7B24">
        <w:rPr>
          <w:sz w:val="22"/>
          <w:szCs w:val="22"/>
        </w:rPr>
        <w:t>4 + 3 + 5 = 12</w:t>
      </w:r>
      <w:r w:rsidR="008D56A1" w:rsidRPr="007625CE">
        <w:rPr>
          <w:sz w:val="22"/>
          <w:szCs w:val="22"/>
        </w:rPr>
        <w:t>;</w:t>
      </w:r>
    </w:p>
    <w:p w:rsidR="008D56A1" w:rsidRPr="008D56A1" w:rsidRDefault="006A2C83" w:rsidP="008D56A1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 xml:space="preserve">3) </w:t>
      </w:r>
      <w:r w:rsidRPr="008D56A1">
        <w:rPr>
          <w:i/>
          <w:sz w:val="22"/>
          <w:szCs w:val="22"/>
          <w:lang w:val="en-US"/>
        </w:rPr>
        <w:t>L</w:t>
      </w:r>
      <w:r w:rsidRPr="007625CE">
        <w:rPr>
          <w:sz w:val="22"/>
          <w:szCs w:val="22"/>
          <w:vertAlign w:val="subscript"/>
        </w:rPr>
        <w:t>3</w:t>
      </w:r>
      <w:r w:rsidRPr="007625CE">
        <w:rPr>
          <w:sz w:val="22"/>
          <w:szCs w:val="22"/>
        </w:rPr>
        <w:t>:</w:t>
      </w:r>
      <w:r w:rsidR="008D56A1" w:rsidRPr="007C7B24">
        <w:rPr>
          <w:sz w:val="22"/>
          <w:szCs w:val="22"/>
        </w:rPr>
        <w:t xml:space="preserve"> </w:t>
      </w:r>
      <w:r w:rsidRPr="007625CE">
        <w:rPr>
          <w:sz w:val="22"/>
          <w:szCs w:val="22"/>
        </w:rPr>
        <w:t xml:space="preserve">1 </w:t>
      </w:r>
      <w:r w:rsidR="008D56A1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3 </w:t>
      </w:r>
      <w:r w:rsidR="008D56A1" w:rsidRPr="007625CE">
        <w:rPr>
          <w:rFonts w:ascii="Times" w:hAnsi="Times"/>
          <w:sz w:val="22"/>
          <w:szCs w:val="22"/>
        </w:rPr>
        <w:t>–</w:t>
      </w:r>
      <w:r w:rsidRPr="007625CE">
        <w:rPr>
          <w:sz w:val="22"/>
          <w:szCs w:val="22"/>
        </w:rPr>
        <w:t xml:space="preserve"> 5</w:t>
      </w:r>
      <w:r w:rsidR="008D56A1" w:rsidRPr="007C7B24">
        <w:rPr>
          <w:sz w:val="22"/>
          <w:szCs w:val="22"/>
        </w:rPr>
        <w:t xml:space="preserve"> </w:t>
      </w:r>
      <w:r w:rsidR="008D56A1">
        <w:rPr>
          <w:sz w:val="22"/>
          <w:szCs w:val="22"/>
        </w:rPr>
        <w:t>=</w:t>
      </w:r>
      <w:r w:rsidR="008D56A1">
        <w:rPr>
          <w:rFonts w:cs="Times New Roman"/>
          <w:sz w:val="22"/>
          <w:szCs w:val="22"/>
        </w:rPr>
        <w:t>&gt;</w:t>
      </w:r>
      <w:r w:rsidR="008D56A1">
        <w:rPr>
          <w:sz w:val="22"/>
          <w:szCs w:val="22"/>
        </w:rPr>
        <w:t xml:space="preserve"> </w:t>
      </w:r>
      <w:r w:rsidR="008D56A1">
        <w:rPr>
          <w:i/>
          <w:sz w:val="22"/>
          <w:szCs w:val="22"/>
          <w:lang w:val="en-US"/>
        </w:rPr>
        <w:t>t</w:t>
      </w:r>
      <w:r w:rsidR="008D56A1" w:rsidRPr="007C7B24">
        <w:rPr>
          <w:i/>
          <w:sz w:val="22"/>
          <w:szCs w:val="22"/>
        </w:rPr>
        <w:t>(</w:t>
      </w:r>
      <w:r w:rsidR="008D56A1" w:rsidRPr="008D56A1">
        <w:rPr>
          <w:i/>
          <w:sz w:val="22"/>
          <w:szCs w:val="22"/>
          <w:lang w:val="en-US"/>
        </w:rPr>
        <w:t>L</w:t>
      </w:r>
      <w:r w:rsidR="008D56A1" w:rsidRPr="007C7B24">
        <w:rPr>
          <w:sz w:val="22"/>
          <w:szCs w:val="22"/>
          <w:vertAlign w:val="subscript"/>
        </w:rPr>
        <w:t>3</w:t>
      </w:r>
      <w:r w:rsidR="008D56A1" w:rsidRPr="007C7B24">
        <w:rPr>
          <w:i/>
          <w:sz w:val="22"/>
          <w:szCs w:val="22"/>
        </w:rPr>
        <w:t xml:space="preserve">) = </w:t>
      </w:r>
      <w:r w:rsidR="008D56A1" w:rsidRPr="007C7B24">
        <w:rPr>
          <w:sz w:val="22"/>
          <w:szCs w:val="22"/>
        </w:rPr>
        <w:t>4 + 2 = 6</w:t>
      </w:r>
      <w:r w:rsidR="008D56A1">
        <w:rPr>
          <w:sz w:val="22"/>
          <w:szCs w:val="22"/>
        </w:rPr>
        <w:t>.</w:t>
      </w:r>
    </w:p>
    <w:p w:rsidR="003F6570" w:rsidRPr="007625CE" w:rsidRDefault="003F6570" w:rsidP="007625CE">
      <w:pPr>
        <w:pStyle w:val="21"/>
        <w:ind w:firstLine="397"/>
        <w:rPr>
          <w:sz w:val="22"/>
          <w:szCs w:val="22"/>
        </w:rPr>
      </w:pPr>
      <w:r w:rsidRPr="007625CE">
        <w:rPr>
          <w:sz w:val="22"/>
          <w:szCs w:val="22"/>
        </w:rPr>
        <w:t xml:space="preserve">Наиболее продолжительным оказался путь </w:t>
      </w:r>
      <w:r w:rsidRPr="008D56A1">
        <w:rPr>
          <w:i/>
          <w:sz w:val="22"/>
          <w:szCs w:val="22"/>
          <w:lang w:val="en-US"/>
        </w:rPr>
        <w:t>L</w:t>
      </w:r>
      <w:r w:rsidRPr="008D56A1">
        <w:rPr>
          <w:i/>
          <w:sz w:val="22"/>
          <w:szCs w:val="22"/>
          <w:vertAlign w:val="subscript"/>
        </w:rPr>
        <w:t>2</w:t>
      </w:r>
      <w:r w:rsidRPr="007625CE">
        <w:rPr>
          <w:sz w:val="22"/>
          <w:szCs w:val="22"/>
        </w:rPr>
        <w:t xml:space="preserve">. Его называют </w:t>
      </w:r>
      <w:r w:rsidRPr="008D56A1">
        <w:rPr>
          <w:b/>
          <w:sz w:val="22"/>
          <w:szCs w:val="22"/>
        </w:rPr>
        <w:t>кри</w:t>
      </w:r>
      <w:r w:rsidRPr="008D56A1">
        <w:rPr>
          <w:b/>
          <w:sz w:val="22"/>
          <w:szCs w:val="22"/>
        </w:rPr>
        <w:softHyphen/>
        <w:t>тическим.</w:t>
      </w:r>
      <w:r w:rsidRPr="007625CE">
        <w:rPr>
          <w:sz w:val="22"/>
          <w:szCs w:val="22"/>
        </w:rPr>
        <w:t xml:space="preserve"> Он и определяет </w:t>
      </w:r>
      <w:r w:rsidR="008D56A1">
        <w:rPr>
          <w:sz w:val="22"/>
          <w:szCs w:val="22"/>
        </w:rPr>
        <w:t>максимальное</w:t>
      </w:r>
      <w:r w:rsidRPr="007625CE">
        <w:rPr>
          <w:sz w:val="22"/>
          <w:szCs w:val="22"/>
        </w:rPr>
        <w:t xml:space="preserve"> время выполнения всех работ данного комплекса. Это </w:t>
      </w:r>
      <w:r w:rsidR="008D56A1">
        <w:rPr>
          <w:sz w:val="22"/>
          <w:szCs w:val="22"/>
        </w:rPr>
        <w:t>максимальное</w:t>
      </w:r>
      <w:r w:rsidRPr="007625CE">
        <w:rPr>
          <w:sz w:val="22"/>
          <w:szCs w:val="22"/>
        </w:rPr>
        <w:t xml:space="preserve"> время называют критическим сроком и обозначают </w:t>
      </w:r>
      <w:r w:rsidRPr="008D56A1">
        <w:rPr>
          <w:i/>
          <w:sz w:val="22"/>
          <w:szCs w:val="22"/>
          <w:lang w:val="en-US"/>
        </w:rPr>
        <w:t>t</w:t>
      </w:r>
      <w:r w:rsidR="008D56A1" w:rsidRPr="008D56A1">
        <w:rPr>
          <w:i/>
          <w:sz w:val="22"/>
          <w:szCs w:val="22"/>
          <w:vertAlign w:val="subscript"/>
        </w:rPr>
        <w:t>КР</w:t>
      </w:r>
      <w:r w:rsidRPr="007625CE">
        <w:rPr>
          <w:sz w:val="22"/>
          <w:szCs w:val="22"/>
        </w:rPr>
        <w:t xml:space="preserve">. Итак </w:t>
      </w:r>
      <w:r w:rsidR="008D56A1" w:rsidRPr="008D56A1">
        <w:rPr>
          <w:i/>
          <w:sz w:val="22"/>
          <w:szCs w:val="22"/>
          <w:lang w:val="en-US"/>
        </w:rPr>
        <w:t>t</w:t>
      </w:r>
      <w:r w:rsidR="008D56A1" w:rsidRPr="008D56A1">
        <w:rPr>
          <w:i/>
          <w:sz w:val="22"/>
          <w:szCs w:val="22"/>
          <w:vertAlign w:val="subscript"/>
        </w:rPr>
        <w:t>КР</w:t>
      </w:r>
      <w:r w:rsidRPr="007625CE">
        <w:rPr>
          <w:sz w:val="22"/>
          <w:szCs w:val="22"/>
        </w:rPr>
        <w:t xml:space="preserve"> = 12. Работы и с</w:t>
      </w:r>
      <w:r w:rsidRPr="007625CE">
        <w:rPr>
          <w:sz w:val="22"/>
          <w:szCs w:val="22"/>
        </w:rPr>
        <w:t>о</w:t>
      </w:r>
      <w:r w:rsidRPr="007625CE">
        <w:rPr>
          <w:sz w:val="22"/>
          <w:szCs w:val="22"/>
        </w:rPr>
        <w:t>бытия, лежащие на критиче</w:t>
      </w:r>
      <w:r w:rsidRPr="007625CE">
        <w:rPr>
          <w:sz w:val="22"/>
          <w:szCs w:val="22"/>
        </w:rPr>
        <w:softHyphen/>
        <w:t xml:space="preserve">ском пути называются </w:t>
      </w:r>
      <w:r w:rsidRPr="008D56A1">
        <w:rPr>
          <w:b/>
          <w:sz w:val="22"/>
          <w:szCs w:val="22"/>
        </w:rPr>
        <w:t>критическими</w:t>
      </w:r>
      <w:r w:rsidRPr="007625CE">
        <w:rPr>
          <w:sz w:val="22"/>
          <w:szCs w:val="22"/>
        </w:rPr>
        <w:t xml:space="preserve">,  остальные работы и события сети – </w:t>
      </w:r>
      <w:r w:rsidRPr="008D56A1">
        <w:rPr>
          <w:b/>
          <w:sz w:val="22"/>
          <w:szCs w:val="22"/>
        </w:rPr>
        <w:t>некритическими</w:t>
      </w:r>
      <w:r w:rsidRPr="007625CE">
        <w:rPr>
          <w:sz w:val="22"/>
          <w:szCs w:val="22"/>
        </w:rPr>
        <w:t>. Если в</w:t>
      </w:r>
      <w:r w:rsidRPr="007625CE">
        <w:rPr>
          <w:sz w:val="22"/>
          <w:szCs w:val="22"/>
        </w:rPr>
        <w:t>ы</w:t>
      </w:r>
      <w:r w:rsidRPr="007625CE">
        <w:rPr>
          <w:sz w:val="22"/>
          <w:szCs w:val="22"/>
        </w:rPr>
        <w:t>полнение какой-либо критической работы будет задержано, это вызовет задержку выполнения всего комплекса на тот же срок</w:t>
      </w:r>
      <w:r w:rsidR="008D56A1">
        <w:rPr>
          <w:sz w:val="22"/>
          <w:szCs w:val="22"/>
        </w:rPr>
        <w:t xml:space="preserve">. Однако, </w:t>
      </w:r>
      <w:r w:rsidRPr="007625CE">
        <w:rPr>
          <w:sz w:val="22"/>
          <w:szCs w:val="22"/>
        </w:rPr>
        <w:t>некритические работы допускают некоторое запаздывание их выполнения без нарушения критического срока. Чтобы опред</w:t>
      </w:r>
      <w:r w:rsidRPr="007625CE">
        <w:rPr>
          <w:sz w:val="22"/>
          <w:szCs w:val="22"/>
        </w:rPr>
        <w:t>е</w:t>
      </w:r>
      <w:r w:rsidRPr="007625CE">
        <w:rPr>
          <w:sz w:val="22"/>
          <w:szCs w:val="22"/>
        </w:rPr>
        <w:t>лить время, на которое можно задержать выполнение некритич</w:t>
      </w:r>
      <w:r w:rsidRPr="007625CE">
        <w:rPr>
          <w:sz w:val="22"/>
          <w:szCs w:val="22"/>
        </w:rPr>
        <w:t>е</w:t>
      </w:r>
      <w:r w:rsidRPr="007625CE">
        <w:rPr>
          <w:sz w:val="22"/>
          <w:szCs w:val="22"/>
        </w:rPr>
        <w:t>ских работ, введем понятие резерва времени событий и работ.</w:t>
      </w:r>
    </w:p>
    <w:p w:rsidR="00EF6BBE" w:rsidRPr="007C7B24" w:rsidRDefault="00C83E51" w:rsidP="00EF6BBE">
      <w:pPr>
        <w:pStyle w:val="21"/>
        <w:ind w:firstLine="397"/>
        <w:rPr>
          <w:rFonts w:ascii="Times" w:hAnsi="Times"/>
          <w:spacing w:val="-2"/>
          <w:sz w:val="22"/>
          <w:szCs w:val="22"/>
        </w:rPr>
      </w:pPr>
      <w:r>
        <w:rPr>
          <w:noProof/>
          <w:sz w:val="22"/>
          <w:szCs w:val="22"/>
        </w:rPr>
        <w:lastRenderedPageBreak/>
        <w:pict>
          <v:rect id="_x0000_s1420" style="position:absolute;left:0;text-align:left;margin-left:145.95pt;margin-top:216.5pt;width:20pt;height:11.3pt;z-index:-251627008;mso-position-vertical-relative:page" o:allowoverlap="f" strokecolor="white">
            <v:textbox inset="0,0,0,0">
              <w:txbxContent>
                <w:p w:rsidR="005430AE" w:rsidRPr="00EF6BBE" w:rsidRDefault="005430AE" w:rsidP="00EF6BBE">
                  <w:pPr>
                    <w:jc w:val="center"/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n-US"/>
                    </w:rPr>
                  </w:pPr>
                  <w:r w:rsidRPr="00EF6BBE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n-US"/>
                    </w:rPr>
                    <w:t>i</w:t>
                  </w:r>
                </w:p>
              </w:txbxContent>
            </v:textbox>
            <w10:wrap anchory="page"/>
          </v:rect>
        </w:pict>
      </w:r>
      <w:r w:rsidR="003F6570" w:rsidRPr="007625CE">
        <w:rPr>
          <w:sz w:val="22"/>
          <w:szCs w:val="22"/>
        </w:rPr>
        <w:t xml:space="preserve">Под </w:t>
      </w:r>
      <w:r w:rsidR="003F6570" w:rsidRPr="008D56A1">
        <w:rPr>
          <w:b/>
          <w:sz w:val="22"/>
          <w:szCs w:val="22"/>
        </w:rPr>
        <w:t>свершением события</w:t>
      </w:r>
      <w:r w:rsidR="003F6570" w:rsidRPr="007625CE">
        <w:rPr>
          <w:sz w:val="22"/>
          <w:szCs w:val="22"/>
        </w:rPr>
        <w:t xml:space="preserve"> будем понимать </w:t>
      </w:r>
      <w:r w:rsidR="003F6570" w:rsidRPr="008D56A1">
        <w:rPr>
          <w:b/>
          <w:sz w:val="22"/>
          <w:szCs w:val="22"/>
        </w:rPr>
        <w:t>момент</w:t>
      </w:r>
      <w:r w:rsidR="008D56A1" w:rsidRPr="008D56A1">
        <w:rPr>
          <w:b/>
          <w:sz w:val="22"/>
          <w:szCs w:val="22"/>
        </w:rPr>
        <w:t xml:space="preserve"> времени</w:t>
      </w:r>
      <w:r w:rsidR="003F6570" w:rsidRPr="007625CE">
        <w:rPr>
          <w:sz w:val="22"/>
          <w:szCs w:val="22"/>
        </w:rPr>
        <w:t>, к которому за</w:t>
      </w:r>
      <w:r w:rsidR="003F6570" w:rsidRPr="007625CE">
        <w:rPr>
          <w:sz w:val="22"/>
          <w:szCs w:val="22"/>
        </w:rPr>
        <w:softHyphen/>
        <w:t>канчиваются все входящие в него работы. Событие может иметь не</w:t>
      </w:r>
      <w:r w:rsidR="003F6570" w:rsidRPr="007625CE">
        <w:rPr>
          <w:sz w:val="22"/>
          <w:szCs w:val="22"/>
        </w:rPr>
        <w:softHyphen/>
        <w:t xml:space="preserve">который интервал свободы свершения. Поясним это: </w:t>
      </w:r>
      <w:r w:rsidR="008D56A1">
        <w:rPr>
          <w:sz w:val="22"/>
          <w:szCs w:val="22"/>
        </w:rPr>
        <w:t>с</w:t>
      </w:r>
      <w:r w:rsidR="003F6570" w:rsidRPr="007625CE">
        <w:rPr>
          <w:sz w:val="22"/>
          <w:szCs w:val="22"/>
        </w:rPr>
        <w:t>обытие 2 может свершиться через 2 дня</w:t>
      </w:r>
      <w:r w:rsidR="008D56A1">
        <w:rPr>
          <w:sz w:val="22"/>
          <w:szCs w:val="22"/>
        </w:rPr>
        <w:t xml:space="preserve"> по окончании работы (1 </w:t>
      </w:r>
      <w:r w:rsidR="008D56A1" w:rsidRPr="007625CE">
        <w:rPr>
          <w:rFonts w:ascii="Times" w:hAnsi="Times"/>
          <w:sz w:val="22"/>
          <w:szCs w:val="22"/>
        </w:rPr>
        <w:t>–</w:t>
      </w:r>
      <w:r w:rsidR="008D56A1">
        <w:rPr>
          <w:rFonts w:ascii="Calibri" w:hAnsi="Calibri"/>
          <w:sz w:val="22"/>
          <w:szCs w:val="22"/>
        </w:rPr>
        <w:t xml:space="preserve"> </w:t>
      </w:r>
      <w:r w:rsidR="008D56A1" w:rsidRPr="008D56A1">
        <w:rPr>
          <w:rFonts w:cs="Times New Roman"/>
          <w:sz w:val="22"/>
          <w:szCs w:val="22"/>
        </w:rPr>
        <w:t>2</w:t>
      </w:r>
      <w:r w:rsidR="008D56A1">
        <w:rPr>
          <w:sz w:val="22"/>
          <w:szCs w:val="22"/>
        </w:rPr>
        <w:t>).</w:t>
      </w:r>
      <w:r w:rsidR="003F6570" w:rsidRPr="007625CE">
        <w:rPr>
          <w:sz w:val="22"/>
          <w:szCs w:val="22"/>
        </w:rPr>
        <w:t xml:space="preserve"> </w:t>
      </w:r>
      <w:r w:rsidR="008D56A1">
        <w:rPr>
          <w:sz w:val="22"/>
          <w:szCs w:val="22"/>
        </w:rPr>
        <w:t>Н</w:t>
      </w:r>
      <w:r w:rsidR="003F6570" w:rsidRPr="007625CE">
        <w:rPr>
          <w:sz w:val="22"/>
          <w:szCs w:val="22"/>
        </w:rPr>
        <w:t>о оно может наступить и позже, если доба</w:t>
      </w:r>
      <w:r w:rsidR="003F6570" w:rsidRPr="007625CE">
        <w:rPr>
          <w:sz w:val="22"/>
          <w:szCs w:val="22"/>
        </w:rPr>
        <w:softHyphen/>
        <w:t xml:space="preserve">вить время </w:t>
      </w:r>
      <w:r w:rsidR="008D56A1">
        <w:rPr>
          <w:sz w:val="22"/>
          <w:szCs w:val="22"/>
        </w:rPr>
        <w:t xml:space="preserve">из резерва </w:t>
      </w:r>
      <w:r w:rsidR="003F6570" w:rsidRPr="007625CE">
        <w:rPr>
          <w:sz w:val="22"/>
          <w:szCs w:val="22"/>
        </w:rPr>
        <w:t xml:space="preserve">на выполнение работы </w:t>
      </w:r>
      <w:r w:rsidR="008D56A1">
        <w:rPr>
          <w:sz w:val="22"/>
          <w:szCs w:val="22"/>
        </w:rPr>
        <w:t xml:space="preserve">(1 </w:t>
      </w:r>
      <w:r w:rsidR="008D56A1" w:rsidRPr="007625CE">
        <w:rPr>
          <w:rFonts w:ascii="Times" w:hAnsi="Times"/>
          <w:sz w:val="22"/>
          <w:szCs w:val="22"/>
        </w:rPr>
        <w:t>–</w:t>
      </w:r>
      <w:r w:rsidR="008D56A1">
        <w:rPr>
          <w:rFonts w:ascii="Calibri" w:hAnsi="Calibri"/>
          <w:sz w:val="22"/>
          <w:szCs w:val="22"/>
        </w:rPr>
        <w:t xml:space="preserve"> </w:t>
      </w:r>
      <w:r w:rsidR="008D56A1" w:rsidRPr="008D56A1">
        <w:rPr>
          <w:rFonts w:cs="Times New Roman"/>
          <w:sz w:val="22"/>
          <w:szCs w:val="22"/>
        </w:rPr>
        <w:t>2</w:t>
      </w:r>
      <w:r w:rsidR="008D56A1">
        <w:rPr>
          <w:sz w:val="22"/>
          <w:szCs w:val="22"/>
        </w:rPr>
        <w:t>)</w:t>
      </w:r>
      <w:r w:rsidR="003F6570" w:rsidRPr="007625CE">
        <w:rPr>
          <w:sz w:val="22"/>
          <w:szCs w:val="22"/>
        </w:rPr>
        <w:t xml:space="preserve">, а это сделать можно, так как на пути </w:t>
      </w:r>
      <w:r w:rsidR="003F6570" w:rsidRPr="00510FB0">
        <w:rPr>
          <w:i/>
          <w:sz w:val="22"/>
          <w:szCs w:val="22"/>
          <w:lang w:val="en-US"/>
        </w:rPr>
        <w:t>L</w:t>
      </w:r>
      <w:r w:rsidR="003F6570" w:rsidRPr="00510FB0">
        <w:rPr>
          <w:i/>
          <w:sz w:val="22"/>
          <w:szCs w:val="22"/>
          <w:vertAlign w:val="subscript"/>
        </w:rPr>
        <w:t>1</w:t>
      </w:r>
      <w:r w:rsidR="003F6570" w:rsidRPr="007625CE">
        <w:rPr>
          <w:sz w:val="22"/>
          <w:szCs w:val="22"/>
        </w:rPr>
        <w:t xml:space="preserve"> есть резерв времени </w:t>
      </w:r>
      <w:r w:rsidR="003F6570" w:rsidRPr="00510FB0">
        <w:rPr>
          <w:i/>
          <w:sz w:val="22"/>
          <w:szCs w:val="22"/>
          <w:lang w:val="en-US"/>
        </w:rPr>
        <w:t>R</w:t>
      </w:r>
      <w:r w:rsidR="003F6570" w:rsidRPr="00510FB0">
        <w:rPr>
          <w:i/>
          <w:sz w:val="22"/>
          <w:szCs w:val="22"/>
        </w:rPr>
        <w:t>(</w:t>
      </w:r>
      <w:r w:rsidR="003F6570" w:rsidRPr="00510FB0">
        <w:rPr>
          <w:i/>
          <w:sz w:val="22"/>
          <w:szCs w:val="22"/>
          <w:lang w:val="en-US"/>
        </w:rPr>
        <w:t>L</w:t>
      </w:r>
      <w:r w:rsidR="003F6570" w:rsidRPr="00510FB0">
        <w:rPr>
          <w:i/>
          <w:sz w:val="22"/>
          <w:szCs w:val="22"/>
          <w:vertAlign w:val="subscript"/>
        </w:rPr>
        <w:t>1</w:t>
      </w:r>
      <w:r w:rsidR="003F6570" w:rsidRPr="00510FB0">
        <w:rPr>
          <w:i/>
          <w:sz w:val="22"/>
          <w:szCs w:val="22"/>
        </w:rPr>
        <w:t xml:space="preserve">) = </w:t>
      </w:r>
      <w:r w:rsidR="003F6570" w:rsidRPr="00510FB0">
        <w:rPr>
          <w:i/>
          <w:sz w:val="22"/>
          <w:szCs w:val="22"/>
          <w:lang w:val="en-US"/>
        </w:rPr>
        <w:t>t</w:t>
      </w:r>
      <w:r w:rsidR="00510FB0" w:rsidRPr="00510FB0">
        <w:rPr>
          <w:i/>
          <w:sz w:val="22"/>
          <w:szCs w:val="22"/>
          <w:vertAlign w:val="subscript"/>
        </w:rPr>
        <w:t>КР</w:t>
      </w:r>
      <w:r w:rsidR="003F6570" w:rsidRPr="00510FB0">
        <w:rPr>
          <w:i/>
          <w:sz w:val="22"/>
          <w:szCs w:val="22"/>
          <w:vertAlign w:val="subscript"/>
        </w:rPr>
        <w:t xml:space="preserve"> </w:t>
      </w:r>
      <w:r w:rsidR="00510FB0" w:rsidRPr="00510FB0">
        <w:rPr>
          <w:rFonts w:ascii="Times" w:hAnsi="Times"/>
          <w:i/>
          <w:sz w:val="22"/>
          <w:szCs w:val="22"/>
        </w:rPr>
        <w:t>–</w:t>
      </w:r>
      <w:r w:rsidR="003F6570" w:rsidRPr="00510FB0">
        <w:rPr>
          <w:i/>
          <w:sz w:val="22"/>
          <w:szCs w:val="22"/>
        </w:rPr>
        <w:t xml:space="preserve">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</w:rPr>
        <w:t>(</w:t>
      </w:r>
      <w:r w:rsidR="003F6570" w:rsidRPr="00510FB0">
        <w:rPr>
          <w:i/>
          <w:sz w:val="22"/>
          <w:szCs w:val="22"/>
          <w:lang w:val="en-US"/>
        </w:rPr>
        <w:t>L</w:t>
      </w:r>
      <w:r w:rsidR="003F6570" w:rsidRPr="00510FB0">
        <w:rPr>
          <w:i/>
          <w:sz w:val="22"/>
          <w:szCs w:val="22"/>
          <w:vertAlign w:val="subscript"/>
        </w:rPr>
        <w:t>1</w:t>
      </w:r>
      <w:r w:rsidR="003F6570" w:rsidRPr="00510FB0">
        <w:rPr>
          <w:i/>
          <w:sz w:val="22"/>
          <w:szCs w:val="22"/>
        </w:rPr>
        <w:t xml:space="preserve">) </w:t>
      </w:r>
      <w:r w:rsidR="003F6570" w:rsidRPr="007625CE">
        <w:rPr>
          <w:sz w:val="22"/>
          <w:szCs w:val="22"/>
        </w:rPr>
        <w:t xml:space="preserve">= 12 </w:t>
      </w:r>
      <w:r w:rsidR="00510FB0" w:rsidRPr="007625CE">
        <w:rPr>
          <w:rFonts w:ascii="Times" w:hAnsi="Times"/>
          <w:sz w:val="22"/>
          <w:szCs w:val="22"/>
        </w:rPr>
        <w:t>–</w:t>
      </w:r>
      <w:r w:rsidR="003F6570" w:rsidRPr="007625CE">
        <w:rPr>
          <w:sz w:val="22"/>
          <w:szCs w:val="22"/>
        </w:rPr>
        <w:t xml:space="preserve"> 8 = 4. П</w:t>
      </w:r>
      <w:r w:rsidR="003F6570" w:rsidRPr="007625CE">
        <w:rPr>
          <w:sz w:val="22"/>
          <w:szCs w:val="22"/>
        </w:rPr>
        <w:t>о</w:t>
      </w:r>
      <w:r w:rsidR="003F6570" w:rsidRPr="007625CE">
        <w:rPr>
          <w:sz w:val="22"/>
          <w:szCs w:val="22"/>
        </w:rPr>
        <w:t xml:space="preserve">этому работу </w:t>
      </w:r>
      <w:r w:rsidR="00510FB0">
        <w:rPr>
          <w:sz w:val="22"/>
          <w:szCs w:val="22"/>
        </w:rPr>
        <w:t>(</w:t>
      </w:r>
      <w:r w:rsidR="003F6570" w:rsidRPr="007625CE">
        <w:rPr>
          <w:sz w:val="22"/>
          <w:szCs w:val="22"/>
        </w:rPr>
        <w:t>1</w:t>
      </w:r>
      <w:r w:rsidR="00510FB0">
        <w:rPr>
          <w:sz w:val="22"/>
          <w:szCs w:val="22"/>
        </w:rPr>
        <w:t xml:space="preserve"> </w:t>
      </w:r>
      <w:r w:rsidR="00510FB0" w:rsidRPr="007625CE">
        <w:rPr>
          <w:rFonts w:ascii="Times" w:hAnsi="Times"/>
          <w:sz w:val="22"/>
          <w:szCs w:val="22"/>
        </w:rPr>
        <w:t>–</w:t>
      </w:r>
      <w:r w:rsidR="00510FB0">
        <w:rPr>
          <w:rFonts w:ascii="Calibri" w:hAnsi="Calibri"/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>2</w:t>
      </w:r>
      <w:r w:rsidR="00510FB0">
        <w:rPr>
          <w:sz w:val="22"/>
          <w:szCs w:val="22"/>
        </w:rPr>
        <w:t>)</w:t>
      </w:r>
      <w:r w:rsidR="003F6570" w:rsidRPr="007625CE">
        <w:rPr>
          <w:sz w:val="22"/>
          <w:szCs w:val="22"/>
        </w:rPr>
        <w:t xml:space="preserve"> можно выполнить и за 2 + 4 = 6 дней, и это не повлияет на критический срок. Следовательно, для события разл</w:t>
      </w:r>
      <w:r w:rsidR="003F6570" w:rsidRPr="007625CE">
        <w:rPr>
          <w:sz w:val="22"/>
          <w:szCs w:val="22"/>
        </w:rPr>
        <w:t>и</w:t>
      </w:r>
      <w:r w:rsidR="003F6570" w:rsidRPr="007625CE">
        <w:rPr>
          <w:sz w:val="22"/>
          <w:szCs w:val="22"/>
        </w:rPr>
        <w:t xml:space="preserve">чают ранний и поздний сроки свершения. </w:t>
      </w:r>
      <w:r w:rsidR="003F6570" w:rsidRPr="00510FB0">
        <w:rPr>
          <w:b/>
          <w:sz w:val="22"/>
          <w:szCs w:val="22"/>
        </w:rPr>
        <w:t>Ранним сроком</w:t>
      </w:r>
      <w:r w:rsidR="003F6570" w:rsidRPr="007625CE">
        <w:rPr>
          <w:sz w:val="22"/>
          <w:szCs w:val="22"/>
        </w:rPr>
        <w:t xml:space="preserve">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 w:rsidR="003F6570" w:rsidRPr="00510FB0">
        <w:rPr>
          <w:i/>
          <w:sz w:val="22"/>
          <w:szCs w:val="22"/>
        </w:rPr>
        <w:t>(</w:t>
      </w:r>
      <w:r w:rsidR="003F6570" w:rsidRPr="00510FB0">
        <w:rPr>
          <w:i/>
          <w:sz w:val="22"/>
          <w:szCs w:val="22"/>
          <w:lang w:val="en-US"/>
        </w:rPr>
        <w:t>j</w:t>
      </w:r>
      <w:r w:rsidR="003F6570" w:rsidRPr="00510FB0">
        <w:rPr>
          <w:i/>
          <w:sz w:val="22"/>
          <w:szCs w:val="22"/>
        </w:rPr>
        <w:t>)</w:t>
      </w:r>
      <w:r w:rsidR="003F6570" w:rsidRPr="007625CE">
        <w:rPr>
          <w:sz w:val="22"/>
          <w:szCs w:val="22"/>
        </w:rPr>
        <w:t xml:space="preserve"> свершения события </w:t>
      </w:r>
      <w:r w:rsidR="003F6570" w:rsidRPr="00510FB0">
        <w:rPr>
          <w:i/>
          <w:sz w:val="22"/>
          <w:szCs w:val="22"/>
          <w:lang w:val="en-US"/>
        </w:rPr>
        <w:t>j</w:t>
      </w:r>
      <w:r w:rsidR="003F6570" w:rsidRPr="007625CE">
        <w:rPr>
          <w:sz w:val="22"/>
          <w:szCs w:val="22"/>
        </w:rPr>
        <w:t xml:space="preserve"> назовем самый ранний период времени, к к</w:t>
      </w:r>
      <w:r w:rsidR="003F6570" w:rsidRPr="007625CE">
        <w:rPr>
          <w:sz w:val="22"/>
          <w:szCs w:val="22"/>
        </w:rPr>
        <w:t>о</w:t>
      </w:r>
      <w:r w:rsidR="003F6570" w:rsidRPr="007625CE">
        <w:rPr>
          <w:sz w:val="22"/>
          <w:szCs w:val="22"/>
        </w:rPr>
        <w:t>торому завершаются все работы, предше</w:t>
      </w:r>
      <w:r w:rsidR="003F6570" w:rsidRPr="007625CE">
        <w:rPr>
          <w:sz w:val="22"/>
          <w:szCs w:val="22"/>
        </w:rPr>
        <w:softHyphen/>
        <w:t xml:space="preserve">ствующие этому </w:t>
      </w:r>
      <w:r w:rsidR="003F6570" w:rsidRPr="00EF6BBE">
        <w:rPr>
          <w:spacing w:val="-2"/>
          <w:sz w:val="22"/>
          <w:szCs w:val="22"/>
        </w:rPr>
        <w:t>соб</w:t>
      </w:r>
      <w:r w:rsidR="003F6570" w:rsidRPr="00EF6BBE">
        <w:rPr>
          <w:spacing w:val="-2"/>
          <w:sz w:val="22"/>
          <w:szCs w:val="22"/>
        </w:rPr>
        <w:t>ы</w:t>
      </w:r>
      <w:r w:rsidR="003F6570" w:rsidRPr="00EF6BBE">
        <w:rPr>
          <w:spacing w:val="-2"/>
          <w:sz w:val="22"/>
          <w:szCs w:val="22"/>
        </w:rPr>
        <w:t>тию.</w:t>
      </w:r>
      <w:r w:rsidR="00510FB0" w:rsidRPr="00EF6BBE">
        <w:rPr>
          <w:spacing w:val="-2"/>
          <w:sz w:val="22"/>
          <w:szCs w:val="22"/>
        </w:rPr>
        <w:t xml:space="preserve"> Получаем формулу </w:t>
      </w:r>
      <w:r w:rsidR="00510FB0" w:rsidRPr="00EF6BBE">
        <w:rPr>
          <w:i/>
          <w:spacing w:val="-2"/>
          <w:sz w:val="22"/>
          <w:szCs w:val="22"/>
          <w:lang w:val="en-US"/>
        </w:rPr>
        <w:t>t</w:t>
      </w:r>
      <w:r w:rsidR="00510FB0" w:rsidRPr="00EF6BBE">
        <w:rPr>
          <w:i/>
          <w:spacing w:val="-2"/>
          <w:sz w:val="22"/>
          <w:szCs w:val="22"/>
          <w:vertAlign w:val="subscript"/>
          <w:lang w:val="en-US"/>
        </w:rPr>
        <w:t>p</w:t>
      </w:r>
      <w:r w:rsidR="00510FB0" w:rsidRPr="00EF6BBE">
        <w:rPr>
          <w:i/>
          <w:spacing w:val="-2"/>
          <w:sz w:val="22"/>
          <w:szCs w:val="22"/>
          <w:vertAlign w:val="subscript"/>
        </w:rPr>
        <w:t xml:space="preserve"> </w:t>
      </w:r>
      <w:r w:rsidR="00510FB0" w:rsidRPr="007C7B24">
        <w:rPr>
          <w:i/>
          <w:spacing w:val="-2"/>
          <w:sz w:val="22"/>
          <w:szCs w:val="22"/>
        </w:rPr>
        <w:t>(</w:t>
      </w:r>
      <w:r w:rsidR="00510FB0" w:rsidRPr="00EF6BBE">
        <w:rPr>
          <w:i/>
          <w:spacing w:val="-2"/>
          <w:sz w:val="22"/>
          <w:szCs w:val="22"/>
          <w:lang w:val="en-US"/>
        </w:rPr>
        <w:t>j</w:t>
      </w:r>
      <w:r w:rsidR="00510FB0" w:rsidRPr="007C7B24">
        <w:rPr>
          <w:i/>
          <w:spacing w:val="-2"/>
          <w:sz w:val="22"/>
          <w:szCs w:val="22"/>
        </w:rPr>
        <w:t xml:space="preserve">) = </w:t>
      </w:r>
      <w:r w:rsidR="00510FB0" w:rsidRPr="00EF6BBE">
        <w:rPr>
          <w:i/>
          <w:spacing w:val="-2"/>
          <w:sz w:val="22"/>
          <w:szCs w:val="22"/>
          <w:lang w:val="en-US"/>
        </w:rPr>
        <w:t>max</w:t>
      </w:r>
      <w:r w:rsidR="00510FB0" w:rsidRPr="007C7B24">
        <w:rPr>
          <w:i/>
          <w:spacing w:val="-2"/>
          <w:sz w:val="22"/>
          <w:szCs w:val="22"/>
        </w:rPr>
        <w:t xml:space="preserve"> (</w:t>
      </w:r>
      <w:r w:rsidR="00510FB0" w:rsidRPr="00EF6BBE">
        <w:rPr>
          <w:i/>
          <w:spacing w:val="-2"/>
          <w:sz w:val="22"/>
          <w:szCs w:val="22"/>
          <w:lang w:val="en-US"/>
        </w:rPr>
        <w:t>t</w:t>
      </w:r>
      <w:r w:rsidR="00510FB0" w:rsidRPr="00EF6BBE">
        <w:rPr>
          <w:i/>
          <w:spacing w:val="-2"/>
          <w:sz w:val="22"/>
          <w:szCs w:val="22"/>
          <w:vertAlign w:val="subscript"/>
          <w:lang w:val="en-US"/>
        </w:rPr>
        <w:t>p</w:t>
      </w:r>
      <w:r w:rsidR="00510FB0" w:rsidRPr="007C7B24">
        <w:rPr>
          <w:i/>
          <w:spacing w:val="-2"/>
          <w:sz w:val="22"/>
          <w:szCs w:val="22"/>
        </w:rPr>
        <w:t>(</w:t>
      </w:r>
      <w:r w:rsidR="00510FB0" w:rsidRPr="00EF6BBE">
        <w:rPr>
          <w:i/>
          <w:spacing w:val="-2"/>
          <w:sz w:val="22"/>
          <w:szCs w:val="22"/>
          <w:lang w:val="en-US"/>
        </w:rPr>
        <w:t>i</w:t>
      </w:r>
      <w:r w:rsidR="00510FB0" w:rsidRPr="007C7B24">
        <w:rPr>
          <w:i/>
          <w:spacing w:val="-2"/>
          <w:sz w:val="22"/>
          <w:szCs w:val="22"/>
        </w:rPr>
        <w:t xml:space="preserve">) + </w:t>
      </w:r>
      <w:r w:rsidR="00510FB0" w:rsidRPr="00EF6BBE">
        <w:rPr>
          <w:i/>
          <w:spacing w:val="-2"/>
          <w:sz w:val="22"/>
          <w:szCs w:val="22"/>
          <w:lang w:val="en-US"/>
        </w:rPr>
        <w:t>t</w:t>
      </w:r>
      <w:r w:rsidR="00510FB0" w:rsidRPr="007C7B24">
        <w:rPr>
          <w:i/>
          <w:spacing w:val="-2"/>
          <w:sz w:val="22"/>
          <w:szCs w:val="22"/>
        </w:rPr>
        <w:t>(</w:t>
      </w:r>
      <w:r w:rsidR="00510FB0" w:rsidRPr="00EF6BBE">
        <w:rPr>
          <w:i/>
          <w:spacing w:val="-2"/>
          <w:sz w:val="22"/>
          <w:szCs w:val="22"/>
          <w:lang w:val="en-US"/>
        </w:rPr>
        <w:t>i</w:t>
      </w:r>
      <w:r w:rsidR="00510FB0" w:rsidRPr="007C7B24">
        <w:rPr>
          <w:i/>
          <w:spacing w:val="-2"/>
          <w:sz w:val="22"/>
          <w:szCs w:val="22"/>
        </w:rPr>
        <w:t>,</w:t>
      </w:r>
      <w:r w:rsidR="00510FB0" w:rsidRPr="00EF6BBE">
        <w:rPr>
          <w:i/>
          <w:spacing w:val="-2"/>
          <w:sz w:val="22"/>
          <w:szCs w:val="22"/>
        </w:rPr>
        <w:t xml:space="preserve"> </w:t>
      </w:r>
      <w:r w:rsidR="00510FB0" w:rsidRPr="00EF6BBE">
        <w:rPr>
          <w:i/>
          <w:spacing w:val="-2"/>
          <w:sz w:val="22"/>
          <w:szCs w:val="22"/>
          <w:lang w:val="en-US"/>
        </w:rPr>
        <w:t>j</w:t>
      </w:r>
      <w:r w:rsidR="00510FB0" w:rsidRPr="007C7B24">
        <w:rPr>
          <w:i/>
          <w:spacing w:val="-2"/>
          <w:sz w:val="22"/>
          <w:szCs w:val="22"/>
        </w:rPr>
        <w:t>))</w:t>
      </w:r>
      <w:r w:rsidR="00510FB0" w:rsidRPr="007C7B24">
        <w:rPr>
          <w:spacing w:val="-2"/>
          <w:sz w:val="22"/>
          <w:szCs w:val="22"/>
        </w:rPr>
        <w:t xml:space="preserve">, </w:t>
      </w:r>
      <w:r w:rsidR="00510FB0" w:rsidRPr="00EF6BBE">
        <w:rPr>
          <w:spacing w:val="-2"/>
          <w:sz w:val="22"/>
          <w:szCs w:val="22"/>
        </w:rPr>
        <w:t xml:space="preserve">где </w:t>
      </w:r>
      <w:r w:rsidR="00510FB0" w:rsidRPr="00EF6BBE">
        <w:rPr>
          <w:i/>
          <w:spacing w:val="-2"/>
          <w:sz w:val="22"/>
          <w:szCs w:val="22"/>
          <w:lang w:val="en-US"/>
        </w:rPr>
        <w:t>i</w:t>
      </w:r>
      <w:r w:rsidR="00510FB0" w:rsidRPr="007C7B24">
        <w:rPr>
          <w:i/>
          <w:spacing w:val="-2"/>
          <w:sz w:val="22"/>
          <w:szCs w:val="22"/>
        </w:rPr>
        <w:t>,</w:t>
      </w:r>
      <w:r w:rsidR="00510FB0" w:rsidRPr="00EF6BBE">
        <w:rPr>
          <w:i/>
          <w:spacing w:val="-2"/>
          <w:sz w:val="22"/>
          <w:szCs w:val="22"/>
        </w:rPr>
        <w:t xml:space="preserve"> </w:t>
      </w:r>
      <w:r w:rsidR="00510FB0" w:rsidRPr="00EF6BBE">
        <w:rPr>
          <w:i/>
          <w:spacing w:val="-2"/>
          <w:sz w:val="22"/>
          <w:szCs w:val="22"/>
          <w:lang w:val="en-US"/>
        </w:rPr>
        <w:t>j</w:t>
      </w:r>
      <w:r w:rsidR="00510FB0" w:rsidRPr="007C7B24">
        <w:rPr>
          <w:spacing w:val="-2"/>
          <w:sz w:val="22"/>
          <w:szCs w:val="22"/>
        </w:rPr>
        <w:t xml:space="preserve"> </w:t>
      </w:r>
      <w:r w:rsidR="00EF6BBE" w:rsidRPr="00EF6BBE">
        <w:rPr>
          <w:spacing w:val="-2"/>
          <w:position w:val="-14"/>
          <w:sz w:val="22"/>
          <w:szCs w:val="22"/>
          <w:lang w:val="en-US"/>
        </w:rPr>
        <w:object w:dxaOrig="540" w:dyaOrig="400">
          <v:shape id="_x0000_i1887" type="#_x0000_t75" style="width:23.4pt;height:17.75pt" o:ole="">
            <v:imagedata r:id="rId998" o:title=""/>
          </v:shape>
          <o:OLEObject Type="Embed" ProgID="Equation.3" ShapeID="_x0000_i1887" DrawAspect="Content" ObjectID="_1698740832" r:id="rId999"/>
        </w:object>
      </w:r>
      <w:r w:rsidR="00510FB0" w:rsidRPr="00EF6BBE">
        <w:rPr>
          <w:rFonts w:ascii="Times" w:hAnsi="Times"/>
          <w:spacing w:val="-2"/>
          <w:sz w:val="22"/>
          <w:szCs w:val="22"/>
        </w:rPr>
        <w:t>–</w:t>
      </w:r>
      <w:r w:rsidR="00EF6BBE" w:rsidRPr="007C7B24">
        <w:rPr>
          <w:rFonts w:ascii="Times" w:hAnsi="Times"/>
          <w:spacing w:val="-2"/>
          <w:sz w:val="22"/>
          <w:szCs w:val="22"/>
        </w:rPr>
        <w:t xml:space="preserve"> </w:t>
      </w:r>
      <w:r w:rsidR="00EF6BBE" w:rsidRPr="00EF6BBE">
        <w:rPr>
          <w:spacing w:val="-2"/>
          <w:sz w:val="22"/>
          <w:szCs w:val="22"/>
        </w:rPr>
        <w:t>мно</w:t>
      </w:r>
      <w:r w:rsidR="00EF6BBE" w:rsidRPr="007C7B24">
        <w:rPr>
          <w:spacing w:val="-2"/>
          <w:sz w:val="22"/>
          <w:szCs w:val="22"/>
        </w:rPr>
        <w:t>-</w:t>
      </w:r>
    </w:p>
    <w:p w:rsidR="003F6570" w:rsidRPr="00EF6BBE" w:rsidRDefault="00510FB0" w:rsidP="00EF6BBE">
      <w:pPr>
        <w:pStyle w:val="21"/>
        <w:rPr>
          <w:sz w:val="16"/>
          <w:szCs w:val="16"/>
        </w:rPr>
      </w:pPr>
      <w:r w:rsidRPr="007625CE">
        <w:rPr>
          <w:sz w:val="22"/>
          <w:szCs w:val="22"/>
        </w:rPr>
        <w:t xml:space="preserve">жество работ, входящих в </w:t>
      </w:r>
      <w:r w:rsidRPr="00510FB0">
        <w:rPr>
          <w:i/>
          <w:sz w:val="22"/>
          <w:szCs w:val="22"/>
          <w:lang w:val="en-US"/>
        </w:rPr>
        <w:t>j</w:t>
      </w:r>
      <w:r w:rsidRPr="007625CE">
        <w:rPr>
          <w:sz w:val="22"/>
          <w:szCs w:val="22"/>
        </w:rPr>
        <w:t>-событие</w:t>
      </w:r>
      <w:r>
        <w:rPr>
          <w:sz w:val="22"/>
          <w:szCs w:val="22"/>
        </w:rPr>
        <w:t>.</w:t>
      </w:r>
      <w:r>
        <w:rPr>
          <w:i/>
          <w:sz w:val="22"/>
          <w:szCs w:val="22"/>
        </w:rPr>
        <w:t xml:space="preserve"> </w:t>
      </w:r>
    </w:p>
    <w:p w:rsidR="003F6570" w:rsidRDefault="00510FB0" w:rsidP="007625CE">
      <w:pPr>
        <w:pStyle w:val="21"/>
        <w:ind w:firstLine="397"/>
        <w:rPr>
          <w:sz w:val="22"/>
          <w:szCs w:val="22"/>
        </w:rPr>
      </w:pPr>
      <w:r>
        <w:rPr>
          <w:sz w:val="22"/>
          <w:szCs w:val="22"/>
        </w:rPr>
        <w:t>Тогда имеем</w:t>
      </w:r>
      <w:r w:rsidR="003F6570" w:rsidRPr="007625CE">
        <w:rPr>
          <w:sz w:val="22"/>
          <w:szCs w:val="22"/>
        </w:rPr>
        <w:t xml:space="preserve">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(1) = 0,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(5) = </w:t>
      </w:r>
      <w:r w:rsidR="003F6570" w:rsidRPr="00510FB0">
        <w:rPr>
          <w:i/>
          <w:sz w:val="22"/>
          <w:szCs w:val="22"/>
          <w:lang w:val="en-US"/>
        </w:rPr>
        <w:t>t</w:t>
      </w:r>
      <w:r w:rsidRPr="00510FB0">
        <w:rPr>
          <w:i/>
          <w:sz w:val="22"/>
          <w:szCs w:val="22"/>
          <w:vertAlign w:val="subscript"/>
        </w:rPr>
        <w:t>КР</w:t>
      </w:r>
      <w:r>
        <w:rPr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= 12 (и вообще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i/>
          <w:sz w:val="22"/>
          <w:szCs w:val="22"/>
          <w:vertAlign w:val="subscript"/>
        </w:rPr>
        <w:t xml:space="preserve"> </w:t>
      </w:r>
      <w:r w:rsidR="003F6570" w:rsidRPr="00510FB0">
        <w:rPr>
          <w:i/>
          <w:sz w:val="22"/>
          <w:szCs w:val="22"/>
        </w:rPr>
        <w:t>(</w:t>
      </w:r>
      <w:r w:rsidR="003F6570" w:rsidRPr="00510FB0">
        <w:rPr>
          <w:i/>
          <w:sz w:val="22"/>
          <w:szCs w:val="22"/>
          <w:lang w:val="en-US"/>
        </w:rPr>
        <w:t>J</w:t>
      </w:r>
      <w:r w:rsidR="003F6570" w:rsidRPr="00510FB0">
        <w:rPr>
          <w:i/>
          <w:sz w:val="22"/>
          <w:szCs w:val="22"/>
        </w:rPr>
        <w:t>)</w:t>
      </w:r>
      <w:r w:rsidR="003F6570" w:rsidRPr="007625CE">
        <w:rPr>
          <w:sz w:val="22"/>
          <w:szCs w:val="22"/>
        </w:rPr>
        <w:t xml:space="preserve"> = 0, а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i/>
          <w:sz w:val="22"/>
          <w:szCs w:val="22"/>
          <w:vertAlign w:val="subscript"/>
        </w:rPr>
        <w:t xml:space="preserve"> </w:t>
      </w:r>
      <w:r w:rsidR="003F6570" w:rsidRPr="00510FB0">
        <w:rPr>
          <w:i/>
          <w:sz w:val="22"/>
          <w:szCs w:val="22"/>
        </w:rPr>
        <w:t>(</w:t>
      </w:r>
      <w:r w:rsidR="003F6570" w:rsidRPr="00510FB0">
        <w:rPr>
          <w:i/>
          <w:sz w:val="22"/>
          <w:szCs w:val="22"/>
          <w:lang w:val="en-US"/>
        </w:rPr>
        <w:t>S</w:t>
      </w:r>
      <w:r w:rsidR="003F6570" w:rsidRPr="00510FB0">
        <w:rPr>
          <w:i/>
          <w:sz w:val="22"/>
          <w:szCs w:val="22"/>
        </w:rPr>
        <w:t xml:space="preserve">) </w:t>
      </w:r>
      <w:r w:rsidR="003F6570" w:rsidRPr="007625CE">
        <w:rPr>
          <w:sz w:val="22"/>
          <w:szCs w:val="22"/>
        </w:rPr>
        <w:t xml:space="preserve">= </w:t>
      </w:r>
      <w:r w:rsidR="003F6570" w:rsidRPr="00510FB0">
        <w:rPr>
          <w:i/>
          <w:sz w:val="22"/>
          <w:szCs w:val="22"/>
          <w:lang w:val="en-US"/>
        </w:rPr>
        <w:t>t</w:t>
      </w:r>
      <w:r w:rsidRPr="00510FB0">
        <w:rPr>
          <w:i/>
          <w:sz w:val="22"/>
          <w:szCs w:val="22"/>
          <w:vertAlign w:val="subscript"/>
        </w:rPr>
        <w:t>КР</w:t>
      </w:r>
      <w:r w:rsidR="003F6570" w:rsidRPr="007625CE">
        <w:rPr>
          <w:sz w:val="22"/>
          <w:szCs w:val="22"/>
        </w:rPr>
        <w:t xml:space="preserve">). Тогда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(2) = 2 или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(2) = 0 + 2 =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(1) +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7625CE">
        <w:rPr>
          <w:sz w:val="22"/>
          <w:szCs w:val="22"/>
        </w:rPr>
        <w:t>(1,</w:t>
      </w:r>
      <w:r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 xml:space="preserve">2), где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7625CE">
        <w:rPr>
          <w:sz w:val="22"/>
          <w:szCs w:val="22"/>
        </w:rPr>
        <w:t>(1,</w:t>
      </w:r>
      <w:r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>2) – время вы</w:t>
      </w:r>
      <w:r w:rsidR="003F6570" w:rsidRPr="007625CE">
        <w:rPr>
          <w:sz w:val="22"/>
          <w:szCs w:val="22"/>
        </w:rPr>
        <w:softHyphen/>
        <w:t xml:space="preserve">полнения работы </w:t>
      </w:r>
      <w:r>
        <w:rPr>
          <w:sz w:val="22"/>
          <w:szCs w:val="22"/>
        </w:rPr>
        <w:t>(</w:t>
      </w:r>
      <w:r w:rsidRPr="007625CE">
        <w:rPr>
          <w:sz w:val="22"/>
          <w:szCs w:val="22"/>
        </w:rPr>
        <w:t>1</w:t>
      </w:r>
      <w:r>
        <w:rPr>
          <w:sz w:val="22"/>
          <w:szCs w:val="22"/>
        </w:rPr>
        <w:t xml:space="preserve"> </w:t>
      </w:r>
      <w:r w:rsidRPr="007625CE">
        <w:rPr>
          <w:rFonts w:ascii="Times" w:hAnsi="Times"/>
          <w:sz w:val="22"/>
          <w:szCs w:val="22"/>
        </w:rPr>
        <w:t>–</w:t>
      </w:r>
      <w:r>
        <w:rPr>
          <w:rFonts w:ascii="Calibri" w:hAnsi="Calibri"/>
          <w:sz w:val="22"/>
          <w:szCs w:val="22"/>
        </w:rPr>
        <w:t xml:space="preserve"> </w:t>
      </w:r>
      <w:r w:rsidRPr="007625CE">
        <w:rPr>
          <w:sz w:val="22"/>
          <w:szCs w:val="22"/>
        </w:rPr>
        <w:t>2</w:t>
      </w:r>
      <w:r>
        <w:rPr>
          <w:sz w:val="22"/>
          <w:szCs w:val="22"/>
        </w:rPr>
        <w:t>)</w:t>
      </w:r>
      <w:r w:rsidR="003F6570" w:rsidRPr="007625CE">
        <w:rPr>
          <w:sz w:val="22"/>
          <w:szCs w:val="22"/>
        </w:rPr>
        <w:t xml:space="preserve">. Аналогично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(3) = 0 + 4 =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(1) +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7625CE">
        <w:rPr>
          <w:sz w:val="22"/>
          <w:szCs w:val="22"/>
        </w:rPr>
        <w:t xml:space="preserve">(1,3). Для события 4: по работе </w:t>
      </w:r>
      <w:r>
        <w:rPr>
          <w:sz w:val="22"/>
          <w:szCs w:val="22"/>
        </w:rPr>
        <w:t xml:space="preserve">(2 </w:t>
      </w:r>
      <w:r w:rsidRPr="007625CE">
        <w:rPr>
          <w:rFonts w:ascii="Times" w:hAnsi="Times"/>
          <w:sz w:val="22"/>
          <w:szCs w:val="22"/>
        </w:rPr>
        <w:t>–</w:t>
      </w:r>
      <w:r>
        <w:rPr>
          <w:rFonts w:ascii="Calibri" w:hAnsi="Calibri"/>
          <w:sz w:val="22"/>
          <w:szCs w:val="22"/>
        </w:rPr>
        <w:t xml:space="preserve"> </w:t>
      </w:r>
      <w:r w:rsidRPr="00510FB0">
        <w:rPr>
          <w:rFonts w:cs="Times New Roman"/>
          <w:sz w:val="22"/>
          <w:szCs w:val="22"/>
        </w:rPr>
        <w:t>4</w:t>
      </w:r>
      <w:r>
        <w:rPr>
          <w:sz w:val="22"/>
          <w:szCs w:val="22"/>
        </w:rPr>
        <w:t xml:space="preserve">) </w:t>
      </w:r>
      <w:r w:rsidR="003F6570" w:rsidRPr="007625CE">
        <w:rPr>
          <w:sz w:val="22"/>
          <w:szCs w:val="22"/>
        </w:rPr>
        <w:t xml:space="preserve">имеем </w:t>
      </w:r>
      <w:r w:rsidR="003F6570" w:rsidRPr="00510FB0">
        <w:rPr>
          <w:i/>
          <w:sz w:val="22"/>
          <w:szCs w:val="22"/>
          <w:lang w:val="en-US"/>
        </w:rPr>
        <w:t>t</w:t>
      </w:r>
      <w:r w:rsidR="003F6570" w:rsidRPr="00510FB0">
        <w:rPr>
          <w:i/>
          <w:sz w:val="22"/>
          <w:szCs w:val="22"/>
          <w:vertAlign w:val="subscript"/>
          <w:lang w:val="en-US"/>
        </w:rPr>
        <w:t>p</w:t>
      </w:r>
      <w:r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 xml:space="preserve">(2) + 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7625CE">
        <w:rPr>
          <w:sz w:val="22"/>
          <w:szCs w:val="22"/>
        </w:rPr>
        <w:t>(2,</w:t>
      </w:r>
      <w:r w:rsidR="00EF6BBE"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 xml:space="preserve">4) = 2 + 1 + 3, а по работе </w:t>
      </w:r>
      <w:r w:rsidR="00EF6BBE">
        <w:rPr>
          <w:sz w:val="22"/>
          <w:szCs w:val="22"/>
        </w:rPr>
        <w:t xml:space="preserve">(3 </w:t>
      </w:r>
      <w:r w:rsidR="00EF6BBE" w:rsidRPr="007625CE">
        <w:rPr>
          <w:rFonts w:ascii="Times" w:hAnsi="Times"/>
          <w:sz w:val="22"/>
          <w:szCs w:val="22"/>
        </w:rPr>
        <w:t>–</w:t>
      </w:r>
      <w:r w:rsidR="00EF6BBE">
        <w:rPr>
          <w:rFonts w:ascii="Calibri" w:hAnsi="Calibri"/>
          <w:sz w:val="22"/>
          <w:szCs w:val="22"/>
        </w:rPr>
        <w:t xml:space="preserve"> </w:t>
      </w:r>
      <w:r w:rsidR="00EF6BBE">
        <w:rPr>
          <w:sz w:val="22"/>
          <w:szCs w:val="22"/>
        </w:rPr>
        <w:t xml:space="preserve">4) </w:t>
      </w:r>
      <w:r w:rsidR="003F6570" w:rsidRPr="007625CE">
        <w:rPr>
          <w:sz w:val="22"/>
          <w:szCs w:val="22"/>
        </w:rPr>
        <w:t xml:space="preserve">=&gt; 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EF6BBE">
        <w:rPr>
          <w:i/>
          <w:sz w:val="22"/>
          <w:szCs w:val="22"/>
          <w:vertAlign w:val="subscript"/>
          <w:lang w:val="en-US"/>
        </w:rPr>
        <w:t>p</w:t>
      </w:r>
      <w:r w:rsidR="00EF6BBE"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(3) + 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7625CE">
        <w:rPr>
          <w:sz w:val="22"/>
          <w:szCs w:val="22"/>
        </w:rPr>
        <w:t>(3,</w:t>
      </w:r>
      <w:r w:rsidR="00EF6BBE"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>4) = 4 + 3 = 7, так как к м</w:t>
      </w:r>
      <w:r w:rsidR="003F6570" w:rsidRPr="007625CE">
        <w:rPr>
          <w:sz w:val="22"/>
          <w:szCs w:val="22"/>
        </w:rPr>
        <w:t>о</w:t>
      </w:r>
      <w:r w:rsidR="003F6570" w:rsidRPr="007625CE">
        <w:rPr>
          <w:sz w:val="22"/>
          <w:szCs w:val="22"/>
        </w:rPr>
        <w:t xml:space="preserve">менту 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EF6BBE">
        <w:rPr>
          <w:i/>
          <w:sz w:val="22"/>
          <w:szCs w:val="22"/>
          <w:vertAlign w:val="subscript"/>
          <w:lang w:val="en-US"/>
        </w:rPr>
        <w:t>p</w:t>
      </w:r>
      <w:r w:rsidR="00EF6BBE"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>(4) должны закончиться все предшествую</w:t>
      </w:r>
      <w:r w:rsidR="003F6570" w:rsidRPr="007625CE">
        <w:rPr>
          <w:sz w:val="22"/>
          <w:szCs w:val="22"/>
        </w:rPr>
        <w:softHyphen/>
        <w:t xml:space="preserve">щие работы, </w:t>
      </w:r>
      <w:r w:rsidR="00EF6BBE">
        <w:rPr>
          <w:sz w:val="22"/>
          <w:szCs w:val="22"/>
        </w:rPr>
        <w:t>т</w:t>
      </w:r>
      <w:r w:rsidR="00EF6BBE">
        <w:rPr>
          <w:sz w:val="22"/>
          <w:szCs w:val="22"/>
        </w:rPr>
        <w:t>о</w:t>
      </w:r>
      <w:r w:rsidR="00EF6BBE">
        <w:rPr>
          <w:sz w:val="22"/>
          <w:szCs w:val="22"/>
        </w:rPr>
        <w:t xml:space="preserve">гда 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EF6BBE">
        <w:rPr>
          <w:i/>
          <w:sz w:val="22"/>
          <w:szCs w:val="22"/>
          <w:vertAlign w:val="subscript"/>
          <w:lang w:val="en-US"/>
        </w:rPr>
        <w:t>p</w:t>
      </w:r>
      <w:r w:rsidR="00EF6BBE"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(4) = </w:t>
      </w:r>
      <w:r w:rsidR="003F6570" w:rsidRPr="007625CE">
        <w:rPr>
          <w:sz w:val="22"/>
          <w:szCs w:val="22"/>
          <w:lang w:val="en-US"/>
        </w:rPr>
        <w:t>max</w:t>
      </w:r>
      <w:r w:rsidR="003F6570" w:rsidRPr="007625CE">
        <w:rPr>
          <w:sz w:val="22"/>
          <w:szCs w:val="22"/>
        </w:rPr>
        <w:t xml:space="preserve"> (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EF6BBE">
        <w:rPr>
          <w:i/>
          <w:sz w:val="22"/>
          <w:szCs w:val="22"/>
          <w:vertAlign w:val="subscript"/>
          <w:lang w:val="en-US"/>
        </w:rPr>
        <w:t>p</w:t>
      </w:r>
      <w:r w:rsidR="00EF6BBE"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(2) + 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7625CE">
        <w:rPr>
          <w:sz w:val="22"/>
          <w:szCs w:val="22"/>
        </w:rPr>
        <w:t>(2,</w:t>
      </w:r>
      <w:r w:rsidR="00EF6BBE"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 xml:space="preserve">4); 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EF6BBE">
        <w:rPr>
          <w:i/>
          <w:sz w:val="22"/>
          <w:szCs w:val="22"/>
          <w:vertAlign w:val="subscript"/>
          <w:lang w:val="en-US"/>
        </w:rPr>
        <w:t>p</w:t>
      </w:r>
      <w:r w:rsidR="00EF6BBE"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 xml:space="preserve">(3) + </w:t>
      </w:r>
      <w:r w:rsidR="003F6570" w:rsidRPr="00EF6BBE">
        <w:rPr>
          <w:i/>
          <w:sz w:val="22"/>
          <w:szCs w:val="22"/>
          <w:lang w:val="en-US"/>
        </w:rPr>
        <w:t>t</w:t>
      </w:r>
      <w:r w:rsidR="003F6570" w:rsidRPr="007625CE">
        <w:rPr>
          <w:sz w:val="22"/>
          <w:szCs w:val="22"/>
        </w:rPr>
        <w:t>(3,</w:t>
      </w:r>
      <w:r w:rsidR="00EF6BBE"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 xml:space="preserve">4)) = </w:t>
      </w:r>
      <w:r w:rsidR="00EF6BBE" w:rsidRPr="007625CE">
        <w:rPr>
          <w:sz w:val="22"/>
          <w:szCs w:val="22"/>
          <w:lang w:val="en-US"/>
        </w:rPr>
        <w:t>max</w:t>
      </w:r>
      <w:r w:rsidR="00EF6BBE" w:rsidRPr="007625CE">
        <w:rPr>
          <w:sz w:val="22"/>
          <w:szCs w:val="22"/>
        </w:rPr>
        <w:t xml:space="preserve"> (</w:t>
      </w:r>
      <w:r w:rsidR="00EF6BBE">
        <w:rPr>
          <w:sz w:val="22"/>
          <w:szCs w:val="22"/>
        </w:rPr>
        <w:t>3; 7</w:t>
      </w:r>
      <w:r w:rsidR="00EF6BBE" w:rsidRPr="007625CE">
        <w:rPr>
          <w:sz w:val="22"/>
          <w:szCs w:val="22"/>
        </w:rPr>
        <w:t>)</w:t>
      </w:r>
      <w:r w:rsidR="00EF6BBE">
        <w:rPr>
          <w:sz w:val="22"/>
          <w:szCs w:val="22"/>
        </w:rPr>
        <w:t xml:space="preserve"> = </w:t>
      </w:r>
      <w:r w:rsidR="003F6570" w:rsidRPr="007625CE">
        <w:rPr>
          <w:sz w:val="22"/>
          <w:szCs w:val="22"/>
        </w:rPr>
        <w:t>7.</w:t>
      </w:r>
    </w:p>
    <w:p w:rsidR="00EF6BBE" w:rsidRPr="00EF6BBE" w:rsidRDefault="00EF6BBE" w:rsidP="007625CE">
      <w:pPr>
        <w:pStyle w:val="21"/>
        <w:ind w:firstLine="397"/>
        <w:rPr>
          <w:i/>
          <w:sz w:val="16"/>
          <w:szCs w:val="16"/>
        </w:rPr>
      </w:pPr>
      <w:r>
        <w:rPr>
          <w:sz w:val="16"/>
          <w:szCs w:val="16"/>
        </w:rPr>
        <w:t xml:space="preserve">               </w:t>
      </w:r>
      <w:r>
        <w:rPr>
          <w:i/>
          <w:sz w:val="16"/>
          <w:szCs w:val="16"/>
          <w:lang w:val="en-US"/>
        </w:rPr>
        <w:t>i</w:t>
      </w:r>
      <w:r w:rsidRPr="007C7B24">
        <w:rPr>
          <w:i/>
          <w:sz w:val="16"/>
          <w:szCs w:val="16"/>
        </w:rPr>
        <w:t xml:space="preserve"> </w:t>
      </w:r>
      <w:r w:rsidRPr="007C7B24">
        <w:rPr>
          <w:sz w:val="16"/>
          <w:szCs w:val="16"/>
        </w:rPr>
        <w:t>= 2</w:t>
      </w:r>
      <w:r w:rsidRPr="00EF6BBE">
        <w:rPr>
          <w:sz w:val="16"/>
          <w:szCs w:val="16"/>
        </w:rPr>
        <w:t>, 3</w:t>
      </w:r>
    </w:p>
    <w:p w:rsidR="003F6570" w:rsidRPr="007625CE" w:rsidRDefault="00EF6BBE" w:rsidP="007625CE">
      <w:pPr>
        <w:pStyle w:val="21"/>
        <w:ind w:firstLine="397"/>
        <w:rPr>
          <w:sz w:val="22"/>
          <w:szCs w:val="22"/>
        </w:rPr>
      </w:pPr>
      <w:r>
        <w:rPr>
          <w:sz w:val="22"/>
          <w:szCs w:val="22"/>
        </w:rPr>
        <w:t xml:space="preserve">Итак, если событием </w:t>
      </w:r>
      <w:r>
        <w:rPr>
          <w:i/>
          <w:sz w:val="22"/>
          <w:szCs w:val="22"/>
          <w:lang w:val="en-US"/>
        </w:rPr>
        <w:t>j</w:t>
      </w:r>
      <w:r w:rsidRPr="007C7B24"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 xml:space="preserve">заканчивается </w:t>
      </w:r>
      <w:r w:rsidR="002B5126">
        <w:rPr>
          <w:sz w:val="22"/>
          <w:szCs w:val="22"/>
        </w:rPr>
        <w:t xml:space="preserve">одна работа </w:t>
      </w:r>
      <w:r w:rsidR="002B5126" w:rsidRPr="002B5126">
        <w:rPr>
          <w:i/>
          <w:sz w:val="22"/>
          <w:szCs w:val="22"/>
        </w:rPr>
        <w:t>(</w:t>
      </w:r>
      <w:r w:rsidR="002B5126" w:rsidRPr="002B5126">
        <w:rPr>
          <w:i/>
          <w:sz w:val="22"/>
          <w:szCs w:val="22"/>
          <w:lang w:val="en-US"/>
        </w:rPr>
        <w:t>i</w:t>
      </w:r>
      <w:r w:rsidR="002B5126" w:rsidRPr="002B5126">
        <w:rPr>
          <w:i/>
          <w:sz w:val="22"/>
          <w:szCs w:val="22"/>
        </w:rPr>
        <w:t>,</w:t>
      </w:r>
      <w:r w:rsidR="002B5126">
        <w:rPr>
          <w:i/>
          <w:sz w:val="22"/>
          <w:szCs w:val="22"/>
        </w:rPr>
        <w:t xml:space="preserve"> </w:t>
      </w:r>
      <w:r w:rsidR="002B5126" w:rsidRPr="002B5126">
        <w:rPr>
          <w:i/>
          <w:sz w:val="22"/>
          <w:szCs w:val="22"/>
          <w:lang w:val="en-US"/>
        </w:rPr>
        <w:t>j</w:t>
      </w:r>
      <w:r w:rsidR="002B5126" w:rsidRPr="002B5126">
        <w:rPr>
          <w:i/>
          <w:sz w:val="22"/>
          <w:szCs w:val="22"/>
        </w:rPr>
        <w:t>)</w:t>
      </w:r>
      <w:r w:rsidR="002B5126">
        <w:rPr>
          <w:sz w:val="22"/>
          <w:szCs w:val="22"/>
        </w:rPr>
        <w:t xml:space="preserve">, то  </w:t>
      </w:r>
      <w:r w:rsidR="003F6570" w:rsidRPr="002B5126">
        <w:rPr>
          <w:i/>
          <w:sz w:val="22"/>
          <w:szCs w:val="22"/>
          <w:lang w:val="en-US"/>
        </w:rPr>
        <w:t>t</w:t>
      </w:r>
      <w:r w:rsidR="003F6570" w:rsidRPr="002B5126">
        <w:rPr>
          <w:i/>
          <w:sz w:val="22"/>
          <w:szCs w:val="22"/>
          <w:vertAlign w:val="subscript"/>
          <w:lang w:val="en-US"/>
        </w:rPr>
        <w:t>p</w:t>
      </w:r>
      <w:r w:rsidR="002B5126">
        <w:rPr>
          <w:i/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>(</w:t>
      </w:r>
      <w:r w:rsidR="003F6570" w:rsidRPr="002B5126">
        <w:rPr>
          <w:i/>
          <w:sz w:val="22"/>
          <w:szCs w:val="22"/>
          <w:lang w:val="en-US"/>
        </w:rPr>
        <w:t>j</w:t>
      </w:r>
      <w:r w:rsidR="003F6570" w:rsidRPr="007625CE">
        <w:rPr>
          <w:sz w:val="22"/>
          <w:szCs w:val="22"/>
        </w:rPr>
        <w:t xml:space="preserve">) </w:t>
      </w:r>
      <w:r w:rsidR="002B5126">
        <w:rPr>
          <w:sz w:val="22"/>
          <w:szCs w:val="22"/>
        </w:rPr>
        <w:t xml:space="preserve">равно сумме </w:t>
      </w:r>
      <w:r w:rsidR="002B5126" w:rsidRPr="002B5126">
        <w:rPr>
          <w:i/>
          <w:sz w:val="22"/>
          <w:szCs w:val="22"/>
          <w:lang w:val="en-US"/>
        </w:rPr>
        <w:t>t</w:t>
      </w:r>
      <w:r w:rsidR="002B5126" w:rsidRPr="002B5126">
        <w:rPr>
          <w:i/>
          <w:sz w:val="22"/>
          <w:szCs w:val="22"/>
          <w:vertAlign w:val="subscript"/>
          <w:lang w:val="en-US"/>
        </w:rPr>
        <w:t>p</w:t>
      </w:r>
      <w:r w:rsidR="002B5126">
        <w:rPr>
          <w:i/>
          <w:sz w:val="22"/>
          <w:szCs w:val="22"/>
          <w:vertAlign w:val="subscript"/>
        </w:rPr>
        <w:t xml:space="preserve"> </w:t>
      </w:r>
      <w:r w:rsidR="002B5126" w:rsidRPr="007625CE">
        <w:rPr>
          <w:sz w:val="22"/>
          <w:szCs w:val="22"/>
        </w:rPr>
        <w:t>(</w:t>
      </w:r>
      <w:r w:rsidR="002B5126">
        <w:rPr>
          <w:i/>
          <w:sz w:val="22"/>
          <w:szCs w:val="22"/>
          <w:lang w:val="en-US"/>
        </w:rPr>
        <w:t>i</w:t>
      </w:r>
      <w:r w:rsidR="002B5126" w:rsidRPr="007625CE">
        <w:rPr>
          <w:sz w:val="22"/>
          <w:szCs w:val="22"/>
        </w:rPr>
        <w:t>)</w:t>
      </w:r>
      <w:r w:rsidR="002B5126">
        <w:rPr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>– ран</w:t>
      </w:r>
      <w:r w:rsidR="002B5126">
        <w:rPr>
          <w:sz w:val="22"/>
          <w:szCs w:val="22"/>
        </w:rPr>
        <w:t>него</w:t>
      </w:r>
      <w:r w:rsidR="003F6570" w:rsidRPr="007625CE">
        <w:rPr>
          <w:sz w:val="22"/>
          <w:szCs w:val="22"/>
        </w:rPr>
        <w:t xml:space="preserve"> срок</w:t>
      </w:r>
      <w:r w:rsidR="002B5126">
        <w:rPr>
          <w:sz w:val="22"/>
          <w:szCs w:val="22"/>
        </w:rPr>
        <w:t xml:space="preserve">а свершения ее </w:t>
      </w:r>
      <w:r w:rsidR="003F6570" w:rsidRPr="007625CE">
        <w:rPr>
          <w:sz w:val="22"/>
          <w:szCs w:val="22"/>
        </w:rPr>
        <w:t>начального соб</w:t>
      </w:r>
      <w:r w:rsidR="003F6570" w:rsidRPr="007625CE">
        <w:rPr>
          <w:sz w:val="22"/>
          <w:szCs w:val="22"/>
        </w:rPr>
        <w:t>ы</w:t>
      </w:r>
      <w:r w:rsidR="003F6570" w:rsidRPr="007625CE">
        <w:rPr>
          <w:sz w:val="22"/>
          <w:szCs w:val="22"/>
        </w:rPr>
        <w:t>тия</w:t>
      </w:r>
      <w:r w:rsidR="002B5126">
        <w:rPr>
          <w:sz w:val="22"/>
          <w:szCs w:val="22"/>
        </w:rPr>
        <w:t xml:space="preserve"> и </w:t>
      </w:r>
      <w:r w:rsidR="002B5126" w:rsidRPr="00EF6BBE">
        <w:rPr>
          <w:i/>
          <w:spacing w:val="-2"/>
          <w:sz w:val="22"/>
          <w:szCs w:val="22"/>
          <w:lang w:val="en-US"/>
        </w:rPr>
        <w:t>t</w:t>
      </w:r>
      <w:r w:rsidR="002B5126" w:rsidRPr="00EF6BBE">
        <w:rPr>
          <w:i/>
          <w:spacing w:val="-2"/>
          <w:sz w:val="22"/>
          <w:szCs w:val="22"/>
          <w:vertAlign w:val="subscript"/>
          <w:lang w:val="en-US"/>
        </w:rPr>
        <w:t>p</w:t>
      </w:r>
      <w:r w:rsidR="002B5126">
        <w:rPr>
          <w:i/>
          <w:spacing w:val="-2"/>
          <w:sz w:val="22"/>
          <w:szCs w:val="22"/>
          <w:vertAlign w:val="subscript"/>
        </w:rPr>
        <w:t xml:space="preserve"> </w:t>
      </w:r>
      <w:r w:rsidR="002B5126" w:rsidRPr="007C7B24">
        <w:rPr>
          <w:i/>
          <w:spacing w:val="-2"/>
          <w:sz w:val="22"/>
          <w:szCs w:val="22"/>
        </w:rPr>
        <w:t>(</w:t>
      </w:r>
      <w:r w:rsidR="002B5126" w:rsidRPr="00EF6BBE">
        <w:rPr>
          <w:i/>
          <w:spacing w:val="-2"/>
          <w:sz w:val="22"/>
          <w:szCs w:val="22"/>
          <w:lang w:val="en-US"/>
        </w:rPr>
        <w:t>i</w:t>
      </w:r>
      <w:r w:rsidR="002B5126">
        <w:rPr>
          <w:i/>
          <w:spacing w:val="-2"/>
          <w:sz w:val="22"/>
          <w:szCs w:val="22"/>
        </w:rPr>
        <w:t xml:space="preserve">, </w:t>
      </w:r>
      <w:r w:rsidR="002B5126">
        <w:rPr>
          <w:i/>
          <w:spacing w:val="-2"/>
          <w:sz w:val="22"/>
          <w:szCs w:val="22"/>
          <w:lang w:val="en-US"/>
        </w:rPr>
        <w:t>j</w:t>
      </w:r>
      <w:r w:rsidR="002B5126" w:rsidRPr="007C7B24">
        <w:rPr>
          <w:i/>
          <w:spacing w:val="-2"/>
          <w:sz w:val="22"/>
          <w:szCs w:val="22"/>
        </w:rPr>
        <w:t xml:space="preserve">) </w:t>
      </w:r>
      <w:r w:rsidR="003F6570" w:rsidRPr="007625CE">
        <w:rPr>
          <w:sz w:val="22"/>
          <w:szCs w:val="22"/>
        </w:rPr>
        <w:t xml:space="preserve">– продолжительность </w:t>
      </w:r>
      <w:r w:rsidR="002B5126">
        <w:rPr>
          <w:sz w:val="22"/>
          <w:szCs w:val="22"/>
        </w:rPr>
        <w:t xml:space="preserve">этой </w:t>
      </w:r>
      <w:r w:rsidR="003F6570" w:rsidRPr="007625CE">
        <w:rPr>
          <w:sz w:val="22"/>
          <w:szCs w:val="22"/>
        </w:rPr>
        <w:t>работы.</w:t>
      </w:r>
    </w:p>
    <w:p w:rsidR="002B5126" w:rsidRDefault="002B5126" w:rsidP="007625CE">
      <w:pPr>
        <w:pStyle w:val="21"/>
        <w:ind w:firstLine="397"/>
        <w:rPr>
          <w:sz w:val="22"/>
          <w:szCs w:val="22"/>
        </w:rPr>
      </w:pPr>
      <w:r>
        <w:rPr>
          <w:sz w:val="22"/>
          <w:szCs w:val="22"/>
        </w:rPr>
        <w:t xml:space="preserve">Если же событием </w:t>
      </w:r>
      <w:r>
        <w:rPr>
          <w:i/>
          <w:sz w:val="22"/>
          <w:szCs w:val="22"/>
          <w:lang w:val="en-US"/>
        </w:rPr>
        <w:t>j</w:t>
      </w:r>
      <w:r w:rsidRPr="007C7B24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 xml:space="preserve">заканчивается несколько работ, то по каждой работе находится свой ранний срок, а искомый </w:t>
      </w:r>
      <w:r w:rsidRPr="002B5126">
        <w:rPr>
          <w:i/>
          <w:sz w:val="22"/>
          <w:szCs w:val="22"/>
          <w:lang w:val="en-US"/>
        </w:rPr>
        <w:t>t</w:t>
      </w:r>
      <w:r w:rsidRPr="002B5126">
        <w:rPr>
          <w:i/>
          <w:sz w:val="22"/>
          <w:szCs w:val="22"/>
          <w:vertAlign w:val="subscript"/>
          <w:lang w:val="en-US"/>
        </w:rPr>
        <w:t>p</w:t>
      </w:r>
      <w:r>
        <w:rPr>
          <w:i/>
          <w:sz w:val="22"/>
          <w:szCs w:val="22"/>
          <w:vertAlign w:val="subscript"/>
        </w:rPr>
        <w:t xml:space="preserve"> </w:t>
      </w:r>
      <w:r w:rsidRPr="007625CE">
        <w:rPr>
          <w:sz w:val="22"/>
          <w:szCs w:val="22"/>
        </w:rPr>
        <w:t>(</w:t>
      </w:r>
      <w:r w:rsidRPr="002B5126">
        <w:rPr>
          <w:i/>
          <w:sz w:val="22"/>
          <w:szCs w:val="22"/>
          <w:lang w:val="en-US"/>
        </w:rPr>
        <w:t>j</w:t>
      </w:r>
      <w:r w:rsidRPr="007625CE">
        <w:rPr>
          <w:sz w:val="22"/>
          <w:szCs w:val="22"/>
        </w:rPr>
        <w:t xml:space="preserve">) </w:t>
      </w:r>
      <w:r>
        <w:rPr>
          <w:sz w:val="22"/>
          <w:szCs w:val="22"/>
        </w:rPr>
        <w:t xml:space="preserve">будет максимальной из них. </w:t>
      </w:r>
    </w:p>
    <w:p w:rsidR="002B5126" w:rsidRDefault="003F6570" w:rsidP="007625CE">
      <w:pPr>
        <w:pStyle w:val="21"/>
        <w:ind w:firstLine="397"/>
        <w:rPr>
          <w:sz w:val="22"/>
          <w:szCs w:val="22"/>
        </w:rPr>
      </w:pPr>
      <w:r w:rsidRPr="002B5126">
        <w:rPr>
          <w:b/>
          <w:sz w:val="22"/>
          <w:szCs w:val="22"/>
        </w:rPr>
        <w:t>Поздним сроком</w:t>
      </w:r>
      <w:r w:rsidRPr="007625CE">
        <w:rPr>
          <w:sz w:val="22"/>
          <w:szCs w:val="22"/>
        </w:rPr>
        <w:t xml:space="preserve"> </w:t>
      </w:r>
      <w:r w:rsidRPr="002B5126">
        <w:rPr>
          <w:i/>
          <w:sz w:val="22"/>
          <w:szCs w:val="22"/>
          <w:lang w:val="en-US"/>
        </w:rPr>
        <w:t>t</w:t>
      </w:r>
      <w:r w:rsidRPr="002B5126">
        <w:rPr>
          <w:i/>
          <w:sz w:val="22"/>
          <w:szCs w:val="22"/>
          <w:vertAlign w:val="subscript"/>
        </w:rPr>
        <w:t>п</w:t>
      </w:r>
      <w:r w:rsidR="002B5126" w:rsidRPr="007C7B24">
        <w:rPr>
          <w:i/>
          <w:sz w:val="22"/>
          <w:szCs w:val="22"/>
          <w:vertAlign w:val="subscript"/>
        </w:rPr>
        <w:t xml:space="preserve"> </w:t>
      </w:r>
      <w:r w:rsidRPr="002B5126">
        <w:rPr>
          <w:i/>
          <w:sz w:val="22"/>
          <w:szCs w:val="22"/>
        </w:rPr>
        <w:t>(</w:t>
      </w:r>
      <w:r w:rsidR="002B5126" w:rsidRPr="002B5126">
        <w:rPr>
          <w:i/>
          <w:sz w:val="22"/>
          <w:szCs w:val="22"/>
          <w:lang w:val="en-US"/>
        </w:rPr>
        <w:t>i</w:t>
      </w:r>
      <w:r w:rsidRPr="002B5126">
        <w:rPr>
          <w:i/>
          <w:sz w:val="22"/>
          <w:szCs w:val="22"/>
        </w:rPr>
        <w:t>)</w:t>
      </w:r>
      <w:r w:rsidRPr="007625CE">
        <w:rPr>
          <w:sz w:val="22"/>
          <w:szCs w:val="22"/>
        </w:rPr>
        <w:t xml:space="preserve"> </w:t>
      </w:r>
      <w:r w:rsidR="002B5126">
        <w:rPr>
          <w:sz w:val="22"/>
          <w:szCs w:val="22"/>
        </w:rPr>
        <w:t xml:space="preserve">свершения события </w:t>
      </w:r>
      <w:r w:rsidR="002B5126" w:rsidRPr="002B5126">
        <w:rPr>
          <w:i/>
          <w:sz w:val="22"/>
          <w:szCs w:val="22"/>
          <w:lang w:val="en-US"/>
        </w:rPr>
        <w:t>i</w:t>
      </w:r>
      <w:r w:rsidR="002B5126">
        <w:rPr>
          <w:sz w:val="22"/>
          <w:szCs w:val="22"/>
        </w:rPr>
        <w:t xml:space="preserve"> назовем самый поздний момент времени, после которого останется ровно столько времени, сколько необходимо для завершения всех работ, след</w:t>
      </w:r>
      <w:r w:rsidR="002B5126">
        <w:rPr>
          <w:sz w:val="22"/>
          <w:szCs w:val="22"/>
        </w:rPr>
        <w:t>у</w:t>
      </w:r>
      <w:r w:rsidR="002B5126">
        <w:rPr>
          <w:sz w:val="22"/>
          <w:szCs w:val="22"/>
        </w:rPr>
        <w:t>ющих за этим событием.</w:t>
      </w:r>
    </w:p>
    <w:p w:rsidR="00DE735C" w:rsidRDefault="00C83E51" w:rsidP="002B5126">
      <w:pPr>
        <w:pStyle w:val="21"/>
        <w:ind w:firstLine="397"/>
        <w:rPr>
          <w:sz w:val="22"/>
          <w:szCs w:val="22"/>
        </w:rPr>
      </w:pPr>
      <w:r>
        <w:rPr>
          <w:noProof/>
          <w:sz w:val="22"/>
          <w:szCs w:val="22"/>
        </w:rPr>
        <w:pict>
          <v:rect id="_x0000_s1421" style="position:absolute;left:0;text-align:left;margin-left:79.45pt;margin-top:475.5pt;width:13.5pt;height:16pt;z-index:-251623936;mso-position-vertical-relative:page" o:allowoverlap="f" strokecolor="white">
            <v:textbox inset="0,0,0,0">
              <w:txbxContent>
                <w:p w:rsidR="005430AE" w:rsidRPr="00DE735C" w:rsidRDefault="005430AE" w:rsidP="00DE735C">
                  <w:pPr>
                    <w:jc w:val="center"/>
                    <w:rPr>
                      <w:rFonts w:ascii="Times New Roman" w:hAnsi="Times New Roman" w:cs="Times New Roman"/>
                      <w:i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2"/>
                      <w:szCs w:val="22"/>
                      <w:lang w:val="en-US"/>
                    </w:rPr>
                    <w:t>j</w:t>
                  </w:r>
                </w:p>
              </w:txbxContent>
            </v:textbox>
            <w10:wrap anchory="page"/>
          </v:rect>
        </w:pict>
      </w:r>
      <w:r w:rsidR="002B5126">
        <w:rPr>
          <w:sz w:val="22"/>
          <w:szCs w:val="22"/>
        </w:rPr>
        <w:t xml:space="preserve">Итак, </w:t>
      </w:r>
      <w:r w:rsidR="002B5126" w:rsidRPr="002B5126">
        <w:rPr>
          <w:i/>
          <w:sz w:val="22"/>
          <w:szCs w:val="22"/>
          <w:lang w:val="en-US"/>
        </w:rPr>
        <w:t>t</w:t>
      </w:r>
      <w:r w:rsidR="002B5126" w:rsidRPr="002B5126">
        <w:rPr>
          <w:i/>
          <w:sz w:val="22"/>
          <w:szCs w:val="22"/>
          <w:vertAlign w:val="subscript"/>
        </w:rPr>
        <w:t xml:space="preserve">п </w:t>
      </w:r>
      <w:r w:rsidR="002B5126" w:rsidRPr="007C7B24">
        <w:rPr>
          <w:i/>
          <w:sz w:val="22"/>
          <w:szCs w:val="22"/>
        </w:rPr>
        <w:t>(</w:t>
      </w:r>
      <w:r w:rsidR="002B5126" w:rsidRPr="002B5126">
        <w:rPr>
          <w:i/>
          <w:sz w:val="22"/>
          <w:szCs w:val="22"/>
          <w:lang w:val="en-US"/>
        </w:rPr>
        <w:t>i</w:t>
      </w:r>
      <w:r w:rsidR="002B5126" w:rsidRPr="007C7B24">
        <w:rPr>
          <w:i/>
          <w:sz w:val="22"/>
          <w:szCs w:val="22"/>
        </w:rPr>
        <w:t>)</w:t>
      </w:r>
      <w:r w:rsidR="002B5126" w:rsidRPr="007C7B24">
        <w:rPr>
          <w:sz w:val="22"/>
          <w:szCs w:val="22"/>
        </w:rPr>
        <w:t>=</w:t>
      </w:r>
      <w:r w:rsidR="002B5126">
        <w:rPr>
          <w:sz w:val="22"/>
          <w:szCs w:val="22"/>
        </w:rPr>
        <w:t xml:space="preserve"> </w:t>
      </w:r>
      <w:r w:rsidR="002B5126" w:rsidRPr="007625CE">
        <w:rPr>
          <w:sz w:val="22"/>
          <w:szCs w:val="22"/>
          <w:lang w:val="en-US"/>
        </w:rPr>
        <w:t>min</w:t>
      </w:r>
      <w:r w:rsidR="002B5126" w:rsidRPr="007C7B24">
        <w:rPr>
          <w:sz w:val="22"/>
          <w:szCs w:val="22"/>
        </w:rPr>
        <w:t xml:space="preserve"> (</w:t>
      </w:r>
      <w:r w:rsidR="002B5126" w:rsidRPr="002B5126">
        <w:rPr>
          <w:i/>
          <w:sz w:val="22"/>
          <w:szCs w:val="22"/>
          <w:lang w:val="en-US"/>
        </w:rPr>
        <w:t>t</w:t>
      </w:r>
      <w:r w:rsidR="002B5126" w:rsidRPr="002B5126">
        <w:rPr>
          <w:i/>
          <w:sz w:val="22"/>
          <w:szCs w:val="22"/>
          <w:vertAlign w:val="subscript"/>
        </w:rPr>
        <w:t xml:space="preserve">п </w:t>
      </w:r>
      <w:r w:rsidR="002B5126" w:rsidRPr="007C7B24">
        <w:rPr>
          <w:i/>
          <w:sz w:val="22"/>
          <w:szCs w:val="22"/>
        </w:rPr>
        <w:t>(</w:t>
      </w:r>
      <w:r w:rsidR="002B5126" w:rsidRPr="002B5126">
        <w:rPr>
          <w:i/>
          <w:sz w:val="22"/>
          <w:szCs w:val="22"/>
          <w:lang w:val="en-US"/>
        </w:rPr>
        <w:t>j</w:t>
      </w:r>
      <w:r w:rsidR="002B5126" w:rsidRPr="007C7B24">
        <w:rPr>
          <w:i/>
          <w:sz w:val="22"/>
          <w:szCs w:val="22"/>
        </w:rPr>
        <w:t>)</w:t>
      </w:r>
      <w:r w:rsidR="002B5126" w:rsidRPr="002B5126">
        <w:rPr>
          <w:sz w:val="22"/>
          <w:szCs w:val="22"/>
        </w:rPr>
        <w:t xml:space="preserve"> </w:t>
      </w:r>
      <w:r w:rsidR="002B5126">
        <w:rPr>
          <w:sz w:val="22"/>
          <w:szCs w:val="22"/>
        </w:rPr>
        <w:t xml:space="preserve"> </w:t>
      </w:r>
      <w:r w:rsidR="002B5126" w:rsidRPr="007625CE">
        <w:rPr>
          <w:sz w:val="22"/>
          <w:szCs w:val="22"/>
        </w:rPr>
        <w:t>–</w:t>
      </w:r>
      <w:r w:rsidR="002B5126">
        <w:rPr>
          <w:sz w:val="22"/>
          <w:szCs w:val="22"/>
        </w:rPr>
        <w:t xml:space="preserve"> </w:t>
      </w:r>
      <w:r w:rsidR="002B5126" w:rsidRPr="002B5126">
        <w:rPr>
          <w:i/>
          <w:sz w:val="22"/>
          <w:szCs w:val="22"/>
          <w:lang w:val="en-US"/>
        </w:rPr>
        <w:t>t</w:t>
      </w:r>
      <w:r w:rsidR="002B5126" w:rsidRPr="007C7B24">
        <w:rPr>
          <w:i/>
          <w:sz w:val="22"/>
          <w:szCs w:val="22"/>
        </w:rPr>
        <w:t>(</w:t>
      </w:r>
      <w:r w:rsidR="002B5126" w:rsidRPr="002B5126">
        <w:rPr>
          <w:i/>
          <w:sz w:val="22"/>
          <w:szCs w:val="22"/>
          <w:lang w:val="en-US"/>
        </w:rPr>
        <w:t>i</w:t>
      </w:r>
      <w:r w:rsidR="002B5126" w:rsidRPr="007C7B24">
        <w:rPr>
          <w:i/>
          <w:sz w:val="22"/>
          <w:szCs w:val="22"/>
        </w:rPr>
        <w:t>,</w:t>
      </w:r>
      <w:r w:rsidR="002B5126" w:rsidRPr="002B5126">
        <w:rPr>
          <w:i/>
          <w:sz w:val="22"/>
          <w:szCs w:val="22"/>
        </w:rPr>
        <w:t xml:space="preserve"> </w:t>
      </w:r>
      <w:r w:rsidR="002B5126" w:rsidRPr="002B5126">
        <w:rPr>
          <w:i/>
          <w:sz w:val="22"/>
          <w:szCs w:val="22"/>
          <w:lang w:val="en-US"/>
        </w:rPr>
        <w:t>j</w:t>
      </w:r>
      <w:r w:rsidR="002B5126" w:rsidRPr="007C7B24">
        <w:rPr>
          <w:i/>
          <w:sz w:val="22"/>
          <w:szCs w:val="22"/>
        </w:rPr>
        <w:t>))</w:t>
      </w:r>
      <w:r w:rsidR="002B5126" w:rsidRPr="007C7B24">
        <w:rPr>
          <w:sz w:val="22"/>
          <w:szCs w:val="22"/>
        </w:rPr>
        <w:t xml:space="preserve">, </w:t>
      </w:r>
      <w:r w:rsidR="002B5126">
        <w:rPr>
          <w:sz w:val="22"/>
          <w:szCs w:val="22"/>
        </w:rPr>
        <w:t>где</w:t>
      </w:r>
      <w:r w:rsidR="002B5126" w:rsidRPr="007C7B24">
        <w:rPr>
          <w:sz w:val="22"/>
          <w:szCs w:val="22"/>
        </w:rPr>
        <w:t xml:space="preserve"> </w:t>
      </w:r>
      <w:r w:rsidR="002B5126" w:rsidRPr="002B5126">
        <w:rPr>
          <w:i/>
          <w:sz w:val="22"/>
          <w:szCs w:val="22"/>
          <w:lang w:val="en-US"/>
        </w:rPr>
        <w:t>i</w:t>
      </w:r>
      <w:r w:rsidR="002B5126" w:rsidRPr="007C7B24">
        <w:rPr>
          <w:i/>
          <w:sz w:val="22"/>
          <w:szCs w:val="22"/>
        </w:rPr>
        <w:t>,</w:t>
      </w:r>
      <w:r w:rsidR="002B5126" w:rsidRPr="002B5126">
        <w:rPr>
          <w:i/>
          <w:sz w:val="22"/>
          <w:szCs w:val="22"/>
        </w:rPr>
        <w:t xml:space="preserve"> </w:t>
      </w:r>
      <w:r w:rsidR="002B5126" w:rsidRPr="002B5126">
        <w:rPr>
          <w:i/>
          <w:sz w:val="22"/>
          <w:szCs w:val="22"/>
          <w:lang w:val="en-US"/>
        </w:rPr>
        <w:t>j</w:t>
      </w:r>
      <w:r w:rsidR="002B5126" w:rsidRPr="007C7B24">
        <w:rPr>
          <w:sz w:val="22"/>
          <w:szCs w:val="22"/>
        </w:rPr>
        <w:t xml:space="preserve"> </w:t>
      </w:r>
      <w:r w:rsidR="002B5126" w:rsidRPr="007625CE">
        <w:rPr>
          <w:position w:val="-12"/>
          <w:sz w:val="22"/>
          <w:szCs w:val="22"/>
          <w:lang w:val="en-US"/>
        </w:rPr>
        <w:object w:dxaOrig="580" w:dyaOrig="440">
          <v:shape id="_x0000_i1888" type="#_x0000_t75" style="width:24.3pt;height:18.7pt" o:ole="">
            <v:imagedata r:id="rId1000" o:title=""/>
          </v:shape>
          <o:OLEObject Type="Embed" ProgID="Equation.3" ShapeID="_x0000_i1888" DrawAspect="Content" ObjectID="_1698740833" r:id="rId1001"/>
        </w:object>
      </w:r>
      <w:r w:rsidR="002B5126" w:rsidRPr="002B5126">
        <w:rPr>
          <w:sz w:val="22"/>
          <w:szCs w:val="22"/>
        </w:rPr>
        <w:t xml:space="preserve"> </w:t>
      </w:r>
      <w:r w:rsidR="00DE735C" w:rsidRPr="00EF6BBE">
        <w:rPr>
          <w:rFonts w:ascii="Times" w:hAnsi="Times"/>
          <w:spacing w:val="-2"/>
          <w:sz w:val="22"/>
          <w:szCs w:val="22"/>
        </w:rPr>
        <w:t>–</w:t>
      </w:r>
      <w:r w:rsidR="00DE735C">
        <w:rPr>
          <w:rFonts w:ascii="Calibri" w:hAnsi="Calibri"/>
          <w:spacing w:val="-2"/>
          <w:sz w:val="22"/>
          <w:szCs w:val="22"/>
        </w:rPr>
        <w:t xml:space="preserve"> </w:t>
      </w:r>
      <w:r w:rsidR="002B5126" w:rsidRPr="007625CE">
        <w:rPr>
          <w:sz w:val="22"/>
          <w:szCs w:val="22"/>
        </w:rPr>
        <w:t>множество работ,</w:t>
      </w:r>
    </w:p>
    <w:p w:rsidR="00DE735C" w:rsidRPr="00DE735C" w:rsidRDefault="00DE735C" w:rsidP="002B5126">
      <w:pPr>
        <w:pStyle w:val="21"/>
        <w:ind w:firstLine="397"/>
        <w:rPr>
          <w:sz w:val="8"/>
          <w:szCs w:val="8"/>
        </w:rPr>
      </w:pPr>
    </w:p>
    <w:p w:rsidR="002B5126" w:rsidRPr="007625CE" w:rsidRDefault="002B5126" w:rsidP="00DE735C">
      <w:pPr>
        <w:pStyle w:val="21"/>
        <w:rPr>
          <w:sz w:val="22"/>
          <w:szCs w:val="22"/>
        </w:rPr>
      </w:pPr>
      <w:r w:rsidRPr="007625CE">
        <w:rPr>
          <w:sz w:val="22"/>
          <w:szCs w:val="22"/>
        </w:rPr>
        <w:t xml:space="preserve">выходящих из  </w:t>
      </w:r>
      <w:r w:rsidRPr="002B5126">
        <w:rPr>
          <w:i/>
          <w:sz w:val="22"/>
          <w:szCs w:val="22"/>
          <w:lang w:val="en-US"/>
        </w:rPr>
        <w:t>i</w:t>
      </w:r>
      <w:r w:rsidRPr="007625CE">
        <w:rPr>
          <w:sz w:val="22"/>
          <w:szCs w:val="22"/>
        </w:rPr>
        <w:t>-события</w:t>
      </w:r>
      <w:r w:rsidRPr="007C7B24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2B5126">
        <w:rPr>
          <w:i/>
          <w:sz w:val="22"/>
          <w:szCs w:val="22"/>
          <w:lang w:val="en-US"/>
        </w:rPr>
        <w:t>t</w:t>
      </w:r>
      <w:r w:rsidRPr="002B5126">
        <w:rPr>
          <w:i/>
          <w:sz w:val="22"/>
          <w:szCs w:val="22"/>
          <w:vertAlign w:val="subscript"/>
        </w:rPr>
        <w:t xml:space="preserve">п </w:t>
      </w:r>
      <w:r w:rsidRPr="002B5126">
        <w:rPr>
          <w:i/>
          <w:sz w:val="22"/>
          <w:szCs w:val="22"/>
        </w:rPr>
        <w:t>(</w:t>
      </w:r>
      <w:r w:rsidRPr="002B5126">
        <w:rPr>
          <w:i/>
          <w:sz w:val="22"/>
          <w:szCs w:val="22"/>
          <w:lang w:val="en-US"/>
        </w:rPr>
        <w:t>j</w:t>
      </w:r>
      <w:r w:rsidRPr="002B5126">
        <w:rPr>
          <w:i/>
          <w:sz w:val="22"/>
          <w:szCs w:val="22"/>
        </w:rPr>
        <w:t>)</w:t>
      </w:r>
      <w:r w:rsidRPr="007625CE">
        <w:rPr>
          <w:sz w:val="22"/>
          <w:szCs w:val="22"/>
        </w:rPr>
        <w:t xml:space="preserve"> – поздний срок свершения конечн</w:t>
      </w:r>
      <w:r w:rsidRPr="007625CE">
        <w:rPr>
          <w:sz w:val="22"/>
          <w:szCs w:val="22"/>
        </w:rPr>
        <w:t>о</w:t>
      </w:r>
      <w:r w:rsidRPr="007625CE">
        <w:rPr>
          <w:sz w:val="22"/>
          <w:szCs w:val="22"/>
        </w:rPr>
        <w:t xml:space="preserve">го события </w:t>
      </w:r>
      <w:r w:rsidR="00DE735C" w:rsidRPr="007C7B24">
        <w:rPr>
          <w:i/>
          <w:sz w:val="22"/>
          <w:szCs w:val="22"/>
        </w:rPr>
        <w:t>(</w:t>
      </w:r>
      <w:r w:rsidR="00DE735C" w:rsidRPr="002B5126">
        <w:rPr>
          <w:i/>
          <w:sz w:val="22"/>
          <w:szCs w:val="22"/>
          <w:lang w:val="en-US"/>
        </w:rPr>
        <w:t>i</w:t>
      </w:r>
      <w:r w:rsidR="00DE735C" w:rsidRPr="007C7B24">
        <w:rPr>
          <w:i/>
          <w:sz w:val="22"/>
          <w:szCs w:val="22"/>
        </w:rPr>
        <w:t>,</w:t>
      </w:r>
      <w:r w:rsidR="00DE735C" w:rsidRPr="002B5126">
        <w:rPr>
          <w:i/>
          <w:sz w:val="22"/>
          <w:szCs w:val="22"/>
        </w:rPr>
        <w:t xml:space="preserve"> </w:t>
      </w:r>
      <w:r w:rsidR="00DE735C" w:rsidRPr="002B5126">
        <w:rPr>
          <w:i/>
          <w:sz w:val="22"/>
          <w:szCs w:val="22"/>
          <w:lang w:val="en-US"/>
        </w:rPr>
        <w:t>j</w:t>
      </w:r>
      <w:r w:rsidR="00DE735C" w:rsidRPr="007C7B24">
        <w:rPr>
          <w:i/>
          <w:sz w:val="22"/>
          <w:szCs w:val="22"/>
        </w:rPr>
        <w:t>)</w:t>
      </w:r>
      <w:r w:rsidRPr="007625CE">
        <w:rPr>
          <w:sz w:val="22"/>
          <w:szCs w:val="22"/>
        </w:rPr>
        <w:t>.</w:t>
      </w:r>
    </w:p>
    <w:p w:rsidR="003F6570" w:rsidRPr="007625CE" w:rsidRDefault="00DE735C" w:rsidP="007625CE">
      <w:pPr>
        <w:pStyle w:val="21"/>
        <w:ind w:firstLine="397"/>
        <w:rPr>
          <w:sz w:val="22"/>
          <w:szCs w:val="22"/>
        </w:rPr>
      </w:pPr>
      <w:r>
        <w:rPr>
          <w:sz w:val="22"/>
          <w:szCs w:val="22"/>
        </w:rPr>
        <w:t xml:space="preserve">Поздний срок </w:t>
      </w:r>
      <w:r w:rsidRPr="002B5126">
        <w:rPr>
          <w:i/>
          <w:sz w:val="22"/>
          <w:szCs w:val="22"/>
          <w:lang w:val="en-US"/>
        </w:rPr>
        <w:t>t</w:t>
      </w:r>
      <w:r w:rsidRPr="002B5126">
        <w:rPr>
          <w:i/>
          <w:sz w:val="22"/>
          <w:szCs w:val="22"/>
          <w:vertAlign w:val="subscript"/>
        </w:rPr>
        <w:t xml:space="preserve">п </w:t>
      </w:r>
      <w:r w:rsidRPr="007C7B24">
        <w:rPr>
          <w:i/>
          <w:sz w:val="22"/>
          <w:szCs w:val="22"/>
        </w:rPr>
        <w:t>(</w:t>
      </w:r>
      <w:r>
        <w:rPr>
          <w:i/>
          <w:sz w:val="22"/>
          <w:szCs w:val="22"/>
          <w:lang w:val="en-US"/>
        </w:rPr>
        <w:t>J</w:t>
      </w:r>
      <w:r w:rsidRPr="007C7B24">
        <w:rPr>
          <w:i/>
          <w:sz w:val="22"/>
          <w:szCs w:val="22"/>
        </w:rPr>
        <w:t>)</w:t>
      </w:r>
      <w:r>
        <w:rPr>
          <w:i/>
          <w:sz w:val="22"/>
          <w:szCs w:val="22"/>
        </w:rPr>
        <w:t xml:space="preserve"> </w:t>
      </w:r>
      <w:r w:rsidR="003F6570" w:rsidRPr="007625CE">
        <w:rPr>
          <w:sz w:val="22"/>
          <w:szCs w:val="22"/>
        </w:rPr>
        <w:t xml:space="preserve">= 0, </w:t>
      </w:r>
      <w:r w:rsidR="003F6570" w:rsidRPr="00DE735C">
        <w:rPr>
          <w:i/>
          <w:sz w:val="22"/>
          <w:szCs w:val="22"/>
          <w:lang w:val="en-US"/>
        </w:rPr>
        <w:t>t</w:t>
      </w:r>
      <w:r w:rsidR="003F6570" w:rsidRPr="00DE735C">
        <w:rPr>
          <w:i/>
          <w:sz w:val="22"/>
          <w:szCs w:val="22"/>
          <w:vertAlign w:val="subscript"/>
        </w:rPr>
        <w:t>п</w:t>
      </w:r>
      <w:r w:rsidRPr="00DE735C">
        <w:rPr>
          <w:i/>
          <w:sz w:val="22"/>
          <w:szCs w:val="22"/>
          <w:vertAlign w:val="subscript"/>
        </w:rPr>
        <w:t xml:space="preserve"> </w:t>
      </w:r>
      <w:r w:rsidR="003F6570" w:rsidRPr="00DE735C">
        <w:rPr>
          <w:i/>
          <w:sz w:val="22"/>
          <w:szCs w:val="22"/>
        </w:rPr>
        <w:t>(</w:t>
      </w:r>
      <w:r w:rsidR="003F6570" w:rsidRPr="00DE735C">
        <w:rPr>
          <w:i/>
          <w:sz w:val="22"/>
          <w:szCs w:val="22"/>
          <w:lang w:val="en-US"/>
        </w:rPr>
        <w:t>S</w:t>
      </w:r>
      <w:r w:rsidR="003F6570" w:rsidRPr="00DE735C">
        <w:rPr>
          <w:i/>
          <w:sz w:val="22"/>
          <w:szCs w:val="22"/>
        </w:rPr>
        <w:t>)</w:t>
      </w:r>
      <w:r w:rsidR="003F6570" w:rsidRPr="007625CE">
        <w:rPr>
          <w:sz w:val="22"/>
          <w:szCs w:val="22"/>
        </w:rPr>
        <w:t xml:space="preserve"> = </w:t>
      </w:r>
      <w:r w:rsidR="003F6570" w:rsidRPr="00DE735C">
        <w:rPr>
          <w:i/>
          <w:sz w:val="22"/>
          <w:szCs w:val="22"/>
          <w:lang w:val="en-US"/>
        </w:rPr>
        <w:t>t</w:t>
      </w:r>
      <w:r w:rsidR="003F6570" w:rsidRPr="00DE735C">
        <w:rPr>
          <w:i/>
          <w:sz w:val="22"/>
          <w:szCs w:val="22"/>
          <w:vertAlign w:val="subscript"/>
          <w:lang w:val="en-US"/>
        </w:rPr>
        <w:t>p</w:t>
      </w:r>
      <w:r w:rsidRPr="00DE735C">
        <w:rPr>
          <w:i/>
          <w:sz w:val="22"/>
          <w:szCs w:val="22"/>
          <w:vertAlign w:val="subscript"/>
        </w:rPr>
        <w:t xml:space="preserve"> </w:t>
      </w:r>
      <w:r w:rsidR="003F6570" w:rsidRPr="00DE735C">
        <w:rPr>
          <w:i/>
          <w:sz w:val="22"/>
          <w:szCs w:val="22"/>
        </w:rPr>
        <w:t>(</w:t>
      </w:r>
      <w:r w:rsidR="003F6570" w:rsidRPr="00DE735C">
        <w:rPr>
          <w:i/>
          <w:sz w:val="22"/>
          <w:szCs w:val="22"/>
          <w:lang w:val="en-US"/>
        </w:rPr>
        <w:t>S</w:t>
      </w:r>
      <w:r w:rsidR="003F6570" w:rsidRPr="00DE735C">
        <w:rPr>
          <w:i/>
          <w:sz w:val="22"/>
          <w:szCs w:val="22"/>
        </w:rPr>
        <w:t>)</w:t>
      </w:r>
      <w:r w:rsidR="003F6570" w:rsidRPr="007625CE">
        <w:rPr>
          <w:sz w:val="22"/>
          <w:szCs w:val="22"/>
        </w:rPr>
        <w:t xml:space="preserve"> = </w:t>
      </w:r>
      <w:r w:rsidR="003F6570" w:rsidRPr="00DE735C">
        <w:rPr>
          <w:i/>
          <w:sz w:val="22"/>
          <w:szCs w:val="22"/>
          <w:lang w:val="en-US"/>
        </w:rPr>
        <w:t>t</w:t>
      </w:r>
      <w:r w:rsidRPr="00DE735C">
        <w:rPr>
          <w:i/>
          <w:sz w:val="22"/>
          <w:szCs w:val="22"/>
          <w:vertAlign w:val="subscript"/>
        </w:rPr>
        <w:t>КР</w:t>
      </w:r>
      <w:r>
        <w:rPr>
          <w:sz w:val="22"/>
          <w:szCs w:val="22"/>
        </w:rPr>
        <w:t>. В нашем примере</w:t>
      </w:r>
      <w:r w:rsidR="003F6570" w:rsidRPr="007625C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  </w:t>
      </w:r>
      <w:r w:rsidR="003F6570" w:rsidRPr="00DE735C">
        <w:rPr>
          <w:i/>
          <w:sz w:val="22"/>
          <w:szCs w:val="22"/>
          <w:lang w:val="en-US"/>
        </w:rPr>
        <w:t>t</w:t>
      </w:r>
      <w:r w:rsidR="003F6570" w:rsidRPr="00DE735C">
        <w:rPr>
          <w:i/>
          <w:sz w:val="22"/>
          <w:szCs w:val="22"/>
          <w:vertAlign w:val="subscript"/>
        </w:rPr>
        <w:t>п</w:t>
      </w:r>
      <w:r>
        <w:rPr>
          <w:sz w:val="22"/>
          <w:szCs w:val="22"/>
          <w:vertAlign w:val="subscript"/>
        </w:rPr>
        <w:t xml:space="preserve"> </w:t>
      </w:r>
      <w:r w:rsidR="003F6570" w:rsidRPr="007625CE">
        <w:rPr>
          <w:sz w:val="22"/>
          <w:szCs w:val="22"/>
        </w:rPr>
        <w:t>(5) = 12.</w:t>
      </w:r>
    </w:p>
    <w:p w:rsidR="00994D21" w:rsidRDefault="00994D21" w:rsidP="00994D21">
      <w:pPr>
        <w:pStyle w:val="21"/>
        <w:ind w:firstLine="397"/>
        <w:rPr>
          <w:sz w:val="22"/>
          <w:szCs w:val="22"/>
        </w:rPr>
      </w:pPr>
      <w:r w:rsidRPr="00994D21">
        <w:rPr>
          <w:sz w:val="22"/>
          <w:szCs w:val="22"/>
        </w:rPr>
        <w:lastRenderedPageBreak/>
        <w:t xml:space="preserve">Чтобы не нарушился критический срок, событие 4 должно произойти по крайней мере на 5 дней раньше события 5, поэтому </w:t>
      </w:r>
      <w:r w:rsidRPr="00994D21">
        <w:rPr>
          <w:position w:val="-12"/>
          <w:sz w:val="22"/>
          <w:szCs w:val="22"/>
        </w:rPr>
        <w:object w:dxaOrig="3180" w:dyaOrig="360">
          <v:shape id="_x0000_i1889" type="#_x0000_t75" style="width:138.4pt;height:15.9pt" o:ole="">
            <v:imagedata r:id="rId1002" o:title=""/>
          </v:shape>
          <o:OLEObject Type="Embed" ProgID="Equation.3" ShapeID="_x0000_i1889" DrawAspect="Content" ObjectID="_1698740834" r:id="rId1003"/>
        </w:object>
      </w:r>
      <w:r w:rsidRPr="00994D21">
        <w:rPr>
          <w:sz w:val="22"/>
          <w:szCs w:val="22"/>
        </w:rPr>
        <w:t xml:space="preserve">. </w:t>
      </w:r>
      <w:r w:rsidRPr="00994D21">
        <w:rPr>
          <w:spacing w:val="-4"/>
          <w:sz w:val="22"/>
          <w:szCs w:val="22"/>
        </w:rPr>
        <w:t xml:space="preserve">Аналогично для события 3: по работе </w:t>
      </w:r>
      <w:r w:rsidRPr="00994D21">
        <w:rPr>
          <w:spacing w:val="-4"/>
          <w:position w:val="-12"/>
          <w:sz w:val="22"/>
          <w:szCs w:val="22"/>
        </w:rPr>
        <w:object w:dxaOrig="3460" w:dyaOrig="360">
          <v:shape id="_x0000_i1890" type="#_x0000_t75" style="width:154.3pt;height:15.9pt" o:ole="">
            <v:imagedata r:id="rId1004" o:title=""/>
          </v:shape>
          <o:OLEObject Type="Embed" ProgID="Equation.3" ShapeID="_x0000_i1890" DrawAspect="Content" ObjectID="_1698740835" r:id="rId1005"/>
        </w:object>
      </w:r>
      <w:r w:rsidRPr="00994D21">
        <w:rPr>
          <w:spacing w:val="-4"/>
          <w:sz w:val="22"/>
          <w:szCs w:val="22"/>
        </w:rPr>
        <w:t xml:space="preserve">; по работе </w:t>
      </w:r>
      <w:r w:rsidRPr="00994D21">
        <w:rPr>
          <w:spacing w:val="-4"/>
          <w:position w:val="-12"/>
          <w:sz w:val="22"/>
          <w:szCs w:val="22"/>
        </w:rPr>
        <w:object w:dxaOrig="2439" w:dyaOrig="360">
          <v:shape id="_x0000_i1891" type="#_x0000_t75" style="width:108.45pt;height:15.9pt" o:ole="">
            <v:imagedata r:id="rId1006" o:title=""/>
          </v:shape>
          <o:OLEObject Type="Embed" ProgID="Equation.3" ShapeID="_x0000_i1891" DrawAspect="Content" ObjectID="_1698740836" r:id="rId1007"/>
        </w:object>
      </w:r>
      <w:r>
        <w:rPr>
          <w:sz w:val="22"/>
          <w:szCs w:val="22"/>
        </w:rPr>
        <w:t xml:space="preserve"> </w:t>
      </w:r>
      <w:r w:rsidRPr="00994D21">
        <w:rPr>
          <w:position w:val="-6"/>
          <w:sz w:val="22"/>
          <w:szCs w:val="22"/>
        </w:rPr>
        <w:object w:dxaOrig="1060" w:dyaOrig="279">
          <v:shape id="_x0000_i1892" type="#_x0000_t75" style="width:48.6pt;height:13.1pt" o:ole="">
            <v:imagedata r:id="rId1008" o:title=""/>
          </v:shape>
          <o:OLEObject Type="Embed" ProgID="Equation.3" ShapeID="_x0000_i1892" DrawAspect="Content" ObjectID="_1698740837" r:id="rId1009"/>
        </w:object>
      </w:r>
      <w:r>
        <w:rPr>
          <w:sz w:val="22"/>
          <w:szCs w:val="22"/>
        </w:rPr>
        <w:t>.</w:t>
      </w:r>
    </w:p>
    <w:p w:rsidR="00994D21" w:rsidRDefault="00994D21" w:rsidP="00994D21">
      <w:pPr>
        <w:pStyle w:val="21"/>
        <w:ind w:firstLine="397"/>
        <w:rPr>
          <w:sz w:val="22"/>
          <w:szCs w:val="22"/>
        </w:rPr>
      </w:pPr>
      <w:r w:rsidRPr="00994D21">
        <w:rPr>
          <w:position w:val="-12"/>
          <w:sz w:val="22"/>
          <w:szCs w:val="22"/>
        </w:rPr>
        <w:object w:dxaOrig="6520" w:dyaOrig="360">
          <v:shape id="_x0000_i1893" type="#_x0000_t75" style="width:295.5pt;height:16.85pt" o:ole="">
            <v:imagedata r:id="rId1010" o:title=""/>
          </v:shape>
          <o:OLEObject Type="Embed" ProgID="Equation.3" ShapeID="_x0000_i1893" DrawAspect="Content" ObjectID="_1698740838" r:id="rId1011"/>
        </w:object>
      </w:r>
    </w:p>
    <w:p w:rsidR="00E46CDB" w:rsidRDefault="00994D21" w:rsidP="00994D21">
      <w:pPr>
        <w:pStyle w:val="21"/>
        <w:ind w:firstLine="397"/>
        <w:rPr>
          <w:spacing w:val="-4"/>
          <w:sz w:val="22"/>
          <w:szCs w:val="22"/>
        </w:rPr>
      </w:pPr>
      <w:r w:rsidRPr="00E46CDB">
        <w:rPr>
          <w:spacing w:val="-4"/>
          <w:sz w:val="22"/>
          <w:szCs w:val="22"/>
        </w:rPr>
        <w:t xml:space="preserve">Разность между поздним и ранним сроками свершения события </w:t>
      </w:r>
      <w:r w:rsidR="00E46CDB" w:rsidRPr="00E46CDB">
        <w:rPr>
          <w:i/>
          <w:spacing w:val="-4"/>
          <w:sz w:val="22"/>
          <w:szCs w:val="22"/>
          <w:lang w:val="en-US"/>
        </w:rPr>
        <w:t>i</w:t>
      </w:r>
      <w:r w:rsidRPr="00E46CDB">
        <w:rPr>
          <w:spacing w:val="-4"/>
          <w:sz w:val="22"/>
          <w:szCs w:val="22"/>
        </w:rPr>
        <w:t xml:space="preserve"> называется </w:t>
      </w:r>
      <w:r w:rsidRPr="00E46CDB">
        <w:rPr>
          <w:b/>
          <w:spacing w:val="-4"/>
          <w:sz w:val="22"/>
          <w:szCs w:val="22"/>
        </w:rPr>
        <w:t>резервом</w:t>
      </w:r>
      <w:r w:rsidR="00E46CDB" w:rsidRPr="00E46CDB">
        <w:rPr>
          <w:spacing w:val="-4"/>
          <w:sz w:val="22"/>
          <w:szCs w:val="22"/>
        </w:rPr>
        <w:t xml:space="preserve"> </w:t>
      </w:r>
      <w:r w:rsidRPr="00E46CDB">
        <w:rPr>
          <w:spacing w:val="-4"/>
          <w:position w:val="-10"/>
          <w:sz w:val="22"/>
          <w:szCs w:val="22"/>
        </w:rPr>
        <w:object w:dxaOrig="480" w:dyaOrig="320">
          <v:shape id="_x0000_i1894" type="#_x0000_t75" style="width:24.3pt;height:15.9pt" o:ole="">
            <v:imagedata r:id="rId1012" o:title=""/>
          </v:shape>
          <o:OLEObject Type="Embed" ProgID="Equation.3" ShapeID="_x0000_i1894" DrawAspect="Content" ObjectID="_1698740839" r:id="rId1013"/>
        </w:object>
      </w:r>
      <w:r w:rsidRPr="00E46CDB">
        <w:rPr>
          <w:spacing w:val="-4"/>
          <w:sz w:val="22"/>
          <w:szCs w:val="22"/>
        </w:rPr>
        <w:t>времени этого события:</w:t>
      </w:r>
    </w:p>
    <w:p w:rsidR="00E46CDB" w:rsidRDefault="00E46CDB" w:rsidP="00994D21">
      <w:pPr>
        <w:pStyle w:val="21"/>
        <w:ind w:firstLine="397"/>
        <w:rPr>
          <w:sz w:val="22"/>
          <w:szCs w:val="22"/>
        </w:rPr>
      </w:pPr>
      <w:r w:rsidRPr="00994D21">
        <w:rPr>
          <w:position w:val="-14"/>
          <w:sz w:val="22"/>
          <w:szCs w:val="22"/>
        </w:rPr>
        <w:object w:dxaOrig="1800" w:dyaOrig="380">
          <v:shape id="_x0000_i1895" type="#_x0000_t75" style="width:85.1pt;height:17.75pt" o:ole="">
            <v:imagedata r:id="rId1014" o:title=""/>
          </v:shape>
          <o:OLEObject Type="Embed" ProgID="Equation.3" ShapeID="_x0000_i1895" DrawAspect="Content" ObjectID="_1698740840" r:id="rId1015"/>
        </w:object>
      </w:r>
    </w:p>
    <w:p w:rsidR="00E46CDB" w:rsidRDefault="00994D21" w:rsidP="00994D21">
      <w:pPr>
        <w:pStyle w:val="21"/>
        <w:ind w:firstLine="397"/>
        <w:rPr>
          <w:sz w:val="22"/>
          <w:szCs w:val="22"/>
        </w:rPr>
      </w:pPr>
      <w:r w:rsidRPr="00E46CDB">
        <w:rPr>
          <w:spacing w:val="-4"/>
          <w:sz w:val="22"/>
          <w:szCs w:val="22"/>
        </w:rPr>
        <w:t>Резерв</w:t>
      </w:r>
      <w:r w:rsidRPr="00994D21">
        <w:rPr>
          <w:sz w:val="22"/>
          <w:szCs w:val="22"/>
        </w:rPr>
        <w:t xml:space="preserve"> </w:t>
      </w:r>
      <w:r w:rsidR="00E46CDB" w:rsidRPr="00E46CDB">
        <w:rPr>
          <w:position w:val="-10"/>
          <w:sz w:val="22"/>
          <w:szCs w:val="22"/>
        </w:rPr>
        <w:object w:dxaOrig="480" w:dyaOrig="320">
          <v:shape id="_x0000_i1896" type="#_x0000_t75" style="width:24.3pt;height:15.9pt" o:ole="">
            <v:imagedata r:id="rId1016" o:title=""/>
          </v:shape>
          <o:OLEObject Type="Embed" ProgID="Equation.3" ShapeID="_x0000_i1896" DrawAspect="Content" ObjectID="_1698740841" r:id="rId1017"/>
        </w:object>
      </w:r>
      <w:r w:rsidRPr="00994D21">
        <w:rPr>
          <w:sz w:val="22"/>
          <w:szCs w:val="22"/>
        </w:rPr>
        <w:t xml:space="preserve"> </w:t>
      </w:r>
      <w:r w:rsidR="00E46CDB" w:rsidRPr="007625CE">
        <w:rPr>
          <w:sz w:val="22"/>
          <w:szCs w:val="22"/>
        </w:rPr>
        <w:t>–</w:t>
      </w:r>
      <w:r w:rsidRPr="00994D21">
        <w:rPr>
          <w:sz w:val="22"/>
          <w:szCs w:val="22"/>
        </w:rPr>
        <w:t xml:space="preserve"> показывает, на какой предельно допустимый срок может задержаться свершение события </w:t>
      </w:r>
      <w:r w:rsidR="00E46CDB">
        <w:rPr>
          <w:i/>
          <w:sz w:val="22"/>
          <w:szCs w:val="22"/>
          <w:lang w:val="en-US"/>
        </w:rPr>
        <w:t>i</w:t>
      </w:r>
      <w:r w:rsidR="00E46CDB" w:rsidRPr="007C7B24">
        <w:rPr>
          <w:i/>
          <w:sz w:val="22"/>
          <w:szCs w:val="22"/>
        </w:rPr>
        <w:t xml:space="preserve"> </w:t>
      </w:r>
      <w:r w:rsidRPr="00994D21">
        <w:rPr>
          <w:sz w:val="22"/>
          <w:szCs w:val="22"/>
        </w:rPr>
        <w:t>без изменения срока работы всего комплекса.</w:t>
      </w:r>
    </w:p>
    <w:p w:rsidR="00E46CDB" w:rsidRDefault="00994D21" w:rsidP="00994D21">
      <w:pPr>
        <w:pStyle w:val="21"/>
        <w:ind w:firstLine="397"/>
        <w:rPr>
          <w:sz w:val="22"/>
          <w:szCs w:val="22"/>
        </w:rPr>
      </w:pPr>
      <w:r w:rsidRPr="00994D21">
        <w:rPr>
          <w:sz w:val="22"/>
          <w:szCs w:val="22"/>
        </w:rPr>
        <w:t>У критических событий ранние и поздние сроки свершения равны, так как резерв времени у них равен 0.</w:t>
      </w:r>
    </w:p>
    <w:p w:rsidR="00E46CDB" w:rsidRDefault="00994D21" w:rsidP="00994D21">
      <w:pPr>
        <w:pStyle w:val="21"/>
        <w:ind w:firstLine="397"/>
        <w:rPr>
          <w:sz w:val="22"/>
          <w:szCs w:val="22"/>
        </w:rPr>
      </w:pPr>
      <w:r w:rsidRPr="00E46CDB">
        <w:rPr>
          <w:b/>
          <w:sz w:val="22"/>
          <w:szCs w:val="22"/>
        </w:rPr>
        <w:t>Полный резерв времени</w:t>
      </w:r>
      <w:r w:rsidRPr="00994D21">
        <w:rPr>
          <w:sz w:val="22"/>
          <w:szCs w:val="22"/>
        </w:rPr>
        <w:t xml:space="preserve"> </w:t>
      </w:r>
      <w:r w:rsidR="00E46CDB" w:rsidRPr="00E46CDB">
        <w:rPr>
          <w:position w:val="-12"/>
          <w:sz w:val="22"/>
          <w:szCs w:val="22"/>
        </w:rPr>
        <w:object w:dxaOrig="760" w:dyaOrig="360">
          <v:shape id="_x0000_i1897" type="#_x0000_t75" style="width:38.35pt;height:17.75pt" o:ole="">
            <v:imagedata r:id="rId1018" o:title=""/>
          </v:shape>
          <o:OLEObject Type="Embed" ProgID="Equation.3" ShapeID="_x0000_i1897" DrawAspect="Content" ObjectID="_1698740842" r:id="rId1019"/>
        </w:object>
      </w:r>
      <w:r w:rsidRPr="00994D21">
        <w:rPr>
          <w:sz w:val="22"/>
          <w:szCs w:val="22"/>
        </w:rPr>
        <w:t xml:space="preserve"> </w:t>
      </w:r>
      <w:r w:rsidR="00E46CDB" w:rsidRPr="007625CE">
        <w:rPr>
          <w:sz w:val="22"/>
          <w:szCs w:val="22"/>
        </w:rPr>
        <w:t>–</w:t>
      </w:r>
      <w:r w:rsidRPr="00994D21">
        <w:rPr>
          <w:sz w:val="22"/>
          <w:szCs w:val="22"/>
        </w:rPr>
        <w:t xml:space="preserve"> это max количество вр</w:t>
      </w:r>
      <w:r w:rsidRPr="00994D21">
        <w:rPr>
          <w:sz w:val="22"/>
          <w:szCs w:val="22"/>
        </w:rPr>
        <w:t>е</w:t>
      </w:r>
      <w:r w:rsidRPr="00994D21">
        <w:rPr>
          <w:sz w:val="22"/>
          <w:szCs w:val="22"/>
        </w:rPr>
        <w:t>мени, на которое можно задержать начало работы или увеличить её продолжительность, не нарушая критический срок:</w:t>
      </w:r>
    </w:p>
    <w:p w:rsidR="00E46CDB" w:rsidRDefault="00E46CDB" w:rsidP="00994D21">
      <w:pPr>
        <w:pStyle w:val="21"/>
        <w:ind w:firstLine="397"/>
        <w:rPr>
          <w:sz w:val="22"/>
          <w:szCs w:val="22"/>
        </w:rPr>
      </w:pPr>
      <w:r w:rsidRPr="00E46CDB">
        <w:rPr>
          <w:position w:val="-14"/>
          <w:sz w:val="22"/>
          <w:szCs w:val="22"/>
        </w:rPr>
        <w:object w:dxaOrig="2880" w:dyaOrig="380">
          <v:shape id="_x0000_i1898" type="#_x0000_t75" style="width:2in;height:18.7pt" o:ole="">
            <v:imagedata r:id="rId1020" o:title=""/>
          </v:shape>
          <o:OLEObject Type="Embed" ProgID="Equation.3" ShapeID="_x0000_i1898" DrawAspect="Content" ObjectID="_1698740843" r:id="rId1021"/>
        </w:object>
      </w:r>
    </w:p>
    <w:p w:rsidR="00994D21" w:rsidRPr="007C7B24" w:rsidRDefault="00994D21" w:rsidP="00E46CDB">
      <w:pPr>
        <w:pStyle w:val="21"/>
        <w:ind w:firstLine="397"/>
        <w:rPr>
          <w:sz w:val="22"/>
          <w:szCs w:val="22"/>
        </w:rPr>
      </w:pPr>
      <w:r w:rsidRPr="00994D21">
        <w:rPr>
          <w:sz w:val="22"/>
          <w:szCs w:val="22"/>
        </w:rPr>
        <w:t>Существуют различные способы расчета временных параме</w:t>
      </w:r>
      <w:r w:rsidRPr="00994D21">
        <w:rPr>
          <w:sz w:val="22"/>
          <w:szCs w:val="22"/>
        </w:rPr>
        <w:t>т</w:t>
      </w:r>
      <w:r w:rsidRPr="00994D21">
        <w:rPr>
          <w:sz w:val="22"/>
          <w:szCs w:val="22"/>
        </w:rPr>
        <w:t xml:space="preserve">ров сети. </w:t>
      </w:r>
      <w:r w:rsidR="003263DB">
        <w:rPr>
          <w:sz w:val="22"/>
          <w:szCs w:val="22"/>
        </w:rPr>
        <w:t>Р</w:t>
      </w:r>
      <w:r w:rsidRPr="00994D21">
        <w:rPr>
          <w:sz w:val="22"/>
          <w:szCs w:val="22"/>
        </w:rPr>
        <w:t xml:space="preserve">ассмотрим способ подсчета непосредственно на сети и разберем его на примере </w:t>
      </w:r>
      <w:r w:rsidR="004B1955">
        <w:rPr>
          <w:sz w:val="22"/>
          <w:szCs w:val="22"/>
        </w:rPr>
        <w:t>31</w:t>
      </w:r>
      <w:r w:rsidR="00964659">
        <w:rPr>
          <w:sz w:val="22"/>
          <w:szCs w:val="22"/>
        </w:rPr>
        <w:t>.</w:t>
      </w:r>
      <w:r w:rsidRPr="00994D21">
        <w:rPr>
          <w:sz w:val="22"/>
          <w:szCs w:val="22"/>
        </w:rPr>
        <w:t xml:space="preserve"> </w:t>
      </w:r>
      <w:r w:rsidR="00964659">
        <w:rPr>
          <w:sz w:val="22"/>
          <w:szCs w:val="22"/>
        </w:rPr>
        <w:t>К</w:t>
      </w:r>
      <w:r w:rsidRPr="00994D21">
        <w:rPr>
          <w:sz w:val="22"/>
          <w:szCs w:val="22"/>
        </w:rPr>
        <w:t>аждое событие изобразим кружком и разделим диаметрами на че</w:t>
      </w:r>
      <w:r w:rsidR="00B85E84">
        <w:rPr>
          <w:sz w:val="22"/>
          <w:szCs w:val="22"/>
        </w:rPr>
        <w:t>тыре сектора (рис. 2</w:t>
      </w:r>
      <w:r w:rsidR="004B1955">
        <w:rPr>
          <w:sz w:val="22"/>
          <w:szCs w:val="22"/>
        </w:rPr>
        <w:t>0</w:t>
      </w:r>
      <w:r w:rsidRPr="00994D21">
        <w:rPr>
          <w:sz w:val="22"/>
          <w:szCs w:val="22"/>
        </w:rPr>
        <w:t xml:space="preserve"> и</w:t>
      </w:r>
      <w:r w:rsidR="00B85E84">
        <w:rPr>
          <w:sz w:val="22"/>
          <w:szCs w:val="22"/>
        </w:rPr>
        <w:t xml:space="preserve"> 2</w:t>
      </w:r>
      <w:r w:rsidR="004B1955">
        <w:rPr>
          <w:sz w:val="22"/>
          <w:szCs w:val="22"/>
        </w:rPr>
        <w:t>1</w:t>
      </w:r>
      <w:r w:rsidRPr="00994D21">
        <w:rPr>
          <w:sz w:val="22"/>
          <w:szCs w:val="22"/>
        </w:rPr>
        <w:t>)</w:t>
      </w:r>
      <w:r w:rsidR="00E46CDB">
        <w:rPr>
          <w:sz w:val="22"/>
          <w:szCs w:val="22"/>
        </w:rPr>
        <w:t>: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3906"/>
      </w:tblGrid>
      <w:tr w:rsidR="00E46CDB" w:rsidRPr="00470F3F">
        <w:trPr>
          <w:trHeight w:val="2703"/>
        </w:trPr>
        <w:tc>
          <w:tcPr>
            <w:tcW w:w="2552" w:type="dxa"/>
          </w:tcPr>
          <w:p w:rsidR="00E46CDB" w:rsidRPr="00470F3F" w:rsidRDefault="00C83E51" w:rsidP="00E46CDB">
            <w:pPr>
              <w:pStyle w:val="21"/>
              <w:rPr>
                <w:sz w:val="22"/>
                <w:szCs w:val="22"/>
              </w:rPr>
            </w:pPr>
            <w:r>
              <w:pict>
                <v:shape id="Рисунок 15" o:spid="_x0000_i1899" type="#_x0000_t75" style="width:116.9pt;height:119.7pt;visibility:visible">
                  <v:imagedata r:id="rId1022" o:title="" cropleft="5461f" cropright="7054f"/>
                </v:shape>
              </w:pict>
            </w:r>
          </w:p>
          <w:p w:rsidR="00E46CDB" w:rsidRPr="00470F3F" w:rsidRDefault="00B85E84" w:rsidP="004B195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Рис. </w:t>
            </w:r>
            <w:r w:rsidR="004B1955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3906" w:type="dxa"/>
          </w:tcPr>
          <w:p w:rsidR="00E46CDB" w:rsidRPr="00470F3F" w:rsidRDefault="00E46CDB" w:rsidP="00470F3F">
            <w:pPr>
              <w:pStyle w:val="21"/>
              <w:ind w:firstLine="397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 xml:space="preserve">1) В верхнем секторе – запишем номер </w:t>
            </w:r>
            <w:r w:rsidRPr="00470F3F">
              <w:rPr>
                <w:position w:val="-10"/>
                <w:sz w:val="22"/>
                <w:szCs w:val="22"/>
              </w:rPr>
              <w:object w:dxaOrig="499" w:dyaOrig="320">
                <v:shape id="_x0000_i1900" type="#_x0000_t75" style="width:24.3pt;height:15.9pt" o:ole="">
                  <v:imagedata r:id="rId1023" o:title=""/>
                </v:shape>
                <o:OLEObject Type="Embed" ProgID="Equation.3" ShapeID="_x0000_i1900" DrawAspect="Content" ObjectID="_1698740844" r:id="rId1024"/>
              </w:object>
            </w:r>
            <w:r w:rsidRPr="00470F3F">
              <w:rPr>
                <w:sz w:val="22"/>
                <w:szCs w:val="22"/>
              </w:rPr>
              <w:t xml:space="preserve"> события </w:t>
            </w:r>
            <w:r w:rsidRPr="00470F3F">
              <w:rPr>
                <w:i/>
                <w:sz w:val="22"/>
                <w:szCs w:val="22"/>
                <w:lang w:val="en-US"/>
              </w:rPr>
              <w:t>i</w:t>
            </w:r>
            <w:r w:rsidRPr="00470F3F">
              <w:rPr>
                <w:sz w:val="22"/>
                <w:szCs w:val="22"/>
              </w:rPr>
              <w:t>;</w:t>
            </w:r>
          </w:p>
          <w:p w:rsidR="00E46CDB" w:rsidRPr="00470F3F" w:rsidRDefault="00E46CDB" w:rsidP="00470F3F">
            <w:pPr>
              <w:pStyle w:val="21"/>
              <w:ind w:firstLine="397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 xml:space="preserve">2) В левом по мере вычисления будем записывать </w:t>
            </w:r>
            <w:r w:rsidRPr="00470F3F">
              <w:rPr>
                <w:position w:val="-14"/>
                <w:sz w:val="22"/>
                <w:szCs w:val="22"/>
              </w:rPr>
              <w:object w:dxaOrig="480" w:dyaOrig="380">
                <v:shape id="_x0000_i1901" type="#_x0000_t75" style="width:24.3pt;height:18.7pt" o:ole="">
                  <v:imagedata r:id="rId1025" o:title=""/>
                </v:shape>
                <o:OLEObject Type="Embed" ProgID="Equation.3" ShapeID="_x0000_i1901" DrawAspect="Content" ObjectID="_1698740845" r:id="rId1026"/>
              </w:object>
            </w:r>
            <w:r w:rsidRPr="00470F3F">
              <w:rPr>
                <w:sz w:val="22"/>
                <w:szCs w:val="22"/>
              </w:rPr>
              <w:t xml:space="preserve"> - ранний срок свершения события </w:t>
            </w:r>
            <w:r w:rsidRPr="00470F3F">
              <w:rPr>
                <w:i/>
                <w:sz w:val="22"/>
                <w:szCs w:val="22"/>
                <w:lang w:val="en-US"/>
              </w:rPr>
              <w:t>i</w:t>
            </w:r>
            <w:r w:rsidRPr="00470F3F">
              <w:rPr>
                <w:sz w:val="22"/>
                <w:szCs w:val="22"/>
              </w:rPr>
              <w:t>;</w:t>
            </w:r>
          </w:p>
          <w:p w:rsidR="00E46CDB" w:rsidRPr="00470F3F" w:rsidRDefault="00E46CDB" w:rsidP="00470F3F">
            <w:pPr>
              <w:pStyle w:val="21"/>
              <w:ind w:firstLine="397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 xml:space="preserve">3) В правом секторе запишем поздний срок </w:t>
            </w:r>
            <w:r w:rsidRPr="00470F3F">
              <w:rPr>
                <w:position w:val="-12"/>
                <w:sz w:val="22"/>
                <w:szCs w:val="22"/>
              </w:rPr>
              <w:object w:dxaOrig="480" w:dyaOrig="360">
                <v:shape id="_x0000_i1902" type="#_x0000_t75" style="width:24.3pt;height:17.75pt" o:ole="">
                  <v:imagedata r:id="rId1027" o:title=""/>
                </v:shape>
                <o:OLEObject Type="Embed" ProgID="Equation.3" ShapeID="_x0000_i1902" DrawAspect="Content" ObjectID="_1698740846" r:id="rId1028"/>
              </w:object>
            </w:r>
            <w:r w:rsidRPr="00470F3F">
              <w:rPr>
                <w:sz w:val="22"/>
                <w:szCs w:val="22"/>
              </w:rPr>
              <w:t xml:space="preserve">события </w:t>
            </w:r>
            <w:r w:rsidRPr="00470F3F">
              <w:rPr>
                <w:i/>
                <w:sz w:val="22"/>
                <w:szCs w:val="22"/>
                <w:lang w:val="en-US"/>
              </w:rPr>
              <w:t>i</w:t>
            </w:r>
            <w:r w:rsidRPr="00470F3F">
              <w:rPr>
                <w:sz w:val="22"/>
                <w:szCs w:val="22"/>
              </w:rPr>
              <w:t>;</w:t>
            </w:r>
          </w:p>
          <w:p w:rsidR="00E46CDB" w:rsidRPr="007C7B24" w:rsidRDefault="00E46CDB" w:rsidP="00470F3F">
            <w:pPr>
              <w:pStyle w:val="21"/>
              <w:ind w:firstLine="397"/>
              <w:rPr>
                <w:sz w:val="22"/>
                <w:szCs w:val="22"/>
              </w:rPr>
            </w:pPr>
            <w:r w:rsidRPr="00470F3F">
              <w:rPr>
                <w:sz w:val="22"/>
                <w:szCs w:val="22"/>
              </w:rPr>
              <w:t>4) В нижнем секторе запишем р</w:t>
            </w:r>
            <w:r w:rsidRPr="00470F3F">
              <w:rPr>
                <w:sz w:val="22"/>
                <w:szCs w:val="22"/>
              </w:rPr>
              <w:t>е</w:t>
            </w:r>
            <w:r w:rsidRPr="00470F3F">
              <w:rPr>
                <w:sz w:val="22"/>
                <w:szCs w:val="22"/>
              </w:rPr>
              <w:t xml:space="preserve">зерв времени </w:t>
            </w:r>
            <w:r w:rsidRPr="00470F3F">
              <w:rPr>
                <w:position w:val="-10"/>
                <w:sz w:val="22"/>
                <w:szCs w:val="22"/>
              </w:rPr>
              <w:object w:dxaOrig="480" w:dyaOrig="320">
                <v:shape id="_x0000_i1903" type="#_x0000_t75" style="width:24.3pt;height:15.9pt" o:ole="">
                  <v:imagedata r:id="rId1029" o:title=""/>
                </v:shape>
                <o:OLEObject Type="Embed" ProgID="Equation.3" ShapeID="_x0000_i1903" DrawAspect="Content" ObjectID="_1698740847" r:id="rId1030"/>
              </w:object>
            </w:r>
            <w:r w:rsidRPr="00470F3F">
              <w:rPr>
                <w:sz w:val="22"/>
                <w:szCs w:val="22"/>
              </w:rPr>
              <w:t xml:space="preserve">события </w:t>
            </w:r>
            <w:r w:rsidRPr="00470F3F">
              <w:rPr>
                <w:i/>
                <w:sz w:val="22"/>
                <w:szCs w:val="22"/>
                <w:lang w:val="en-US"/>
              </w:rPr>
              <w:t>i</w:t>
            </w:r>
            <w:r w:rsidRPr="00470F3F">
              <w:rPr>
                <w:sz w:val="22"/>
                <w:szCs w:val="22"/>
              </w:rPr>
              <w:t>.</w:t>
            </w:r>
          </w:p>
        </w:tc>
      </w:tr>
    </w:tbl>
    <w:p w:rsidR="00E46CDB" w:rsidRDefault="00E46CDB" w:rsidP="00E46CDB">
      <w:pPr>
        <w:pStyle w:val="21"/>
        <w:rPr>
          <w:sz w:val="22"/>
          <w:szCs w:val="22"/>
        </w:rPr>
      </w:pPr>
    </w:p>
    <w:p w:rsidR="003263DB" w:rsidRDefault="003263DB" w:rsidP="00E46CDB">
      <w:pPr>
        <w:pStyle w:val="21"/>
        <w:rPr>
          <w:sz w:val="22"/>
          <w:szCs w:val="22"/>
        </w:rPr>
      </w:pPr>
    </w:p>
    <w:p w:rsidR="003263DB" w:rsidRDefault="004B1955" w:rsidP="003263DB">
      <w:pPr>
        <w:pStyle w:val="21"/>
        <w:ind w:firstLine="397"/>
        <w:rPr>
          <w:sz w:val="22"/>
          <w:szCs w:val="22"/>
        </w:rPr>
      </w:pPr>
      <w:r>
        <w:rPr>
          <w:i/>
          <w:sz w:val="22"/>
          <w:szCs w:val="22"/>
        </w:rPr>
        <w:lastRenderedPageBreak/>
        <w:t>Пример 31</w:t>
      </w:r>
      <w:r w:rsidR="003263DB" w:rsidRPr="003263DB">
        <w:rPr>
          <w:i/>
          <w:sz w:val="22"/>
          <w:szCs w:val="22"/>
        </w:rPr>
        <w:t>.</w:t>
      </w:r>
      <w:r w:rsidR="003263DB">
        <w:rPr>
          <w:sz w:val="22"/>
          <w:szCs w:val="22"/>
        </w:rPr>
        <w:t xml:space="preserve"> На основе данных примера 2</w:t>
      </w:r>
      <w:r>
        <w:rPr>
          <w:sz w:val="22"/>
          <w:szCs w:val="22"/>
        </w:rPr>
        <w:t>9</w:t>
      </w:r>
      <w:r w:rsidR="003263DB">
        <w:rPr>
          <w:sz w:val="22"/>
          <w:szCs w:val="22"/>
        </w:rPr>
        <w:t xml:space="preserve"> рассчитать време</w:t>
      </w:r>
      <w:r w:rsidR="003263DB">
        <w:rPr>
          <w:sz w:val="22"/>
          <w:szCs w:val="22"/>
        </w:rPr>
        <w:t>н</w:t>
      </w:r>
      <w:r w:rsidR="003263DB">
        <w:rPr>
          <w:sz w:val="22"/>
          <w:szCs w:val="22"/>
        </w:rPr>
        <w:t>ные параметры сети.</w:t>
      </w:r>
    </w:p>
    <w:p w:rsidR="00964659" w:rsidRDefault="00964659" w:rsidP="00964659">
      <w:pPr>
        <w:pStyle w:val="21"/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Решение.</w:t>
      </w:r>
    </w:p>
    <w:p w:rsidR="00964659" w:rsidRDefault="00964659" w:rsidP="00964659">
      <w:pPr>
        <w:pStyle w:val="21"/>
        <w:ind w:firstLine="397"/>
        <w:rPr>
          <w:sz w:val="22"/>
          <w:szCs w:val="22"/>
        </w:rPr>
      </w:pPr>
      <w:r w:rsidRPr="00994D21">
        <w:rPr>
          <w:sz w:val="22"/>
          <w:szCs w:val="22"/>
        </w:rPr>
        <w:t>Работы проводят (вычисляют) в 4 этапа</w:t>
      </w:r>
      <w:r>
        <w:rPr>
          <w:sz w:val="22"/>
          <w:szCs w:val="22"/>
        </w:rPr>
        <w:t>,</w:t>
      </w:r>
      <w:r w:rsidRPr="00994D21">
        <w:rPr>
          <w:sz w:val="22"/>
          <w:szCs w:val="22"/>
        </w:rPr>
        <w:t xml:space="preserve"> а именно</w:t>
      </w:r>
      <w:r>
        <w:rPr>
          <w:sz w:val="22"/>
          <w:szCs w:val="22"/>
        </w:rPr>
        <w:t>,</w:t>
      </w:r>
      <w:r w:rsidRPr="00994D21">
        <w:rPr>
          <w:sz w:val="22"/>
          <w:szCs w:val="22"/>
        </w:rPr>
        <w:t xml:space="preserve"> вычисляют 1) </w:t>
      </w:r>
      <w:r w:rsidRPr="00E46CDB">
        <w:rPr>
          <w:position w:val="-14"/>
          <w:sz w:val="22"/>
          <w:szCs w:val="22"/>
        </w:rPr>
        <w:object w:dxaOrig="540" w:dyaOrig="380">
          <v:shape id="_x0000_i1904" type="#_x0000_t75" style="width:27.1pt;height:18.7pt" o:ole="">
            <v:imagedata r:id="rId1031" o:title=""/>
          </v:shape>
          <o:OLEObject Type="Embed" ProgID="Equation.3" ShapeID="_x0000_i1904" DrawAspect="Content" ObjectID="_1698740848" r:id="rId1032"/>
        </w:object>
      </w:r>
      <w:r w:rsidRPr="00994D21">
        <w:rPr>
          <w:sz w:val="22"/>
          <w:szCs w:val="22"/>
        </w:rPr>
        <w:t xml:space="preserve"> 2) </w:t>
      </w:r>
      <w:r w:rsidRPr="00E46CDB">
        <w:rPr>
          <w:position w:val="-12"/>
          <w:sz w:val="22"/>
          <w:szCs w:val="22"/>
        </w:rPr>
        <w:object w:dxaOrig="540" w:dyaOrig="360">
          <v:shape id="_x0000_i1905" type="#_x0000_t75" style="width:27.1pt;height:17.75pt" o:ole="">
            <v:imagedata r:id="rId1033" o:title=""/>
          </v:shape>
          <o:OLEObject Type="Embed" ProgID="Equation.3" ShapeID="_x0000_i1905" DrawAspect="Content" ObjectID="_1698740849" r:id="rId1034"/>
        </w:object>
      </w:r>
      <w:r w:rsidRPr="00994D21">
        <w:rPr>
          <w:sz w:val="22"/>
          <w:szCs w:val="22"/>
        </w:rPr>
        <w:t xml:space="preserve"> 3)</w:t>
      </w:r>
      <w:r w:rsidRPr="00E46CDB">
        <w:rPr>
          <w:position w:val="-12"/>
          <w:sz w:val="22"/>
          <w:szCs w:val="22"/>
        </w:rPr>
        <w:object w:dxaOrig="340" w:dyaOrig="360">
          <v:shape id="_x0000_i1906" type="#_x0000_t75" style="width:17.75pt;height:17.75pt" o:ole="">
            <v:imagedata r:id="rId1035" o:title=""/>
          </v:shape>
          <o:OLEObject Type="Embed" ProgID="Equation.3" ShapeID="_x0000_i1906" DrawAspect="Content" ObjectID="_1698740850" r:id="rId1036"/>
        </w:object>
      </w:r>
      <w:r w:rsidRPr="00994D21">
        <w:rPr>
          <w:sz w:val="22"/>
          <w:szCs w:val="22"/>
        </w:rPr>
        <w:t xml:space="preserve"> 4) критический путь.</w:t>
      </w:r>
    </w:p>
    <w:p w:rsidR="00E55D1A" w:rsidRPr="007C7B24" w:rsidRDefault="00994D21" w:rsidP="00E55D1A">
      <w:pPr>
        <w:pStyle w:val="21"/>
        <w:ind w:firstLine="397"/>
        <w:rPr>
          <w:sz w:val="22"/>
          <w:szCs w:val="22"/>
        </w:rPr>
      </w:pPr>
      <w:r w:rsidRPr="00E55D1A">
        <w:rPr>
          <w:b/>
          <w:sz w:val="22"/>
          <w:szCs w:val="22"/>
        </w:rPr>
        <w:t>1 этап.</w:t>
      </w:r>
      <w:r w:rsidRPr="00994D21">
        <w:rPr>
          <w:sz w:val="22"/>
          <w:szCs w:val="22"/>
        </w:rPr>
        <w:t xml:space="preserve"> При вычислении </w:t>
      </w:r>
      <w:r w:rsidR="00E46CDB" w:rsidRPr="00E46CDB">
        <w:rPr>
          <w:position w:val="-14"/>
          <w:sz w:val="22"/>
          <w:szCs w:val="22"/>
        </w:rPr>
        <w:object w:dxaOrig="480" w:dyaOrig="380">
          <v:shape id="_x0000_i1907" type="#_x0000_t75" style="width:24.3pt;height:18.7pt" o:ole="">
            <v:imagedata r:id="rId1037" o:title=""/>
          </v:shape>
          <o:OLEObject Type="Embed" ProgID="Equation.3" ShapeID="_x0000_i1907" DrawAspect="Content" ObjectID="_1698740851" r:id="rId1038"/>
        </w:object>
      </w:r>
      <w:r w:rsidRPr="00994D21">
        <w:rPr>
          <w:sz w:val="22"/>
          <w:szCs w:val="22"/>
        </w:rPr>
        <w:t xml:space="preserve"> перемещаются по сети от соб</w:t>
      </w:r>
      <w:r w:rsidRPr="00994D21">
        <w:rPr>
          <w:sz w:val="22"/>
          <w:szCs w:val="22"/>
        </w:rPr>
        <w:t>ы</w:t>
      </w:r>
      <w:r w:rsidRPr="00994D21">
        <w:rPr>
          <w:sz w:val="22"/>
          <w:szCs w:val="22"/>
        </w:rPr>
        <w:t>тия</w:t>
      </w:r>
      <w:r w:rsidR="00E55D1A">
        <w:rPr>
          <w:sz w:val="22"/>
          <w:szCs w:val="22"/>
        </w:rPr>
        <w:t xml:space="preserve"> </w:t>
      </w:r>
      <w:r w:rsidR="00E55D1A">
        <w:rPr>
          <w:i/>
          <w:sz w:val="22"/>
          <w:szCs w:val="22"/>
          <w:lang w:val="en-US"/>
        </w:rPr>
        <w:t>J</w:t>
      </w:r>
      <w:r w:rsidRPr="00994D21">
        <w:rPr>
          <w:sz w:val="22"/>
          <w:szCs w:val="22"/>
        </w:rPr>
        <w:t xml:space="preserve"> </w:t>
      </w:r>
      <w:r w:rsidR="00E55D1A" w:rsidRPr="007C7B24">
        <w:rPr>
          <w:sz w:val="22"/>
          <w:szCs w:val="22"/>
        </w:rPr>
        <w:t xml:space="preserve"> </w:t>
      </w:r>
      <w:r w:rsidR="00E55D1A">
        <w:rPr>
          <w:sz w:val="22"/>
          <w:szCs w:val="22"/>
        </w:rPr>
        <w:t>к</w:t>
      </w:r>
      <w:r w:rsidR="00E55D1A" w:rsidRPr="007C7B24">
        <w:rPr>
          <w:sz w:val="22"/>
          <w:szCs w:val="22"/>
        </w:rPr>
        <w:t xml:space="preserve"> </w:t>
      </w:r>
      <w:r w:rsidRPr="00994D21">
        <w:rPr>
          <w:sz w:val="22"/>
          <w:szCs w:val="22"/>
        </w:rPr>
        <w:t xml:space="preserve">событию </w:t>
      </w:r>
      <w:r w:rsidR="00E55D1A">
        <w:rPr>
          <w:i/>
          <w:sz w:val="22"/>
          <w:szCs w:val="22"/>
          <w:lang w:val="en-US"/>
        </w:rPr>
        <w:t>S</w:t>
      </w:r>
      <w:r w:rsidRPr="00994D21">
        <w:rPr>
          <w:sz w:val="22"/>
          <w:szCs w:val="22"/>
        </w:rPr>
        <w:t xml:space="preserve"> в порядке возрастания номеров:</w:t>
      </w:r>
      <w:r w:rsidR="00E55D1A" w:rsidRPr="007C7B24">
        <w:rPr>
          <w:sz w:val="22"/>
          <w:szCs w:val="22"/>
        </w:rPr>
        <w:t xml:space="preserve"> </w:t>
      </w:r>
      <w:r w:rsidR="00E55D1A">
        <w:rPr>
          <w:sz w:val="22"/>
          <w:szCs w:val="22"/>
        </w:rPr>
        <w:t>событие 1 =</w:t>
      </w:r>
      <w:r w:rsidR="00E55D1A">
        <w:rPr>
          <w:rFonts w:cs="Times New Roman"/>
          <w:sz w:val="22"/>
          <w:szCs w:val="22"/>
        </w:rPr>
        <w:t xml:space="preserve">&gt; </w:t>
      </w:r>
      <w:r w:rsidR="00E55D1A" w:rsidRPr="00E55D1A">
        <w:rPr>
          <w:position w:val="-14"/>
          <w:sz w:val="22"/>
          <w:szCs w:val="22"/>
        </w:rPr>
        <w:object w:dxaOrig="859" w:dyaOrig="380">
          <v:shape id="_x0000_i1908" type="#_x0000_t75" style="width:43pt;height:18.7pt" o:ole="">
            <v:imagedata r:id="rId1039" o:title=""/>
          </v:shape>
          <o:OLEObject Type="Embed" ProgID="Equation.3" ShapeID="_x0000_i1908" DrawAspect="Content" ObjectID="_1698740852" r:id="rId1040"/>
        </w:object>
      </w:r>
      <w:r w:rsidR="00E55D1A">
        <w:rPr>
          <w:sz w:val="22"/>
          <w:szCs w:val="22"/>
        </w:rPr>
        <w:t>=</w:t>
      </w:r>
      <w:r w:rsidR="00E55D1A">
        <w:rPr>
          <w:rFonts w:cs="Times New Roman"/>
          <w:sz w:val="22"/>
          <w:szCs w:val="22"/>
        </w:rPr>
        <w:t>&gt;</w:t>
      </w:r>
      <w:r w:rsidRPr="00994D21">
        <w:rPr>
          <w:sz w:val="22"/>
          <w:szCs w:val="22"/>
        </w:rPr>
        <w:t xml:space="preserve"> в левом секторе кружка 1 записываем 0.</w:t>
      </w:r>
      <w:r w:rsidR="00E55D1A">
        <w:rPr>
          <w:sz w:val="22"/>
          <w:szCs w:val="22"/>
        </w:rPr>
        <w:t xml:space="preserve"> Событие 2 =</w:t>
      </w:r>
      <w:r w:rsidR="00E55D1A">
        <w:rPr>
          <w:rFonts w:cs="Times New Roman"/>
          <w:sz w:val="22"/>
          <w:szCs w:val="22"/>
        </w:rPr>
        <w:t>&gt;</w:t>
      </w:r>
    </w:p>
    <w:p w:rsidR="00E55D1A" w:rsidRDefault="00E55D1A" w:rsidP="00E55D1A">
      <w:pPr>
        <w:pStyle w:val="21"/>
        <w:rPr>
          <w:sz w:val="22"/>
          <w:szCs w:val="22"/>
        </w:rPr>
      </w:pPr>
      <w:r w:rsidRPr="00E55D1A">
        <w:rPr>
          <w:position w:val="-14"/>
          <w:sz w:val="22"/>
          <w:szCs w:val="22"/>
        </w:rPr>
        <w:object w:dxaOrig="3080" w:dyaOrig="380">
          <v:shape id="_x0000_i1909" type="#_x0000_t75" style="width:154.3pt;height:18.7pt" o:ole="">
            <v:imagedata r:id="rId1041" o:title=""/>
          </v:shape>
          <o:OLEObject Type="Embed" ProgID="Equation.3" ShapeID="_x0000_i1909" DrawAspect="Content" ObjectID="_1698740853" r:id="rId1042"/>
        </w:object>
      </w:r>
    </w:p>
    <w:p w:rsidR="00E55D1A" w:rsidRDefault="00E55D1A" w:rsidP="00E55D1A">
      <w:pPr>
        <w:pStyle w:val="21"/>
        <w:rPr>
          <w:sz w:val="22"/>
          <w:szCs w:val="22"/>
        </w:rPr>
      </w:pPr>
      <w:r>
        <w:rPr>
          <w:sz w:val="22"/>
          <w:szCs w:val="22"/>
        </w:rPr>
        <w:t>Событие 3 =</w:t>
      </w:r>
      <w:r>
        <w:rPr>
          <w:rFonts w:cs="Times New Roman"/>
          <w:sz w:val="22"/>
          <w:szCs w:val="22"/>
        </w:rPr>
        <w:t>&gt;</w:t>
      </w:r>
    </w:p>
    <w:p w:rsidR="00994D21" w:rsidRDefault="00DA4F4A" w:rsidP="00E55D1A">
      <w:pPr>
        <w:pStyle w:val="21"/>
        <w:rPr>
          <w:sz w:val="22"/>
          <w:szCs w:val="22"/>
        </w:rPr>
      </w:pPr>
      <w:r w:rsidRPr="00E55D1A">
        <w:rPr>
          <w:position w:val="-22"/>
          <w:sz w:val="22"/>
          <w:szCs w:val="22"/>
        </w:rPr>
        <w:object w:dxaOrig="6399" w:dyaOrig="460">
          <v:shape id="_x0000_i1910" type="#_x0000_t75" style="width:319.8pt;height:22.45pt" o:ole="">
            <v:imagedata r:id="rId1043" o:title=""/>
          </v:shape>
          <o:OLEObject Type="Embed" ProgID="Equation.3" ShapeID="_x0000_i1910" DrawAspect="Content" ObjectID="_1698740854" r:id="rId1044"/>
        </w:object>
      </w:r>
      <w:r w:rsidR="00994D21" w:rsidRPr="00994D21">
        <w:rPr>
          <w:sz w:val="22"/>
          <w:szCs w:val="22"/>
        </w:rPr>
        <w:t>во всех работах фиктивные работы учитываются наряду с реал</w:t>
      </w:r>
      <w:r w:rsidR="00994D21" w:rsidRPr="00994D21">
        <w:rPr>
          <w:sz w:val="22"/>
          <w:szCs w:val="22"/>
        </w:rPr>
        <w:t>ь</w:t>
      </w:r>
      <w:r w:rsidR="00994D21" w:rsidRPr="00994D21">
        <w:rPr>
          <w:sz w:val="22"/>
          <w:szCs w:val="22"/>
        </w:rPr>
        <w:t xml:space="preserve">ными. Аналогично считаем все оставшиеся сроки. </w:t>
      </w:r>
    </w:p>
    <w:p w:rsidR="00DA4F4A" w:rsidRDefault="00DA4F4A" w:rsidP="00DA4F4A">
      <w:pPr>
        <w:pStyle w:val="21"/>
        <w:ind w:firstLine="397"/>
        <w:rPr>
          <w:sz w:val="22"/>
          <w:szCs w:val="22"/>
        </w:rPr>
      </w:pPr>
      <w:r w:rsidRPr="00DA4F4A">
        <w:rPr>
          <w:position w:val="-22"/>
          <w:sz w:val="22"/>
          <w:szCs w:val="22"/>
        </w:rPr>
        <w:object w:dxaOrig="2780" w:dyaOrig="460">
          <v:shape id="_x0000_i1911" type="#_x0000_t75" style="width:139.3pt;height:22.45pt" o:ole="">
            <v:imagedata r:id="rId1045" o:title=""/>
          </v:shape>
          <o:OLEObject Type="Embed" ProgID="Equation.3" ShapeID="_x0000_i1911" DrawAspect="Content" ObjectID="_1698740855" r:id="rId1046"/>
        </w:object>
      </w:r>
    </w:p>
    <w:p w:rsidR="00DA4F4A" w:rsidRDefault="00DA4F4A" w:rsidP="00DA4F4A">
      <w:pPr>
        <w:pStyle w:val="21"/>
        <w:ind w:firstLine="397"/>
        <w:rPr>
          <w:sz w:val="22"/>
          <w:szCs w:val="22"/>
        </w:rPr>
      </w:pPr>
      <w:r w:rsidRPr="00DA4F4A">
        <w:rPr>
          <w:position w:val="-14"/>
          <w:sz w:val="22"/>
          <w:szCs w:val="22"/>
        </w:rPr>
        <w:object w:dxaOrig="1040" w:dyaOrig="380">
          <v:shape id="_x0000_i1912" type="#_x0000_t75" style="width:52.35pt;height:18.7pt" o:ole="">
            <v:imagedata r:id="rId1047" o:title=""/>
          </v:shape>
          <o:OLEObject Type="Embed" ProgID="Equation.3" ShapeID="_x0000_i1912" DrawAspect="Content" ObjectID="_1698740856" r:id="rId1048"/>
        </w:object>
      </w:r>
    </w:p>
    <w:p w:rsidR="00DA4F4A" w:rsidRPr="00994D21" w:rsidRDefault="00DA4F4A" w:rsidP="00DA4F4A">
      <w:pPr>
        <w:pStyle w:val="21"/>
        <w:ind w:firstLine="397"/>
        <w:rPr>
          <w:sz w:val="22"/>
          <w:szCs w:val="22"/>
        </w:rPr>
      </w:pPr>
      <w:r w:rsidRPr="00DA4F4A">
        <w:rPr>
          <w:position w:val="-22"/>
          <w:sz w:val="22"/>
          <w:szCs w:val="22"/>
        </w:rPr>
        <w:object w:dxaOrig="3500" w:dyaOrig="460">
          <v:shape id="_x0000_i1913" type="#_x0000_t75" style="width:174.85pt;height:22.45pt" o:ole="">
            <v:imagedata r:id="rId1049" o:title=""/>
          </v:shape>
          <o:OLEObject Type="Embed" ProgID="Equation.3" ShapeID="_x0000_i1913" DrawAspect="Content" ObjectID="_1698740857" r:id="rId1050"/>
        </w:object>
      </w:r>
    </w:p>
    <w:p w:rsidR="007D41E8" w:rsidRDefault="00994D21" w:rsidP="00994D21">
      <w:pPr>
        <w:pStyle w:val="21"/>
        <w:ind w:firstLine="397"/>
        <w:rPr>
          <w:sz w:val="22"/>
          <w:szCs w:val="22"/>
        </w:rPr>
      </w:pPr>
      <w:r w:rsidRPr="00DA4F4A">
        <w:rPr>
          <w:b/>
          <w:sz w:val="22"/>
          <w:szCs w:val="22"/>
        </w:rPr>
        <w:t>2 этап.</w:t>
      </w:r>
      <w:r w:rsidRPr="00994D21">
        <w:rPr>
          <w:sz w:val="22"/>
          <w:szCs w:val="22"/>
        </w:rPr>
        <w:t xml:space="preserve"> При вычислении поздних сроков свершения событий  </w:t>
      </w:r>
      <w:r w:rsidR="007D41E8" w:rsidRPr="007D41E8">
        <w:rPr>
          <w:position w:val="-12"/>
          <w:sz w:val="22"/>
          <w:szCs w:val="22"/>
        </w:rPr>
        <w:object w:dxaOrig="480" w:dyaOrig="360">
          <v:shape id="_x0000_i1914" type="#_x0000_t75" style="width:24.3pt;height:17.75pt" o:ole="">
            <v:imagedata r:id="rId1051" o:title=""/>
          </v:shape>
          <o:OLEObject Type="Embed" ProgID="Equation.3" ShapeID="_x0000_i1914" DrawAspect="Content" ObjectID="_1698740858" r:id="rId1052"/>
        </w:object>
      </w:r>
      <w:r w:rsidRPr="00994D21">
        <w:rPr>
          <w:sz w:val="22"/>
          <w:szCs w:val="22"/>
        </w:rPr>
        <w:t xml:space="preserve"> перемещаемся по сети от событи</w:t>
      </w:r>
      <w:r w:rsidR="007D41E8">
        <w:rPr>
          <w:sz w:val="22"/>
          <w:szCs w:val="22"/>
        </w:rPr>
        <w:t>я</w:t>
      </w:r>
      <w:r w:rsidRPr="00994D21">
        <w:rPr>
          <w:sz w:val="22"/>
          <w:szCs w:val="22"/>
        </w:rPr>
        <w:t xml:space="preserve"> </w:t>
      </w:r>
      <w:r w:rsidR="007D41E8" w:rsidRPr="007D41E8">
        <w:rPr>
          <w:position w:val="-6"/>
          <w:sz w:val="22"/>
          <w:szCs w:val="22"/>
        </w:rPr>
        <w:object w:dxaOrig="220" w:dyaOrig="279">
          <v:shape id="_x0000_i1915" type="#_x0000_t75" style="width:11.2pt;height:14.95pt" o:ole="">
            <v:imagedata r:id="rId1053" o:title=""/>
          </v:shape>
          <o:OLEObject Type="Embed" ProgID="Equation.3" ShapeID="_x0000_i1915" DrawAspect="Content" ObjectID="_1698740859" r:id="rId1054"/>
        </w:object>
      </w:r>
      <w:r w:rsidRPr="00994D21">
        <w:rPr>
          <w:sz w:val="22"/>
          <w:szCs w:val="22"/>
        </w:rPr>
        <w:t xml:space="preserve"> к событию</w:t>
      </w:r>
      <w:r w:rsidR="007D41E8">
        <w:rPr>
          <w:sz w:val="22"/>
          <w:szCs w:val="22"/>
        </w:rPr>
        <w:t xml:space="preserve"> </w:t>
      </w:r>
      <w:r w:rsidR="007D41E8" w:rsidRPr="007D41E8">
        <w:rPr>
          <w:position w:val="-6"/>
          <w:sz w:val="22"/>
          <w:szCs w:val="22"/>
        </w:rPr>
        <w:object w:dxaOrig="220" w:dyaOrig="279">
          <v:shape id="_x0000_i1916" type="#_x0000_t75" style="width:11.2pt;height:14.95pt" o:ole="">
            <v:imagedata r:id="rId1055" o:title=""/>
          </v:shape>
          <o:OLEObject Type="Embed" ProgID="Equation.3" ShapeID="_x0000_i1916" DrawAspect="Content" ObjectID="_1698740860" r:id="rId1056"/>
        </w:object>
      </w:r>
      <w:r w:rsidRPr="00994D21">
        <w:rPr>
          <w:sz w:val="22"/>
          <w:szCs w:val="22"/>
        </w:rPr>
        <w:t xml:space="preserve"> в порядке убывания номеров</w:t>
      </w:r>
      <w:r w:rsidR="007D41E8">
        <w:rPr>
          <w:sz w:val="22"/>
          <w:szCs w:val="22"/>
        </w:rPr>
        <w:t>.</w:t>
      </w:r>
      <w:r w:rsidRPr="00994D21">
        <w:rPr>
          <w:sz w:val="22"/>
          <w:szCs w:val="22"/>
        </w:rPr>
        <w:t xml:space="preserve"> </w:t>
      </w:r>
    </w:p>
    <w:p w:rsidR="007D41E8" w:rsidRDefault="007D41E8" w:rsidP="00994D21">
      <w:pPr>
        <w:pStyle w:val="21"/>
        <w:ind w:firstLine="397"/>
        <w:rPr>
          <w:sz w:val="22"/>
          <w:szCs w:val="22"/>
        </w:rPr>
      </w:pPr>
      <w:r>
        <w:rPr>
          <w:sz w:val="22"/>
          <w:szCs w:val="22"/>
        </w:rPr>
        <w:t>Т</w:t>
      </w:r>
      <w:r w:rsidR="00994D21" w:rsidRPr="00994D21">
        <w:rPr>
          <w:sz w:val="22"/>
          <w:szCs w:val="22"/>
        </w:rPr>
        <w:t xml:space="preserve">ак как </w:t>
      </w:r>
      <w:r w:rsidRPr="007D41E8">
        <w:rPr>
          <w:position w:val="-14"/>
          <w:sz w:val="22"/>
          <w:szCs w:val="22"/>
        </w:rPr>
        <w:object w:dxaOrig="1300" w:dyaOrig="380">
          <v:shape id="_x0000_i1917" type="#_x0000_t75" style="width:64.5pt;height:18.7pt" o:ole="">
            <v:imagedata r:id="rId1057" o:title=""/>
          </v:shape>
          <o:OLEObject Type="Embed" ProgID="Equation.3" ShapeID="_x0000_i1917" DrawAspect="Content" ObjectID="_1698740861" r:id="rId1058"/>
        </w:object>
      </w:r>
      <w:r w:rsidR="00994D21" w:rsidRPr="00994D21">
        <w:rPr>
          <w:sz w:val="22"/>
          <w:szCs w:val="22"/>
        </w:rPr>
        <w:t>, то в правый сектор кружка 6 мы зап</w:t>
      </w:r>
      <w:r w:rsidR="00994D21" w:rsidRPr="00994D21">
        <w:rPr>
          <w:sz w:val="22"/>
          <w:szCs w:val="22"/>
        </w:rPr>
        <w:t>и</w:t>
      </w:r>
      <w:r w:rsidR="00994D21" w:rsidRPr="00994D21">
        <w:rPr>
          <w:sz w:val="22"/>
          <w:szCs w:val="22"/>
        </w:rPr>
        <w:t xml:space="preserve">сываем </w:t>
      </w:r>
      <w:r w:rsidRPr="007D41E8">
        <w:rPr>
          <w:position w:val="-14"/>
          <w:sz w:val="22"/>
          <w:szCs w:val="22"/>
        </w:rPr>
        <w:object w:dxaOrig="1700" w:dyaOrig="380">
          <v:shape id="_x0000_i1918" type="#_x0000_t75" style="width:84.15pt;height:18.7pt" o:ole="">
            <v:imagedata r:id="rId1059" o:title=""/>
          </v:shape>
          <o:OLEObject Type="Embed" ProgID="Equation.3" ShapeID="_x0000_i1918" DrawAspect="Content" ObjectID="_1698740862" r:id="rId1060"/>
        </w:object>
      </w:r>
      <w:r w:rsidR="00994D21" w:rsidRPr="00994D21">
        <w:rPr>
          <w:sz w:val="22"/>
          <w:szCs w:val="22"/>
        </w:rPr>
        <w:t>.</w:t>
      </w:r>
    </w:p>
    <w:p w:rsidR="007D41E8" w:rsidRDefault="00994D21" w:rsidP="00994D21">
      <w:pPr>
        <w:pStyle w:val="21"/>
        <w:ind w:firstLine="397"/>
        <w:rPr>
          <w:sz w:val="22"/>
          <w:szCs w:val="22"/>
        </w:rPr>
      </w:pPr>
      <w:r w:rsidRPr="00994D21">
        <w:rPr>
          <w:sz w:val="22"/>
          <w:szCs w:val="22"/>
        </w:rPr>
        <w:t>Событие 5</w:t>
      </w:r>
      <w:r w:rsidR="007D41E8">
        <w:rPr>
          <w:sz w:val="22"/>
          <w:szCs w:val="22"/>
        </w:rPr>
        <w:t>:</w:t>
      </w:r>
      <w:r w:rsidRPr="00994D21">
        <w:rPr>
          <w:sz w:val="22"/>
          <w:szCs w:val="22"/>
        </w:rPr>
        <w:t xml:space="preserve"> </w:t>
      </w:r>
      <w:r w:rsidR="007D41E8" w:rsidRPr="007D41E8">
        <w:rPr>
          <w:position w:val="-12"/>
          <w:sz w:val="22"/>
          <w:szCs w:val="22"/>
        </w:rPr>
        <w:object w:dxaOrig="3260" w:dyaOrig="360">
          <v:shape id="_x0000_i1919" type="#_x0000_t75" style="width:162.7pt;height:17.75pt" o:ole="">
            <v:imagedata r:id="rId1061" o:title=""/>
          </v:shape>
          <o:OLEObject Type="Embed" ProgID="Equation.3" ShapeID="_x0000_i1919" DrawAspect="Content" ObjectID="_1698740863" r:id="rId1062"/>
        </w:object>
      </w:r>
    </w:p>
    <w:p w:rsidR="0024230D" w:rsidRDefault="007D41E8" w:rsidP="00994D21">
      <w:pPr>
        <w:pStyle w:val="21"/>
        <w:ind w:firstLine="397"/>
        <w:rPr>
          <w:sz w:val="22"/>
          <w:szCs w:val="22"/>
        </w:rPr>
      </w:pPr>
      <w:r>
        <w:rPr>
          <w:sz w:val="22"/>
          <w:szCs w:val="22"/>
        </w:rPr>
        <w:t>Из с</w:t>
      </w:r>
      <w:r w:rsidR="00994D21" w:rsidRPr="00994D21">
        <w:rPr>
          <w:sz w:val="22"/>
          <w:szCs w:val="22"/>
        </w:rPr>
        <w:t>обыти</w:t>
      </w:r>
      <w:r>
        <w:rPr>
          <w:sz w:val="22"/>
          <w:szCs w:val="22"/>
        </w:rPr>
        <w:t>я</w:t>
      </w:r>
      <w:r w:rsidR="00994D21" w:rsidRPr="00994D21">
        <w:rPr>
          <w:sz w:val="22"/>
          <w:szCs w:val="22"/>
        </w:rPr>
        <w:t xml:space="preserve"> 4 выходят две работы </w:t>
      </w:r>
      <w:r w:rsidR="0024230D">
        <w:rPr>
          <w:sz w:val="22"/>
          <w:szCs w:val="22"/>
        </w:rPr>
        <w:t>(</w:t>
      </w:r>
      <w:r w:rsidR="00994D21" w:rsidRPr="00994D21">
        <w:rPr>
          <w:sz w:val="22"/>
          <w:szCs w:val="22"/>
        </w:rPr>
        <w:t>4</w:t>
      </w:r>
      <w:r>
        <w:rPr>
          <w:sz w:val="22"/>
          <w:szCs w:val="22"/>
        </w:rPr>
        <w:t xml:space="preserve"> </w:t>
      </w:r>
      <w:r w:rsidRPr="007625CE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994D21" w:rsidRPr="00994D21">
        <w:rPr>
          <w:sz w:val="22"/>
          <w:szCs w:val="22"/>
        </w:rPr>
        <w:t>5</w:t>
      </w:r>
      <w:r w:rsidR="0024230D">
        <w:rPr>
          <w:sz w:val="22"/>
          <w:szCs w:val="22"/>
        </w:rPr>
        <w:t>)</w:t>
      </w:r>
      <w:r w:rsidR="00994D21" w:rsidRPr="00994D21">
        <w:rPr>
          <w:sz w:val="22"/>
          <w:szCs w:val="22"/>
        </w:rPr>
        <w:t xml:space="preserve"> и </w:t>
      </w:r>
      <w:r w:rsidR="0024230D">
        <w:rPr>
          <w:sz w:val="22"/>
          <w:szCs w:val="22"/>
        </w:rPr>
        <w:t>(</w:t>
      </w:r>
      <w:r w:rsidR="00994D21" w:rsidRPr="00994D21">
        <w:rPr>
          <w:sz w:val="22"/>
          <w:szCs w:val="22"/>
        </w:rPr>
        <w:t>4</w:t>
      </w:r>
      <w:r>
        <w:rPr>
          <w:sz w:val="22"/>
          <w:szCs w:val="22"/>
        </w:rPr>
        <w:t xml:space="preserve"> </w:t>
      </w:r>
      <w:r w:rsidRPr="007625CE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994D21" w:rsidRPr="00994D21">
        <w:rPr>
          <w:sz w:val="22"/>
          <w:szCs w:val="22"/>
        </w:rPr>
        <w:t>6</w:t>
      </w:r>
      <w:r w:rsidR="0024230D">
        <w:rPr>
          <w:sz w:val="22"/>
          <w:szCs w:val="22"/>
        </w:rPr>
        <w:t>)</w:t>
      </w:r>
      <w:r w:rsidR="00994D21" w:rsidRPr="00994D21">
        <w:rPr>
          <w:sz w:val="22"/>
          <w:szCs w:val="22"/>
        </w:rPr>
        <w:t>, поэтому</w:t>
      </w:r>
      <w:r w:rsidR="00994D21" w:rsidRPr="00994D21">
        <w:rPr>
          <w:sz w:val="22"/>
          <w:szCs w:val="22"/>
        </w:rPr>
        <w:br/>
      </w:r>
      <w:r w:rsidR="0024230D" w:rsidRPr="0024230D">
        <w:rPr>
          <w:position w:val="-22"/>
          <w:sz w:val="22"/>
          <w:szCs w:val="22"/>
        </w:rPr>
        <w:object w:dxaOrig="6300" w:dyaOrig="460">
          <v:shape id="_x0000_i1920" type="#_x0000_t75" style="width:295.5pt;height:22.45pt" o:ole="">
            <v:imagedata r:id="rId1063" o:title=""/>
          </v:shape>
          <o:OLEObject Type="Embed" ProgID="Equation.3" ShapeID="_x0000_i1920" DrawAspect="Content" ObjectID="_1698740864" r:id="rId1064"/>
        </w:object>
      </w:r>
    </w:p>
    <w:p w:rsidR="00994D21" w:rsidRPr="00994D21" w:rsidRDefault="00994D21" w:rsidP="00994D21">
      <w:pPr>
        <w:pStyle w:val="21"/>
        <w:ind w:firstLine="397"/>
        <w:rPr>
          <w:sz w:val="22"/>
          <w:szCs w:val="22"/>
        </w:rPr>
      </w:pPr>
      <w:r w:rsidRPr="00994D21">
        <w:rPr>
          <w:sz w:val="22"/>
          <w:szCs w:val="22"/>
        </w:rPr>
        <w:t>Аналогично считаем все оставшиеся поздние сроки свершения событий.</w:t>
      </w:r>
    </w:p>
    <w:p w:rsidR="0024230D" w:rsidRDefault="00994D21" w:rsidP="0024230D">
      <w:pPr>
        <w:pStyle w:val="21"/>
        <w:ind w:firstLine="397"/>
        <w:rPr>
          <w:sz w:val="22"/>
          <w:szCs w:val="22"/>
        </w:rPr>
      </w:pPr>
      <w:r w:rsidRPr="0024230D">
        <w:rPr>
          <w:b/>
          <w:sz w:val="22"/>
          <w:szCs w:val="22"/>
        </w:rPr>
        <w:t>3 этап.</w:t>
      </w:r>
      <w:r w:rsidRPr="00994D21">
        <w:rPr>
          <w:sz w:val="22"/>
          <w:szCs w:val="22"/>
        </w:rPr>
        <w:t xml:space="preserve">  Для определения резервов времени событий</w:t>
      </w:r>
      <w:r w:rsidR="0024230D" w:rsidRPr="0024230D">
        <w:rPr>
          <w:position w:val="-10"/>
          <w:sz w:val="22"/>
          <w:szCs w:val="22"/>
        </w:rPr>
        <w:object w:dxaOrig="660" w:dyaOrig="320">
          <v:shape id="_x0000_i1921" type="#_x0000_t75" style="width:32.75pt;height:15.9pt" o:ole="">
            <v:imagedata r:id="rId1065" o:title=""/>
          </v:shape>
          <o:OLEObject Type="Embed" ProgID="Equation.3" ShapeID="_x0000_i1921" DrawAspect="Content" ObjectID="_1698740865" r:id="rId1066"/>
        </w:object>
      </w:r>
      <w:r w:rsidRPr="00994D21">
        <w:rPr>
          <w:sz w:val="22"/>
          <w:szCs w:val="22"/>
        </w:rPr>
        <w:t xml:space="preserve"> </w:t>
      </w:r>
      <w:r w:rsidR="0024230D" w:rsidRPr="0024230D">
        <w:rPr>
          <w:position w:val="-14"/>
          <w:sz w:val="22"/>
          <w:szCs w:val="22"/>
        </w:rPr>
        <w:object w:dxaOrig="1300" w:dyaOrig="380">
          <v:shape id="_x0000_i1922" type="#_x0000_t75" style="width:65.45pt;height:18.7pt" o:ole="">
            <v:imagedata r:id="rId1067" o:title=""/>
          </v:shape>
          <o:OLEObject Type="Embed" ProgID="Equation.3" ShapeID="_x0000_i1922" DrawAspect="Content" ObjectID="_1698740866" r:id="rId1068"/>
        </w:object>
      </w:r>
      <w:r w:rsidRPr="00994D21">
        <w:rPr>
          <w:sz w:val="22"/>
          <w:szCs w:val="22"/>
        </w:rPr>
        <w:t>из чисел, записанных в правом секторе, выч</w:t>
      </w:r>
      <w:r w:rsidR="0024230D">
        <w:rPr>
          <w:sz w:val="22"/>
          <w:szCs w:val="22"/>
        </w:rPr>
        <w:t>итаем</w:t>
      </w:r>
      <w:r w:rsidRPr="00994D21">
        <w:rPr>
          <w:sz w:val="22"/>
          <w:szCs w:val="22"/>
        </w:rPr>
        <w:t xml:space="preserve"> числа, записанные в левых секторах и за</w:t>
      </w:r>
      <w:r w:rsidR="0024230D">
        <w:rPr>
          <w:sz w:val="22"/>
          <w:szCs w:val="22"/>
        </w:rPr>
        <w:t>полняем</w:t>
      </w:r>
      <w:r w:rsidRPr="00994D21">
        <w:rPr>
          <w:sz w:val="22"/>
          <w:szCs w:val="22"/>
        </w:rPr>
        <w:t xml:space="preserve"> нижние секторы.</w:t>
      </w:r>
    </w:p>
    <w:p w:rsidR="00964659" w:rsidRDefault="00964659" w:rsidP="0024230D">
      <w:pPr>
        <w:pStyle w:val="21"/>
        <w:ind w:firstLine="397"/>
        <w:rPr>
          <w:sz w:val="22"/>
          <w:szCs w:val="22"/>
        </w:rPr>
      </w:pPr>
      <w:r>
        <w:rPr>
          <w:sz w:val="22"/>
          <w:szCs w:val="22"/>
        </w:rPr>
        <w:t>В итоге получим сеть, представленную на рис. 2</w:t>
      </w:r>
      <w:r w:rsidR="004B1955">
        <w:rPr>
          <w:sz w:val="22"/>
          <w:szCs w:val="22"/>
        </w:rPr>
        <w:t>1</w:t>
      </w:r>
      <w:r>
        <w:rPr>
          <w:sz w:val="22"/>
          <w:szCs w:val="22"/>
        </w:rPr>
        <w:t xml:space="preserve">. </w:t>
      </w:r>
    </w:p>
    <w:p w:rsidR="00964659" w:rsidRPr="00994D21" w:rsidRDefault="00C83E51" w:rsidP="00C76A2A">
      <w:pPr>
        <w:pStyle w:val="21"/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pict>
          <v:shape id="Рисунок 42" o:spid="_x0000_i1923" type="#_x0000_t75" style="width:251.55pt;height:123.45pt;visibility:visible">
            <v:imagedata r:id="rId1069" o:title="5" croptop="8505f" cropbottom="3502f" cropleft="5806f" cropright="3366f"/>
          </v:shape>
        </w:pict>
      </w:r>
    </w:p>
    <w:p w:rsidR="00964659" w:rsidRPr="00E46CDB" w:rsidRDefault="00964659" w:rsidP="00964659">
      <w:pPr>
        <w:pStyle w:val="21"/>
        <w:jc w:val="center"/>
        <w:rPr>
          <w:sz w:val="18"/>
          <w:szCs w:val="18"/>
        </w:rPr>
      </w:pPr>
      <w:r>
        <w:rPr>
          <w:sz w:val="18"/>
          <w:szCs w:val="18"/>
        </w:rPr>
        <w:t>Рис. 2</w:t>
      </w:r>
      <w:r w:rsidR="004B1955">
        <w:rPr>
          <w:sz w:val="18"/>
          <w:szCs w:val="18"/>
        </w:rPr>
        <w:t>1</w:t>
      </w:r>
    </w:p>
    <w:p w:rsidR="00964659" w:rsidRPr="00C76A2A" w:rsidRDefault="00964659" w:rsidP="0024230D">
      <w:pPr>
        <w:pStyle w:val="21"/>
        <w:ind w:firstLine="397"/>
        <w:rPr>
          <w:b/>
          <w:sz w:val="8"/>
          <w:szCs w:val="8"/>
        </w:rPr>
      </w:pPr>
    </w:p>
    <w:p w:rsidR="0024230D" w:rsidRDefault="00994D21" w:rsidP="0024230D">
      <w:pPr>
        <w:pStyle w:val="21"/>
        <w:ind w:firstLine="397"/>
        <w:rPr>
          <w:sz w:val="22"/>
          <w:szCs w:val="22"/>
        </w:rPr>
      </w:pPr>
      <w:r w:rsidRPr="0024230D">
        <w:rPr>
          <w:b/>
          <w:sz w:val="22"/>
          <w:szCs w:val="22"/>
        </w:rPr>
        <w:t xml:space="preserve">4 этап. </w:t>
      </w:r>
      <w:r w:rsidRPr="00994D21">
        <w:rPr>
          <w:sz w:val="22"/>
          <w:szCs w:val="22"/>
        </w:rPr>
        <w:t xml:space="preserve">У критических событий резерв времени равен </w:t>
      </w:r>
      <w:r w:rsidR="0024230D">
        <w:rPr>
          <w:sz w:val="22"/>
          <w:szCs w:val="22"/>
        </w:rPr>
        <w:t>0, п</w:t>
      </w:r>
      <w:r w:rsidR="0024230D">
        <w:rPr>
          <w:sz w:val="22"/>
          <w:szCs w:val="22"/>
        </w:rPr>
        <w:t>о</w:t>
      </w:r>
      <w:r w:rsidR="0024230D">
        <w:rPr>
          <w:sz w:val="22"/>
          <w:szCs w:val="22"/>
        </w:rPr>
        <w:t xml:space="preserve">этому </w:t>
      </w:r>
      <w:r w:rsidRPr="00994D21">
        <w:rPr>
          <w:sz w:val="22"/>
          <w:szCs w:val="22"/>
        </w:rPr>
        <w:t xml:space="preserve">критическими являются события </w:t>
      </w:r>
      <w:r w:rsidR="0024230D" w:rsidRPr="0024230D">
        <w:rPr>
          <w:position w:val="-6"/>
          <w:sz w:val="22"/>
          <w:szCs w:val="22"/>
        </w:rPr>
        <w:object w:dxaOrig="1160" w:dyaOrig="279">
          <v:shape id="_x0000_i1924" type="#_x0000_t75" style="width:53.3pt;height:13.1pt" o:ole="">
            <v:imagedata r:id="rId1070" o:title=""/>
          </v:shape>
          <o:OLEObject Type="Embed" ProgID="Equation.3" ShapeID="_x0000_i1924" DrawAspect="Content" ObjectID="_1698740867" r:id="rId1071"/>
        </w:object>
      </w:r>
      <w:r w:rsidR="0024230D">
        <w:rPr>
          <w:sz w:val="22"/>
          <w:szCs w:val="22"/>
        </w:rPr>
        <w:t xml:space="preserve">. </w:t>
      </w:r>
    </w:p>
    <w:p w:rsidR="0024230D" w:rsidRDefault="00994D21" w:rsidP="0024230D">
      <w:pPr>
        <w:pStyle w:val="21"/>
        <w:ind w:firstLine="397"/>
        <w:rPr>
          <w:sz w:val="22"/>
          <w:szCs w:val="22"/>
        </w:rPr>
      </w:pPr>
      <w:r w:rsidRPr="00994D21">
        <w:rPr>
          <w:sz w:val="22"/>
          <w:szCs w:val="22"/>
        </w:rPr>
        <w:t xml:space="preserve">Чтобы найти полный резерв времени </w:t>
      </w:r>
      <w:r w:rsidR="0024230D" w:rsidRPr="0024230D">
        <w:rPr>
          <w:position w:val="-12"/>
          <w:sz w:val="22"/>
          <w:szCs w:val="22"/>
        </w:rPr>
        <w:object w:dxaOrig="820" w:dyaOrig="360">
          <v:shape id="_x0000_i1925" type="#_x0000_t75" style="width:41.15pt;height:17.75pt" o:ole="">
            <v:imagedata r:id="rId1072" o:title=""/>
          </v:shape>
          <o:OLEObject Type="Embed" ProgID="Equation.3" ShapeID="_x0000_i1925" DrawAspect="Content" ObjectID="_1698740868" r:id="rId1073"/>
        </w:object>
      </w:r>
      <w:r w:rsidRPr="00994D21">
        <w:rPr>
          <w:sz w:val="22"/>
          <w:szCs w:val="22"/>
        </w:rPr>
        <w:t>, применяем формулу</w:t>
      </w:r>
      <w:r w:rsidR="0024230D">
        <w:rPr>
          <w:sz w:val="22"/>
          <w:szCs w:val="22"/>
        </w:rPr>
        <w:t xml:space="preserve">: </w:t>
      </w:r>
      <w:r w:rsidR="0024230D" w:rsidRPr="0024230D">
        <w:rPr>
          <w:position w:val="-14"/>
          <w:sz w:val="22"/>
          <w:szCs w:val="22"/>
        </w:rPr>
        <w:object w:dxaOrig="4340" w:dyaOrig="380">
          <v:shape id="_x0000_i1926" type="#_x0000_t75" style="width:216.95pt;height:18.7pt" o:ole="">
            <v:imagedata r:id="rId1074" o:title=""/>
          </v:shape>
          <o:OLEObject Type="Embed" ProgID="Equation.3" ShapeID="_x0000_i1926" DrawAspect="Content" ObjectID="_1698740869" r:id="rId1075"/>
        </w:object>
      </w:r>
      <w:r w:rsidRPr="00994D21">
        <w:rPr>
          <w:sz w:val="22"/>
          <w:szCs w:val="22"/>
        </w:rPr>
        <w:t xml:space="preserve"> и т.</w:t>
      </w:r>
      <w:r w:rsidR="00A0472E">
        <w:rPr>
          <w:sz w:val="22"/>
          <w:szCs w:val="22"/>
        </w:rPr>
        <w:t xml:space="preserve"> </w:t>
      </w:r>
      <w:r w:rsidRPr="00994D21">
        <w:rPr>
          <w:sz w:val="22"/>
          <w:szCs w:val="22"/>
        </w:rPr>
        <w:t>д.</w:t>
      </w:r>
    </w:p>
    <w:p w:rsidR="00994D21" w:rsidRDefault="00994D21" w:rsidP="0024230D">
      <w:pPr>
        <w:pStyle w:val="21"/>
        <w:ind w:firstLine="397"/>
        <w:rPr>
          <w:sz w:val="22"/>
          <w:szCs w:val="22"/>
        </w:rPr>
      </w:pPr>
      <w:r w:rsidRPr="0024230D">
        <w:rPr>
          <w:b/>
          <w:sz w:val="22"/>
          <w:szCs w:val="22"/>
        </w:rPr>
        <w:t>Замечание</w:t>
      </w:r>
      <w:r w:rsidR="0024230D">
        <w:rPr>
          <w:sz w:val="22"/>
          <w:szCs w:val="22"/>
        </w:rPr>
        <w:t xml:space="preserve">. </w:t>
      </w:r>
      <w:r w:rsidRPr="00994D21">
        <w:rPr>
          <w:sz w:val="22"/>
          <w:szCs w:val="22"/>
        </w:rPr>
        <w:t>В данном примере критический путь на сети ок</w:t>
      </w:r>
      <w:r w:rsidRPr="00994D21">
        <w:rPr>
          <w:sz w:val="22"/>
          <w:szCs w:val="22"/>
        </w:rPr>
        <w:t>а</w:t>
      </w:r>
      <w:r w:rsidRPr="00994D21">
        <w:rPr>
          <w:sz w:val="22"/>
          <w:szCs w:val="22"/>
        </w:rPr>
        <w:t>зался единственным. Однако их может быть несколько. Критич</w:t>
      </w:r>
      <w:r w:rsidRPr="00994D21">
        <w:rPr>
          <w:sz w:val="22"/>
          <w:szCs w:val="22"/>
        </w:rPr>
        <w:t>е</w:t>
      </w:r>
      <w:r w:rsidRPr="00994D21">
        <w:rPr>
          <w:sz w:val="22"/>
          <w:szCs w:val="22"/>
        </w:rPr>
        <w:t>ский путь может включать фиктивные работы</w:t>
      </w:r>
      <w:r w:rsidR="002105DD">
        <w:rPr>
          <w:sz w:val="22"/>
          <w:szCs w:val="22"/>
        </w:rPr>
        <w:t>.</w:t>
      </w:r>
    </w:p>
    <w:p w:rsidR="003263DB" w:rsidRDefault="003263DB" w:rsidP="0024230D">
      <w:pPr>
        <w:pStyle w:val="21"/>
        <w:ind w:firstLine="397"/>
        <w:rPr>
          <w:sz w:val="22"/>
          <w:szCs w:val="22"/>
        </w:rPr>
      </w:pPr>
    </w:p>
    <w:p w:rsidR="003F6570" w:rsidRPr="003263DB" w:rsidRDefault="003263DB" w:rsidP="003263DB">
      <w:pPr>
        <w:pStyle w:val="21"/>
        <w:jc w:val="center"/>
        <w:rPr>
          <w:b/>
          <w:sz w:val="22"/>
          <w:szCs w:val="22"/>
        </w:rPr>
      </w:pPr>
      <w:r w:rsidRPr="003263DB">
        <w:rPr>
          <w:b/>
          <w:sz w:val="22"/>
          <w:szCs w:val="22"/>
        </w:rPr>
        <w:t>Задания для самостоятельной работы</w:t>
      </w:r>
    </w:p>
    <w:p w:rsidR="003263DB" w:rsidRPr="003263DB" w:rsidRDefault="003263DB" w:rsidP="003263DB">
      <w:pPr>
        <w:pStyle w:val="21"/>
        <w:ind w:firstLine="397"/>
        <w:rPr>
          <w:sz w:val="22"/>
          <w:szCs w:val="22"/>
        </w:rPr>
      </w:pPr>
    </w:p>
    <w:p w:rsidR="00964659" w:rsidRDefault="00DE757B" w:rsidP="00C76A2A">
      <w:pPr>
        <w:pStyle w:val="21"/>
        <w:ind w:firstLine="397"/>
        <w:rPr>
          <w:rFonts w:cs="Times New Roman"/>
          <w:sz w:val="22"/>
          <w:szCs w:val="22"/>
        </w:rPr>
      </w:pPr>
      <w:r w:rsidRPr="00F22583">
        <w:rPr>
          <w:rFonts w:cs="Times New Roman"/>
          <w:sz w:val="22"/>
          <w:szCs w:val="22"/>
        </w:rPr>
        <w:t>На данной сети дорог (рис.</w:t>
      </w:r>
      <w:r w:rsidR="004B1955">
        <w:rPr>
          <w:rFonts w:cs="Times New Roman"/>
          <w:sz w:val="22"/>
          <w:szCs w:val="22"/>
        </w:rPr>
        <w:t xml:space="preserve"> 22</w:t>
      </w:r>
      <w:r w:rsidRPr="00F22583">
        <w:rPr>
          <w:rFonts w:cs="Times New Roman"/>
          <w:sz w:val="22"/>
          <w:szCs w:val="22"/>
        </w:rPr>
        <w:t xml:space="preserve">) имеется несколько маршрутов, по которым </w:t>
      </w:r>
      <w:r w:rsidRPr="00F22583">
        <w:rPr>
          <w:sz w:val="22"/>
          <w:szCs w:val="22"/>
        </w:rPr>
        <w:t>можно</w:t>
      </w:r>
      <w:r w:rsidRPr="00F22583">
        <w:rPr>
          <w:rFonts w:cs="Times New Roman"/>
          <w:sz w:val="22"/>
          <w:szCs w:val="22"/>
        </w:rPr>
        <w:t xml:space="preserve"> доставить груз из пункта 1 в пункт 10. Извес</w:t>
      </w:r>
      <w:r w:rsidRPr="00F22583">
        <w:rPr>
          <w:rFonts w:cs="Times New Roman"/>
          <w:sz w:val="22"/>
          <w:szCs w:val="22"/>
        </w:rPr>
        <w:t>т</w:t>
      </w:r>
      <w:r w:rsidRPr="00F22583">
        <w:rPr>
          <w:rFonts w:cs="Times New Roman"/>
          <w:sz w:val="22"/>
          <w:szCs w:val="22"/>
        </w:rPr>
        <w:t>ны стоимости c</w:t>
      </w:r>
      <w:r w:rsidRPr="00F22583">
        <w:rPr>
          <w:rFonts w:cs="Times New Roman"/>
          <w:sz w:val="22"/>
          <w:szCs w:val="22"/>
          <w:vertAlign w:val="subscript"/>
        </w:rPr>
        <w:t xml:space="preserve">ij </w:t>
      </w:r>
      <w:r w:rsidRPr="00F22583">
        <w:rPr>
          <w:rFonts w:cs="Times New Roman"/>
          <w:sz w:val="22"/>
          <w:szCs w:val="22"/>
        </w:rPr>
        <w:t>перевозки единицы груза между пунктами сети. Найти наиболее экономный маршрут доставки груза из пункта 1 в пункт 10 и соответствующие ему затраты.</w:t>
      </w:r>
    </w:p>
    <w:p w:rsidR="00C76A2A" w:rsidRDefault="00C83E51" w:rsidP="00C76A2A">
      <w:pPr>
        <w:pStyle w:val="21"/>
        <w:ind w:firstLine="397"/>
        <w:rPr>
          <w:rFonts w:cs="Times New Roman"/>
        </w:rPr>
      </w:pPr>
      <w:r>
        <w:rPr>
          <w:noProof/>
        </w:rPr>
        <w:pict>
          <v:shape id="Рисунок 1" o:spid="_x0000_s1431" type="#_x0000_t75" alt="http://finlit.online/files/uch_group34/uch_pgroup41/uch_uch214/image/467.jpg" style="position:absolute;left:0;text-align:left;margin-left:55.45pt;margin-top:405pt;width:194.5pt;height:117.25pt;z-index:251685376;visibility:visible;mso-position-vertical-relative:page">
            <v:imagedata r:id="rId1076" o:title="467"/>
            <w10:wrap anchory="page"/>
          </v:shape>
        </w:pict>
      </w:r>
    </w:p>
    <w:p w:rsidR="00964659" w:rsidRDefault="00964659" w:rsidP="004C6890">
      <w:pPr>
        <w:pStyle w:val="a3"/>
        <w:tabs>
          <w:tab w:val="left" w:pos="931"/>
        </w:tabs>
        <w:jc w:val="center"/>
        <w:rPr>
          <w:rFonts w:cs="Times New Roman"/>
        </w:rPr>
      </w:pPr>
    </w:p>
    <w:p w:rsidR="00DE757B" w:rsidRDefault="00DE757B" w:rsidP="004C6890">
      <w:pPr>
        <w:pStyle w:val="a3"/>
        <w:tabs>
          <w:tab w:val="left" w:pos="931"/>
        </w:tabs>
        <w:jc w:val="center"/>
        <w:rPr>
          <w:rFonts w:cs="Times New Roman"/>
        </w:rPr>
      </w:pPr>
    </w:p>
    <w:p w:rsidR="00DE757B" w:rsidRDefault="00DE757B" w:rsidP="004C6890">
      <w:pPr>
        <w:pStyle w:val="a3"/>
        <w:tabs>
          <w:tab w:val="left" w:pos="931"/>
        </w:tabs>
        <w:jc w:val="center"/>
        <w:rPr>
          <w:rFonts w:cs="Times New Roman"/>
        </w:rPr>
      </w:pPr>
    </w:p>
    <w:p w:rsidR="003263DB" w:rsidRDefault="003263DB" w:rsidP="004C6890">
      <w:pPr>
        <w:pStyle w:val="a3"/>
        <w:tabs>
          <w:tab w:val="left" w:pos="931"/>
        </w:tabs>
        <w:jc w:val="center"/>
        <w:rPr>
          <w:rFonts w:cs="Times New Roman"/>
        </w:rPr>
      </w:pPr>
    </w:p>
    <w:p w:rsidR="00DE757B" w:rsidRPr="003263DB" w:rsidRDefault="003263DB" w:rsidP="003263DB">
      <w:pPr>
        <w:jc w:val="center"/>
        <w:rPr>
          <w:rFonts w:ascii="Times New Roman" w:hAnsi="Times New Roman" w:cs="Times New Roman"/>
          <w:sz w:val="18"/>
          <w:szCs w:val="18"/>
        </w:rPr>
      </w:pPr>
      <w:r w:rsidRPr="003263DB">
        <w:rPr>
          <w:rFonts w:ascii="Times New Roman" w:hAnsi="Times New Roman" w:cs="Times New Roman"/>
          <w:sz w:val="18"/>
          <w:szCs w:val="18"/>
        </w:rPr>
        <w:t xml:space="preserve">Рис. </w:t>
      </w:r>
      <w:r w:rsidR="004B1955">
        <w:rPr>
          <w:rFonts w:ascii="Times New Roman" w:hAnsi="Times New Roman" w:cs="Times New Roman"/>
          <w:sz w:val="18"/>
          <w:szCs w:val="18"/>
        </w:rPr>
        <w:t>22</w:t>
      </w:r>
    </w:p>
    <w:p w:rsidR="00DE757B" w:rsidRPr="004B1955" w:rsidRDefault="00DE757B" w:rsidP="003263DB">
      <w:pPr>
        <w:ind w:firstLine="397"/>
        <w:rPr>
          <w:rFonts w:ascii="Times New Roman" w:hAnsi="Times New Roman" w:cs="Times New Roman"/>
          <w:sz w:val="22"/>
          <w:szCs w:val="22"/>
        </w:rPr>
      </w:pPr>
      <w:r w:rsidRPr="004B1955">
        <w:rPr>
          <w:rFonts w:ascii="Times New Roman" w:hAnsi="Times New Roman" w:cs="Times New Roman"/>
          <w:sz w:val="22"/>
          <w:szCs w:val="22"/>
        </w:rPr>
        <w:lastRenderedPageBreak/>
        <w:t>Все необходимые данные приведены в табл.</w:t>
      </w:r>
      <w:r w:rsidR="004B1955" w:rsidRPr="004B1955">
        <w:rPr>
          <w:rFonts w:ascii="Times New Roman" w:hAnsi="Times New Roman" w:cs="Times New Roman"/>
          <w:sz w:val="22"/>
          <w:szCs w:val="22"/>
        </w:rPr>
        <w:t xml:space="preserve"> 40.</w:t>
      </w:r>
      <w:r w:rsidRPr="004B195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3263DB" w:rsidRPr="004B1955" w:rsidRDefault="003263DB" w:rsidP="003263DB">
      <w:pPr>
        <w:ind w:firstLine="397"/>
        <w:jc w:val="right"/>
        <w:rPr>
          <w:rFonts w:ascii="Times New Roman" w:hAnsi="Times New Roman" w:cs="Times New Roman"/>
          <w:sz w:val="22"/>
          <w:szCs w:val="22"/>
        </w:rPr>
      </w:pPr>
      <w:r w:rsidRPr="004B1955">
        <w:rPr>
          <w:rFonts w:ascii="Times New Roman" w:hAnsi="Times New Roman" w:cs="Times New Roman"/>
          <w:sz w:val="22"/>
          <w:szCs w:val="22"/>
        </w:rPr>
        <w:t>Таблица</w:t>
      </w:r>
      <w:r w:rsidR="004B1955" w:rsidRPr="004B1955">
        <w:rPr>
          <w:rFonts w:ascii="Times New Roman" w:hAnsi="Times New Roman" w:cs="Times New Roman"/>
          <w:sz w:val="22"/>
          <w:szCs w:val="22"/>
        </w:rPr>
        <w:t xml:space="preserve"> 40</w:t>
      </w:r>
    </w:p>
    <w:tbl>
      <w:tblPr>
        <w:tblW w:w="6446" w:type="dxa"/>
        <w:jc w:val="center"/>
        <w:tblInd w:w="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07"/>
        <w:gridCol w:w="290"/>
        <w:gridCol w:w="29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63"/>
        <w:gridCol w:w="404"/>
      </w:tblGrid>
      <w:tr w:rsidR="00C76A2A" w:rsidRPr="005C34C2">
        <w:trPr>
          <w:trHeight w:val="3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  <w:vAlign w:val="center"/>
          </w:tcPr>
          <w:p w:rsidR="00DE757B" w:rsidRPr="005C34C2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№</w:t>
            </w:r>
          </w:p>
          <w:p w:rsidR="00C76A2A" w:rsidRPr="00F22583" w:rsidRDefault="00C76A2A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C34C2">
              <w:rPr>
                <w:rFonts w:ascii="Times New Roman" w:hAnsi="Times New Roman" w:cs="Times New Roman"/>
                <w:sz w:val="18"/>
                <w:szCs w:val="18"/>
              </w:rPr>
              <w:t>вар</w:t>
            </w:r>
            <w:r w:rsidRPr="005C34C2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5C34C2">
              <w:rPr>
                <w:rFonts w:ascii="Times New Roman" w:hAnsi="Times New Roman" w:cs="Times New Roman"/>
                <w:sz w:val="18"/>
                <w:szCs w:val="18"/>
              </w:rPr>
              <w:t>анта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12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47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59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68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69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79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8,10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  <w:vAlign w:val="center"/>
          </w:tcPr>
          <w:p w:rsidR="00DE757B" w:rsidRPr="00F22583" w:rsidRDefault="00DE757B" w:rsidP="00932D0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F22583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9,10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C76A2A" w:rsidRPr="005C34C2">
        <w:trPr>
          <w:trHeight w:val="227"/>
          <w:jc w:val="center"/>
        </w:trPr>
        <w:tc>
          <w:tcPr>
            <w:tcW w:w="507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290" w:type="dxa"/>
            <w:tcMar>
              <w:left w:w="28" w:type="dxa"/>
              <w:right w:w="28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290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28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63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04" w:type="dxa"/>
            <w:tcMar>
              <w:left w:w="0" w:type="dxa"/>
              <w:right w:w="0" w:type="dxa"/>
            </w:tcMar>
          </w:tcPr>
          <w:p w:rsidR="00DE757B" w:rsidRPr="00F22583" w:rsidRDefault="00DE757B" w:rsidP="005C34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2583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</w:tbl>
    <w:p w:rsidR="00A0472E" w:rsidRDefault="00A0472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A0472E" w:rsidRDefault="00A0472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A0472E" w:rsidRDefault="00A0472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A0472E" w:rsidRDefault="00A0472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A0472E" w:rsidRDefault="00A0472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A0472E" w:rsidRDefault="00A0472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932D00" w:rsidRDefault="00932D0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932D00" w:rsidRDefault="00932D0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932D00" w:rsidRDefault="00932D0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932D00" w:rsidRDefault="00932D00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A0472E" w:rsidRDefault="00A0472E" w:rsidP="004C6890">
      <w:pPr>
        <w:pStyle w:val="a3"/>
        <w:tabs>
          <w:tab w:val="left" w:pos="931"/>
        </w:tabs>
        <w:jc w:val="center"/>
        <w:rPr>
          <w:b/>
          <w:smallCaps/>
          <w:w w:val="95"/>
          <w:sz w:val="20"/>
          <w:szCs w:val="20"/>
        </w:rPr>
      </w:pPr>
    </w:p>
    <w:p w:rsidR="002105DD" w:rsidRPr="005354C8" w:rsidRDefault="00932D00" w:rsidP="005354C8">
      <w:pPr>
        <w:pStyle w:val="a3"/>
        <w:tabs>
          <w:tab w:val="left" w:pos="931"/>
        </w:tabs>
        <w:spacing w:before="0" w:line="240" w:lineRule="auto"/>
        <w:jc w:val="center"/>
        <w:rPr>
          <w:b/>
          <w:smallCaps/>
          <w:w w:val="95"/>
          <w:sz w:val="20"/>
          <w:szCs w:val="20"/>
        </w:rPr>
      </w:pPr>
      <w:r>
        <w:rPr>
          <w:b/>
          <w:sz w:val="22"/>
          <w:szCs w:val="22"/>
        </w:rPr>
        <w:lastRenderedPageBreak/>
        <w:t>8</w:t>
      </w:r>
      <w:r w:rsidR="005354C8">
        <w:rPr>
          <w:b/>
          <w:sz w:val="22"/>
          <w:szCs w:val="22"/>
        </w:rPr>
        <w:t xml:space="preserve">. </w:t>
      </w:r>
      <w:r w:rsidR="005354C8" w:rsidRPr="005354C8">
        <w:rPr>
          <w:b/>
          <w:sz w:val="22"/>
          <w:szCs w:val="22"/>
        </w:rPr>
        <w:t>РЕШЕНИЕ ЗАДАЧ ЛИНЕЙНОГО ПРОГРАММИРОВАНИЯ С ИСПОЛЬЗОВАНИЕМ ЭВМ</w:t>
      </w:r>
    </w:p>
    <w:p w:rsidR="00A0472E" w:rsidRDefault="00A0472E" w:rsidP="00A0472E">
      <w:pPr>
        <w:widowControl/>
        <w:autoSpaceDE/>
        <w:autoSpaceDN/>
        <w:adjustRightInd/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A0472E" w:rsidRPr="00A0472E" w:rsidRDefault="00A0472E" w:rsidP="00A0472E">
      <w:pPr>
        <w:pStyle w:val="21"/>
        <w:ind w:firstLine="397"/>
        <w:rPr>
          <w:rFonts w:cs="Times New Roman"/>
          <w:sz w:val="22"/>
          <w:szCs w:val="22"/>
        </w:rPr>
      </w:pPr>
      <w:r w:rsidRPr="00A0472E">
        <w:rPr>
          <w:rFonts w:cs="Times New Roman"/>
          <w:sz w:val="22"/>
          <w:szCs w:val="22"/>
        </w:rPr>
        <w:t xml:space="preserve">На ЭВМ </w:t>
      </w:r>
      <w:r w:rsidRPr="00A0472E">
        <w:rPr>
          <w:sz w:val="22"/>
          <w:szCs w:val="22"/>
        </w:rPr>
        <w:t>задачи</w:t>
      </w:r>
      <w:r w:rsidRPr="00A0472E">
        <w:rPr>
          <w:rFonts w:cs="Times New Roman"/>
          <w:sz w:val="22"/>
          <w:szCs w:val="22"/>
        </w:rPr>
        <w:t xml:space="preserve"> линейного программирования решаются в с</w:t>
      </w:r>
      <w:r w:rsidRPr="00A0472E">
        <w:rPr>
          <w:rFonts w:cs="Times New Roman"/>
          <w:sz w:val="22"/>
          <w:szCs w:val="22"/>
        </w:rPr>
        <w:t>и</w:t>
      </w:r>
      <w:r w:rsidRPr="00A0472E">
        <w:rPr>
          <w:rFonts w:cs="Times New Roman"/>
          <w:sz w:val="22"/>
          <w:szCs w:val="22"/>
        </w:rPr>
        <w:t>стемах поддержки принятия решений (СППР). СППР, использу</w:t>
      </w:r>
      <w:r w:rsidRPr="00A0472E">
        <w:rPr>
          <w:rFonts w:cs="Times New Roman"/>
          <w:sz w:val="22"/>
          <w:szCs w:val="22"/>
        </w:rPr>
        <w:t>ю</w:t>
      </w:r>
      <w:r w:rsidRPr="00A0472E">
        <w:rPr>
          <w:rFonts w:cs="Times New Roman"/>
          <w:sz w:val="22"/>
          <w:szCs w:val="22"/>
        </w:rPr>
        <w:t>щие экономико-математические методы, реализованы в специал</w:t>
      </w:r>
      <w:r w:rsidRPr="00A0472E">
        <w:rPr>
          <w:rFonts w:cs="Times New Roman"/>
          <w:sz w:val="22"/>
          <w:szCs w:val="22"/>
        </w:rPr>
        <w:t>ь</w:t>
      </w:r>
      <w:r w:rsidRPr="00A0472E">
        <w:rPr>
          <w:rFonts w:cs="Times New Roman"/>
          <w:sz w:val="22"/>
          <w:szCs w:val="22"/>
        </w:rPr>
        <w:t>ных программах (</w:t>
      </w:r>
      <w:r w:rsidRPr="00A0472E">
        <w:rPr>
          <w:rFonts w:cs="Times New Roman"/>
          <w:sz w:val="22"/>
          <w:szCs w:val="22"/>
          <w:lang w:val="en-US"/>
        </w:rPr>
        <w:t>Excel</w:t>
      </w:r>
      <w:r>
        <w:rPr>
          <w:rFonts w:cs="Times New Roman"/>
          <w:sz w:val="22"/>
          <w:szCs w:val="22"/>
        </w:rPr>
        <w:t>,</w:t>
      </w:r>
      <w:r w:rsidRPr="007C7B24">
        <w:rPr>
          <w:rFonts w:cs="Times New Roman"/>
          <w:sz w:val="22"/>
          <w:szCs w:val="22"/>
        </w:rPr>
        <w:t xml:space="preserve"> </w:t>
      </w:r>
      <w:r w:rsidRPr="00A0472E">
        <w:rPr>
          <w:rFonts w:cs="Times New Roman"/>
          <w:sz w:val="22"/>
          <w:szCs w:val="22"/>
          <w:lang w:val="en-US"/>
        </w:rPr>
        <w:t>Mathcad</w:t>
      </w:r>
      <w:r>
        <w:rPr>
          <w:rFonts w:cs="Times New Roman"/>
          <w:sz w:val="22"/>
          <w:szCs w:val="22"/>
        </w:rPr>
        <w:t xml:space="preserve"> и т. д.</w:t>
      </w:r>
      <w:r w:rsidRPr="00A0472E">
        <w:rPr>
          <w:rFonts w:cs="Times New Roman"/>
          <w:sz w:val="22"/>
          <w:szCs w:val="22"/>
        </w:rPr>
        <w:t>). Однако постановку и расшифровку получаемых решений осуществляет человек, и на это уходит основное время, а реализация на компьютере составл</w:t>
      </w:r>
      <w:r w:rsidRPr="00A0472E">
        <w:rPr>
          <w:rFonts w:cs="Times New Roman"/>
          <w:sz w:val="22"/>
          <w:szCs w:val="22"/>
        </w:rPr>
        <w:t>я</w:t>
      </w:r>
      <w:r w:rsidRPr="00A0472E">
        <w:rPr>
          <w:rFonts w:cs="Times New Roman"/>
          <w:sz w:val="22"/>
          <w:szCs w:val="22"/>
        </w:rPr>
        <w:t>ет ничтожно малое время.</w:t>
      </w:r>
    </w:p>
    <w:p w:rsidR="00A0472E" w:rsidRPr="00A0472E" w:rsidRDefault="00A0472E" w:rsidP="00A0472E">
      <w:pPr>
        <w:widowControl/>
        <w:autoSpaceDE/>
        <w:autoSpaceDN/>
        <w:adjustRightInd/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A0472E" w:rsidRPr="00A0472E" w:rsidRDefault="00A0472E" w:rsidP="00A0472E">
      <w:pPr>
        <w:widowControl/>
        <w:autoSpaceDE/>
        <w:autoSpaceDN/>
        <w:adjustRightInd/>
        <w:ind w:left="360" w:hanging="360"/>
        <w:rPr>
          <w:rFonts w:ascii="Times New Roman" w:hAnsi="Times New Roman" w:cs="Times New Roman"/>
          <w:b/>
          <w:spacing w:val="-2"/>
          <w:sz w:val="22"/>
          <w:szCs w:val="22"/>
        </w:rPr>
      </w:pPr>
      <w:r w:rsidRPr="00A0472E">
        <w:rPr>
          <w:rFonts w:ascii="Times New Roman" w:hAnsi="Times New Roman" w:cs="Times New Roman"/>
          <w:b/>
          <w:spacing w:val="-2"/>
          <w:sz w:val="22"/>
          <w:szCs w:val="22"/>
        </w:rPr>
        <w:t>Этапы работ при решении задач линейного программирования.</w:t>
      </w:r>
    </w:p>
    <w:p w:rsidR="00A0472E" w:rsidRDefault="00A0472E" w:rsidP="00A0472E">
      <w:pPr>
        <w:widowControl/>
        <w:numPr>
          <w:ilvl w:val="0"/>
          <w:numId w:val="11"/>
        </w:numPr>
        <w:tabs>
          <w:tab w:val="clear" w:pos="720"/>
          <w:tab w:val="num" w:pos="284"/>
        </w:tabs>
        <w:autoSpaceDE/>
        <w:autoSpaceDN/>
        <w:adjustRightInd/>
        <w:ind w:left="0"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0472E">
        <w:rPr>
          <w:rFonts w:ascii="Times New Roman" w:hAnsi="Times New Roman" w:cs="Times New Roman"/>
          <w:sz w:val="22"/>
          <w:szCs w:val="22"/>
        </w:rPr>
        <w:t>Выбор и постановка задачи.</w:t>
      </w:r>
    </w:p>
    <w:p w:rsidR="00A0472E" w:rsidRDefault="00A0472E" w:rsidP="00A0472E">
      <w:pPr>
        <w:widowControl/>
        <w:numPr>
          <w:ilvl w:val="0"/>
          <w:numId w:val="11"/>
        </w:numPr>
        <w:tabs>
          <w:tab w:val="clear" w:pos="720"/>
          <w:tab w:val="num" w:pos="284"/>
        </w:tabs>
        <w:autoSpaceDE/>
        <w:autoSpaceDN/>
        <w:adjustRightInd/>
        <w:ind w:left="0"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0472E">
        <w:rPr>
          <w:rFonts w:ascii="Times New Roman" w:hAnsi="Times New Roman" w:cs="Times New Roman"/>
          <w:sz w:val="22"/>
          <w:szCs w:val="22"/>
        </w:rPr>
        <w:t>Составление математической модели.</w:t>
      </w:r>
    </w:p>
    <w:p w:rsidR="00A0472E" w:rsidRDefault="00A0472E" w:rsidP="00A0472E">
      <w:pPr>
        <w:widowControl/>
        <w:numPr>
          <w:ilvl w:val="0"/>
          <w:numId w:val="11"/>
        </w:numPr>
        <w:tabs>
          <w:tab w:val="clear" w:pos="720"/>
          <w:tab w:val="num" w:pos="284"/>
        </w:tabs>
        <w:autoSpaceDE/>
        <w:autoSpaceDN/>
        <w:adjustRightInd/>
        <w:ind w:left="0"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0472E">
        <w:rPr>
          <w:rFonts w:ascii="Times New Roman" w:hAnsi="Times New Roman" w:cs="Times New Roman"/>
          <w:sz w:val="22"/>
          <w:szCs w:val="22"/>
        </w:rPr>
        <w:t>Решение задачи  в СППР.</w:t>
      </w:r>
    </w:p>
    <w:p w:rsidR="00A0472E" w:rsidRPr="00A0472E" w:rsidRDefault="00A0472E" w:rsidP="00A0472E">
      <w:pPr>
        <w:widowControl/>
        <w:numPr>
          <w:ilvl w:val="0"/>
          <w:numId w:val="11"/>
        </w:numPr>
        <w:tabs>
          <w:tab w:val="clear" w:pos="720"/>
          <w:tab w:val="num" w:pos="284"/>
        </w:tabs>
        <w:autoSpaceDE/>
        <w:autoSpaceDN/>
        <w:adjustRightInd/>
        <w:ind w:left="0"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0472E">
        <w:rPr>
          <w:rFonts w:ascii="Times New Roman" w:hAnsi="Times New Roman" w:cs="Times New Roman"/>
          <w:sz w:val="22"/>
          <w:szCs w:val="22"/>
        </w:rPr>
        <w:t>После получения решения проводится анализ. Виды анал</w:t>
      </w:r>
      <w:r w:rsidRPr="00A0472E">
        <w:rPr>
          <w:rFonts w:ascii="Times New Roman" w:hAnsi="Times New Roman" w:cs="Times New Roman"/>
          <w:sz w:val="22"/>
          <w:szCs w:val="22"/>
        </w:rPr>
        <w:t>и</w:t>
      </w:r>
      <w:r w:rsidRPr="00A0472E">
        <w:rPr>
          <w:rFonts w:ascii="Times New Roman" w:hAnsi="Times New Roman" w:cs="Times New Roman"/>
          <w:sz w:val="22"/>
          <w:szCs w:val="22"/>
        </w:rPr>
        <w:t>за: анализ решения, анализ устойчивости, анализ пределов.</w:t>
      </w:r>
    </w:p>
    <w:p w:rsidR="00A0472E" w:rsidRPr="00A0472E" w:rsidRDefault="00A0472E" w:rsidP="00A0472E">
      <w:pPr>
        <w:widowControl/>
        <w:numPr>
          <w:ilvl w:val="0"/>
          <w:numId w:val="11"/>
        </w:numPr>
        <w:tabs>
          <w:tab w:val="clear" w:pos="720"/>
          <w:tab w:val="num" w:pos="284"/>
        </w:tabs>
        <w:autoSpaceDE/>
        <w:autoSpaceDN/>
        <w:adjustRightInd/>
        <w:ind w:left="0"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0472E">
        <w:rPr>
          <w:rFonts w:ascii="Times New Roman" w:hAnsi="Times New Roman" w:cs="Times New Roman"/>
          <w:sz w:val="22"/>
          <w:szCs w:val="22"/>
        </w:rPr>
        <w:t>Принятие оптимального решения – решение принимает не компьютер, а тот человек, который должен отвечать за результаты принятого решения.</w:t>
      </w:r>
    </w:p>
    <w:p w:rsidR="002105DD" w:rsidRDefault="00A0472E" w:rsidP="00A0472E">
      <w:pPr>
        <w:pStyle w:val="21"/>
        <w:ind w:firstLine="397"/>
        <w:rPr>
          <w:rFonts w:cs="Times New Roman"/>
          <w:sz w:val="22"/>
          <w:szCs w:val="22"/>
        </w:rPr>
      </w:pPr>
      <w:r w:rsidRPr="00A0472E">
        <w:rPr>
          <w:rFonts w:cs="Times New Roman"/>
          <w:sz w:val="22"/>
          <w:szCs w:val="22"/>
        </w:rPr>
        <w:t>Сочетание различных элементов модели образуют различные классы задач оптимизации, которые требуют разных методов р</w:t>
      </w:r>
      <w:r w:rsidRPr="00A0472E">
        <w:rPr>
          <w:rFonts w:cs="Times New Roman"/>
          <w:sz w:val="22"/>
          <w:szCs w:val="22"/>
        </w:rPr>
        <w:t>е</w:t>
      </w:r>
      <w:r w:rsidRPr="00A0472E">
        <w:rPr>
          <w:rFonts w:cs="Times New Roman"/>
          <w:sz w:val="22"/>
          <w:szCs w:val="22"/>
        </w:rPr>
        <w:t>шения.</w:t>
      </w:r>
    </w:p>
    <w:p w:rsidR="00B05DFC" w:rsidRDefault="00B05DFC" w:rsidP="00B05DFC">
      <w:pPr>
        <w:pStyle w:val="21"/>
        <w:ind w:firstLine="397"/>
        <w:rPr>
          <w:bCs/>
          <w:sz w:val="22"/>
          <w:szCs w:val="22"/>
        </w:rPr>
      </w:pPr>
      <w:r w:rsidRPr="00B05DFC">
        <w:rPr>
          <w:rFonts w:cs="Times New Roman"/>
          <w:sz w:val="22"/>
          <w:szCs w:val="22"/>
        </w:rPr>
        <w:t xml:space="preserve">Рассмотрим решение задач линейного программирования в </w:t>
      </w:r>
      <w:r w:rsidRPr="00B05DFC">
        <w:rPr>
          <w:bCs/>
          <w:sz w:val="22"/>
          <w:szCs w:val="22"/>
          <w:lang w:val="en-US"/>
        </w:rPr>
        <w:t>MS</w:t>
      </w:r>
      <w:r w:rsidRPr="00B05DFC">
        <w:rPr>
          <w:bCs/>
          <w:sz w:val="22"/>
          <w:szCs w:val="22"/>
        </w:rPr>
        <w:t xml:space="preserve"> </w:t>
      </w:r>
      <w:r w:rsidRPr="00B05DFC">
        <w:rPr>
          <w:bCs/>
          <w:sz w:val="22"/>
          <w:szCs w:val="22"/>
          <w:lang w:val="en-US"/>
        </w:rPr>
        <w:t>EXCEL</w:t>
      </w:r>
      <w:r>
        <w:rPr>
          <w:bCs/>
          <w:sz w:val="22"/>
          <w:szCs w:val="22"/>
        </w:rPr>
        <w:t>.</w:t>
      </w:r>
    </w:p>
    <w:p w:rsidR="00B05DFC" w:rsidRPr="00B05DFC" w:rsidRDefault="00B05DFC" w:rsidP="00B05DFC">
      <w:pPr>
        <w:pStyle w:val="21"/>
        <w:ind w:firstLine="397"/>
        <w:rPr>
          <w:bCs/>
          <w:spacing w:val="-4"/>
          <w:sz w:val="22"/>
          <w:szCs w:val="22"/>
        </w:rPr>
      </w:pPr>
      <w:r w:rsidRPr="00B05DFC">
        <w:rPr>
          <w:rFonts w:cs="Times New Roman"/>
          <w:bCs/>
          <w:i/>
          <w:sz w:val="22"/>
          <w:szCs w:val="22"/>
        </w:rPr>
        <w:t xml:space="preserve">Пример </w:t>
      </w:r>
      <w:r w:rsidR="004B1955">
        <w:rPr>
          <w:rFonts w:cs="Times New Roman"/>
          <w:bCs/>
          <w:i/>
          <w:sz w:val="22"/>
          <w:szCs w:val="22"/>
        </w:rPr>
        <w:t>32</w:t>
      </w:r>
      <w:r w:rsidRPr="00B05DFC">
        <w:rPr>
          <w:rFonts w:cs="Times New Roman"/>
          <w:bCs/>
          <w:sz w:val="22"/>
          <w:szCs w:val="22"/>
        </w:rPr>
        <w:t xml:space="preserve">. </w:t>
      </w:r>
      <w:r w:rsidRPr="00B05DFC">
        <w:rPr>
          <w:rFonts w:cs="Times New Roman"/>
          <w:sz w:val="22"/>
          <w:szCs w:val="22"/>
        </w:rPr>
        <w:t>Фабрика выпускает два типа красок: для внутре</w:t>
      </w:r>
      <w:r w:rsidRPr="00B05DFC">
        <w:rPr>
          <w:rFonts w:cs="Times New Roman"/>
          <w:sz w:val="22"/>
          <w:szCs w:val="22"/>
        </w:rPr>
        <w:t>н</w:t>
      </w:r>
      <w:r w:rsidRPr="00B05DFC">
        <w:rPr>
          <w:rFonts w:cs="Times New Roman"/>
          <w:sz w:val="22"/>
          <w:szCs w:val="22"/>
        </w:rPr>
        <w:t xml:space="preserve">них (I) и наружных (Е) работ. Продукция обоих видов поступает в оптовую продажу. Для производства красок используются два </w:t>
      </w:r>
      <w:r w:rsidRPr="00B05DFC">
        <w:rPr>
          <w:rFonts w:cs="Times New Roman"/>
          <w:spacing w:val="-4"/>
          <w:sz w:val="22"/>
          <w:szCs w:val="22"/>
        </w:rPr>
        <w:t>и</w:t>
      </w:r>
      <w:r w:rsidRPr="00B05DFC">
        <w:rPr>
          <w:rFonts w:cs="Times New Roman"/>
          <w:spacing w:val="-4"/>
          <w:sz w:val="22"/>
          <w:szCs w:val="22"/>
        </w:rPr>
        <w:t>с</w:t>
      </w:r>
      <w:r w:rsidRPr="00B05DFC">
        <w:rPr>
          <w:rFonts w:cs="Times New Roman"/>
          <w:spacing w:val="-4"/>
          <w:sz w:val="22"/>
          <w:szCs w:val="22"/>
        </w:rPr>
        <w:t>ходных продукта А и В. Максимально возможные суточные запасы этих продуктов составляют 6 и 8 тонн, соответственно. Расходы пр</w:t>
      </w:r>
      <w:r w:rsidRPr="00B05DFC">
        <w:rPr>
          <w:rFonts w:cs="Times New Roman"/>
          <w:spacing w:val="-4"/>
          <w:sz w:val="22"/>
          <w:szCs w:val="22"/>
        </w:rPr>
        <w:t>о</w:t>
      </w:r>
      <w:r w:rsidRPr="00B05DFC">
        <w:rPr>
          <w:rFonts w:cs="Times New Roman"/>
          <w:spacing w:val="-4"/>
          <w:sz w:val="22"/>
          <w:szCs w:val="22"/>
        </w:rPr>
        <w:t>дуктов А и В на 1 т соответств</w:t>
      </w:r>
      <w:r w:rsidR="004B1955">
        <w:rPr>
          <w:rFonts w:cs="Times New Roman"/>
          <w:spacing w:val="-4"/>
          <w:sz w:val="22"/>
          <w:szCs w:val="22"/>
        </w:rPr>
        <w:t>ующих красок приведены в табл. 41</w:t>
      </w:r>
      <w:r w:rsidRPr="00B05DFC">
        <w:rPr>
          <w:rFonts w:cs="Times New Roman"/>
          <w:spacing w:val="-4"/>
          <w:sz w:val="22"/>
          <w:szCs w:val="22"/>
        </w:rPr>
        <w:t>.</w:t>
      </w:r>
    </w:p>
    <w:p w:rsidR="00B05DFC" w:rsidRDefault="004B1955" w:rsidP="00B05DFC">
      <w:pPr>
        <w:jc w:val="righ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Таблица 41</w:t>
      </w:r>
      <w:r w:rsidR="00B05DFC" w:rsidRPr="00B05DF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B05DFC" w:rsidRPr="00B05DFC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:rsidR="00B05DFC" w:rsidRPr="00B05DFC" w:rsidRDefault="00B05DFC" w:rsidP="00B05DFC">
      <w:pPr>
        <w:jc w:val="center"/>
        <w:rPr>
          <w:rFonts w:ascii="Times New Roman" w:hAnsi="Times New Roman" w:cs="Times New Roman"/>
          <w:sz w:val="22"/>
          <w:szCs w:val="22"/>
        </w:rPr>
      </w:pPr>
      <w:r w:rsidRPr="00B05DFC">
        <w:rPr>
          <w:rFonts w:ascii="Times New Roman" w:hAnsi="Times New Roman" w:cs="Times New Roman"/>
          <w:iCs/>
          <w:sz w:val="22"/>
          <w:szCs w:val="22"/>
        </w:rPr>
        <w:t>Исходные данные задачи о планировании производства красок</w:t>
      </w:r>
    </w:p>
    <w:tbl>
      <w:tblPr>
        <w:tblW w:w="5245" w:type="dxa"/>
        <w:jc w:val="center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560"/>
        <w:gridCol w:w="992"/>
        <w:gridCol w:w="1134"/>
        <w:gridCol w:w="1559"/>
      </w:tblGrid>
      <w:tr w:rsidR="00932D00" w:rsidRPr="00B05DFC">
        <w:trPr>
          <w:cantSplit/>
          <w:trHeight w:hRule="exact" w:val="525"/>
          <w:jc w:val="center"/>
        </w:trPr>
        <w:tc>
          <w:tcPr>
            <w:tcW w:w="1560" w:type="dxa"/>
            <w:vMerge w:val="restart"/>
          </w:tcPr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Исходный продукт</w:t>
            </w:r>
          </w:p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26" w:type="dxa"/>
            <w:gridSpan w:val="2"/>
          </w:tcPr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Расход исходных проду</w:t>
            </w: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к</w:t>
            </w: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тов на тонну краски, т</w:t>
            </w:r>
          </w:p>
        </w:tc>
        <w:tc>
          <w:tcPr>
            <w:tcW w:w="1559" w:type="dxa"/>
            <w:vMerge w:val="restart"/>
          </w:tcPr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Максимально во</w:t>
            </w: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з</w:t>
            </w: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можный запас, т</w:t>
            </w:r>
          </w:p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32D00" w:rsidRPr="00B05DFC" w:rsidRDefault="00932D00" w:rsidP="00B05DF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32D00" w:rsidRPr="00B05DFC">
        <w:trPr>
          <w:cantSplit/>
          <w:trHeight w:hRule="exact" w:val="221"/>
          <w:jc w:val="center"/>
        </w:trPr>
        <w:tc>
          <w:tcPr>
            <w:tcW w:w="1560" w:type="dxa"/>
            <w:vMerge/>
            <w:vAlign w:val="center"/>
          </w:tcPr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краска Е</w:t>
            </w:r>
          </w:p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Краска </w:t>
            </w:r>
            <w:r w:rsidRPr="00B05DFC">
              <w:rPr>
                <w:rFonts w:ascii="Times New Roman" w:hAnsi="Times New Roman" w:cs="Times New Roman"/>
                <w:bCs/>
                <w:sz w:val="18"/>
                <w:szCs w:val="18"/>
                <w:lang w:val="en-US"/>
              </w:rPr>
              <w:t>I</w:t>
            </w:r>
          </w:p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/>
            <w:vAlign w:val="center"/>
          </w:tcPr>
          <w:p w:rsidR="00932D00" w:rsidRPr="00B05DFC" w:rsidRDefault="00932D00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05DFC" w:rsidRPr="00B05DFC">
        <w:trPr>
          <w:trHeight w:hRule="exact" w:val="434"/>
          <w:jc w:val="center"/>
        </w:trPr>
        <w:tc>
          <w:tcPr>
            <w:tcW w:w="1560" w:type="dxa"/>
          </w:tcPr>
          <w:p w:rsidR="00B05DFC" w:rsidRPr="00B05DFC" w:rsidRDefault="00B05DFC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А</w:t>
            </w:r>
          </w:p>
          <w:p w:rsidR="00B05DFC" w:rsidRPr="00B05DFC" w:rsidRDefault="00B05DFC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В</w:t>
            </w:r>
          </w:p>
        </w:tc>
        <w:tc>
          <w:tcPr>
            <w:tcW w:w="992" w:type="dxa"/>
          </w:tcPr>
          <w:p w:rsidR="00B05DFC" w:rsidRPr="00B05DFC" w:rsidRDefault="00B05DFC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1</w:t>
            </w:r>
          </w:p>
          <w:p w:rsidR="00B05DFC" w:rsidRPr="00B05DFC" w:rsidRDefault="00B05DFC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:rsidR="00B05DFC" w:rsidRPr="00B05DFC" w:rsidRDefault="00B05DFC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2</w:t>
            </w:r>
          </w:p>
          <w:p w:rsidR="00B05DFC" w:rsidRPr="00B05DFC" w:rsidRDefault="00B05DFC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1</w:t>
            </w:r>
          </w:p>
        </w:tc>
        <w:tc>
          <w:tcPr>
            <w:tcW w:w="1559" w:type="dxa"/>
          </w:tcPr>
          <w:p w:rsidR="00B05DFC" w:rsidRPr="00B05DFC" w:rsidRDefault="00B05DFC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6</w:t>
            </w:r>
          </w:p>
          <w:p w:rsidR="00B05DFC" w:rsidRPr="00B05DFC" w:rsidRDefault="00B05DFC" w:rsidP="00B05DFC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5DFC">
              <w:rPr>
                <w:rFonts w:ascii="Times New Roman" w:hAnsi="Times New Roman" w:cs="Times New Roman"/>
                <w:bCs/>
                <w:sz w:val="18"/>
                <w:szCs w:val="18"/>
              </w:rPr>
              <w:t>8</w:t>
            </w:r>
          </w:p>
        </w:tc>
      </w:tr>
    </w:tbl>
    <w:p w:rsidR="00B05DFC" w:rsidRPr="00B05DFC" w:rsidRDefault="00B05DFC" w:rsidP="00B05DFC">
      <w:pPr>
        <w:widowControl/>
        <w:autoSpaceDE/>
        <w:autoSpaceDN/>
        <w:adjustRightInd/>
        <w:rPr>
          <w:rFonts w:ascii="Arial" w:hAnsi="Arial" w:cs="Arial"/>
          <w:sz w:val="16"/>
          <w:szCs w:val="16"/>
        </w:rPr>
      </w:pPr>
    </w:p>
    <w:p w:rsidR="00B05DFC" w:rsidRPr="00B05DFC" w:rsidRDefault="00B05DFC" w:rsidP="00B05DFC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B05DFC">
        <w:rPr>
          <w:rFonts w:ascii="Times New Roman" w:hAnsi="Times New Roman" w:cs="Times New Roman"/>
          <w:sz w:val="22"/>
          <w:szCs w:val="22"/>
        </w:rPr>
        <w:t>Изучение рынка сбыта показало, что суточный спрос на кра</w:t>
      </w:r>
      <w:r w:rsidRPr="00B05DFC">
        <w:rPr>
          <w:rFonts w:ascii="Times New Roman" w:hAnsi="Times New Roman" w:cs="Times New Roman"/>
          <w:sz w:val="22"/>
          <w:szCs w:val="22"/>
        </w:rPr>
        <w:t>с</w:t>
      </w:r>
      <w:r w:rsidRPr="00B05DFC">
        <w:rPr>
          <w:rFonts w:ascii="Times New Roman" w:hAnsi="Times New Roman" w:cs="Times New Roman"/>
          <w:sz w:val="22"/>
          <w:szCs w:val="22"/>
        </w:rPr>
        <w:t>ку I никогда не превышает спроса на краску Е более чем на 1 т. Кроме того, установлено, что спрос на краску I никогда не прев</w:t>
      </w:r>
      <w:r w:rsidRPr="00B05DFC">
        <w:rPr>
          <w:rFonts w:ascii="Times New Roman" w:hAnsi="Times New Roman" w:cs="Times New Roman"/>
          <w:sz w:val="22"/>
          <w:szCs w:val="22"/>
        </w:rPr>
        <w:t>ы</w:t>
      </w:r>
      <w:r w:rsidRPr="00B05DFC">
        <w:rPr>
          <w:rFonts w:ascii="Times New Roman" w:hAnsi="Times New Roman" w:cs="Times New Roman"/>
          <w:sz w:val="22"/>
          <w:szCs w:val="22"/>
        </w:rPr>
        <w:t>шает 2 т в сутки. Оптовые цены одной тонны красок равны: 3000 руб. для краски Е и 2000 руб. для краски I. Какое количество кра</w:t>
      </w:r>
      <w:r w:rsidRPr="00B05DFC">
        <w:rPr>
          <w:rFonts w:ascii="Times New Roman" w:hAnsi="Times New Roman" w:cs="Times New Roman"/>
          <w:sz w:val="22"/>
          <w:szCs w:val="22"/>
        </w:rPr>
        <w:t>с</w:t>
      </w:r>
      <w:r w:rsidRPr="00B05DFC">
        <w:rPr>
          <w:rFonts w:ascii="Times New Roman" w:hAnsi="Times New Roman" w:cs="Times New Roman"/>
          <w:sz w:val="22"/>
          <w:szCs w:val="22"/>
        </w:rPr>
        <w:t>ки каждого вида должна производить фабрика, чтобы доход от р</w:t>
      </w:r>
      <w:r w:rsidRPr="00B05DFC">
        <w:rPr>
          <w:rFonts w:ascii="Times New Roman" w:hAnsi="Times New Roman" w:cs="Times New Roman"/>
          <w:sz w:val="22"/>
          <w:szCs w:val="22"/>
        </w:rPr>
        <w:t>е</w:t>
      </w:r>
      <w:r w:rsidRPr="00B05DFC">
        <w:rPr>
          <w:rFonts w:ascii="Times New Roman" w:hAnsi="Times New Roman" w:cs="Times New Roman"/>
          <w:sz w:val="22"/>
          <w:szCs w:val="22"/>
        </w:rPr>
        <w:t>ализации продукции был максимальным?</w:t>
      </w:r>
    </w:p>
    <w:p w:rsidR="00B05DFC" w:rsidRPr="00B05DFC" w:rsidRDefault="00B05DFC" w:rsidP="00B05DFC">
      <w:pPr>
        <w:widowControl/>
        <w:autoSpaceDE/>
        <w:autoSpaceDN/>
        <w:adjustRightInd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B05DFC">
        <w:rPr>
          <w:rFonts w:ascii="Times New Roman" w:hAnsi="Times New Roman" w:cs="Times New Roman"/>
          <w:i/>
          <w:sz w:val="22"/>
          <w:szCs w:val="22"/>
        </w:rPr>
        <w:t>Решение.</w:t>
      </w:r>
    </w:p>
    <w:p w:rsidR="00B05DFC" w:rsidRPr="00B05DFC" w:rsidRDefault="00B05DFC" w:rsidP="00B05DFC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B05DFC">
        <w:rPr>
          <w:rFonts w:ascii="Times New Roman" w:hAnsi="Times New Roman" w:cs="Times New Roman"/>
          <w:sz w:val="22"/>
          <w:szCs w:val="22"/>
        </w:rPr>
        <w:t xml:space="preserve">В нашем случае фабрике необходимо спланировать объем производства красок так, чтобы максимизировать прибыль. </w:t>
      </w:r>
      <w:r w:rsidR="00932D00">
        <w:rPr>
          <w:rFonts w:ascii="Times New Roman" w:hAnsi="Times New Roman" w:cs="Times New Roman"/>
          <w:sz w:val="22"/>
          <w:szCs w:val="22"/>
        </w:rPr>
        <w:t>П</w:t>
      </w:r>
      <w:r w:rsidRPr="00B05DFC">
        <w:rPr>
          <w:rFonts w:ascii="Times New Roman" w:hAnsi="Times New Roman" w:cs="Times New Roman"/>
          <w:sz w:val="22"/>
          <w:szCs w:val="22"/>
        </w:rPr>
        <w:t>ер</w:t>
      </w:r>
      <w:r w:rsidRPr="00B05DFC">
        <w:rPr>
          <w:rFonts w:ascii="Times New Roman" w:hAnsi="Times New Roman" w:cs="Times New Roman"/>
          <w:sz w:val="22"/>
          <w:szCs w:val="22"/>
        </w:rPr>
        <w:t>е</w:t>
      </w:r>
      <w:r w:rsidRPr="00B05DFC">
        <w:rPr>
          <w:rFonts w:ascii="Times New Roman" w:hAnsi="Times New Roman" w:cs="Times New Roman"/>
          <w:sz w:val="22"/>
          <w:szCs w:val="22"/>
        </w:rPr>
        <w:t>менными являются:</w:t>
      </w:r>
    </w:p>
    <w:p w:rsidR="00B05DFC" w:rsidRPr="00B05DFC" w:rsidRDefault="00B05DFC" w:rsidP="00B05DFC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B05DFC">
        <w:rPr>
          <w:rFonts w:ascii="Times New Roman" w:hAnsi="Times New Roman" w:cs="Times New Roman"/>
          <w:sz w:val="22"/>
          <w:szCs w:val="22"/>
        </w:rPr>
        <w:t xml:space="preserve"> XI </w:t>
      </w:r>
      <w:r w:rsidRPr="00A0472E">
        <w:rPr>
          <w:rFonts w:ascii="Times New Roman" w:hAnsi="Times New Roman" w:cs="Times New Roman"/>
          <w:sz w:val="22"/>
          <w:szCs w:val="22"/>
        </w:rPr>
        <w:t>–</w:t>
      </w:r>
      <w:r w:rsidRPr="00B05DFC">
        <w:rPr>
          <w:rFonts w:ascii="Times New Roman" w:hAnsi="Times New Roman" w:cs="Times New Roman"/>
          <w:sz w:val="22"/>
          <w:szCs w:val="22"/>
        </w:rPr>
        <w:t xml:space="preserve"> суточный объем производства краски I и XE </w:t>
      </w:r>
      <w:r w:rsidRPr="00A0472E">
        <w:rPr>
          <w:rFonts w:ascii="Times New Roman" w:hAnsi="Times New Roman" w:cs="Times New Roman"/>
          <w:sz w:val="22"/>
          <w:szCs w:val="22"/>
        </w:rPr>
        <w:t>–</w:t>
      </w:r>
      <w:r w:rsidRPr="00B05DFC">
        <w:rPr>
          <w:rFonts w:ascii="Times New Roman" w:hAnsi="Times New Roman" w:cs="Times New Roman"/>
          <w:sz w:val="22"/>
          <w:szCs w:val="22"/>
        </w:rPr>
        <w:t xml:space="preserve"> суточный объем производства краски Е.</w:t>
      </w:r>
    </w:p>
    <w:p w:rsidR="00B05DFC" w:rsidRPr="00B05DFC" w:rsidRDefault="00B05DFC" w:rsidP="00B05DFC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B05DFC">
        <w:rPr>
          <w:rFonts w:ascii="Times New Roman" w:hAnsi="Times New Roman" w:cs="Times New Roman"/>
          <w:sz w:val="22"/>
          <w:szCs w:val="22"/>
        </w:rPr>
        <w:t xml:space="preserve">Суммарная суточная прибыль от производства XI  краски I и XE краски Е равна </w:t>
      </w:r>
    </w:p>
    <w:p w:rsidR="00D2599B" w:rsidRPr="00D2599B" w:rsidRDefault="00D2599B" w:rsidP="00D2599B">
      <w:pPr>
        <w:widowControl/>
        <w:autoSpaceDE/>
        <w:autoSpaceDN/>
        <w:adjustRightInd/>
        <w:jc w:val="center"/>
        <w:rPr>
          <w:rFonts w:ascii="Times New Roman" w:hAnsi="Times New Roman" w:cs="Times New Roman"/>
          <w:i/>
          <w:iCs/>
          <w:sz w:val="22"/>
          <w:szCs w:val="22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D2599B">
        <w:rPr>
          <w:rFonts w:ascii="Times New Roman" w:hAnsi="Times New Roman" w:cs="Times New Roman"/>
          <w:sz w:val="22"/>
          <w:szCs w:val="22"/>
        </w:rPr>
        <w:t xml:space="preserve"> = 3000*</w:t>
      </w:r>
      <w:r w:rsidRPr="00D2599B">
        <w:rPr>
          <w:rFonts w:ascii="Times New Roman" w:hAnsi="Times New Roman" w:cs="Times New Roman"/>
          <w:smallCaps/>
          <w:sz w:val="22"/>
          <w:szCs w:val="22"/>
          <w:lang w:val="en-US"/>
        </w:rPr>
        <w:t>XE</w:t>
      </w:r>
      <w:r w:rsidRPr="00D2599B">
        <w:rPr>
          <w:rFonts w:ascii="Times New Roman" w:hAnsi="Times New Roman" w:cs="Times New Roman"/>
          <w:smallCaps/>
          <w:sz w:val="22"/>
          <w:szCs w:val="22"/>
        </w:rPr>
        <w:t xml:space="preserve"> </w:t>
      </w:r>
      <w:r w:rsidRPr="00D2599B">
        <w:rPr>
          <w:rFonts w:ascii="Times New Roman" w:hAnsi="Times New Roman" w:cs="Times New Roman"/>
          <w:sz w:val="22"/>
          <w:szCs w:val="22"/>
        </w:rPr>
        <w:t xml:space="preserve">+ 2000* </w:t>
      </w:r>
      <w:r w:rsidRPr="00D2599B">
        <w:rPr>
          <w:rFonts w:ascii="Times New Roman" w:hAnsi="Times New Roman" w:cs="Times New Roman"/>
          <w:iCs/>
          <w:sz w:val="22"/>
          <w:szCs w:val="22"/>
          <w:lang w:val="en-US"/>
        </w:rPr>
        <w:t>XI</w:t>
      </w:r>
      <w:r w:rsidRPr="00D2599B">
        <w:rPr>
          <w:rFonts w:ascii="Times New Roman" w:hAnsi="Times New Roman" w:cs="Times New Roman"/>
          <w:i/>
          <w:iCs/>
          <w:sz w:val="22"/>
          <w:szCs w:val="22"/>
        </w:rPr>
        <w:t>.</w:t>
      </w: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 xml:space="preserve">Целью фабрики является определение среди всех допустимых значений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XE</w:t>
      </w:r>
      <w:r w:rsidRPr="00932D00">
        <w:rPr>
          <w:rFonts w:ascii="Times New Roman" w:hAnsi="Times New Roman" w:cs="Times New Roman"/>
          <w:sz w:val="22"/>
          <w:szCs w:val="22"/>
        </w:rPr>
        <w:t xml:space="preserve"> и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Pr="00932D00">
        <w:rPr>
          <w:rFonts w:ascii="Times New Roman" w:hAnsi="Times New Roman" w:cs="Times New Roman"/>
          <w:sz w:val="22"/>
          <w:szCs w:val="22"/>
        </w:rPr>
        <w:t xml:space="preserve"> таких, которые максимизируют суммарную прибыль, т. е. целевую функцию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932D00">
        <w:rPr>
          <w:rFonts w:ascii="Times New Roman" w:hAnsi="Times New Roman" w:cs="Times New Roman"/>
          <w:sz w:val="22"/>
          <w:szCs w:val="22"/>
        </w:rPr>
        <w:t>.</w:t>
      </w: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 xml:space="preserve">Перейдем к ограничениям, которые налагаются на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XE</w:t>
      </w:r>
      <w:r w:rsidRPr="00932D00">
        <w:rPr>
          <w:rFonts w:ascii="Times New Roman" w:hAnsi="Times New Roman" w:cs="Times New Roman"/>
          <w:sz w:val="22"/>
          <w:szCs w:val="22"/>
        </w:rPr>
        <w:t xml:space="preserve"> и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Pr="00932D00">
        <w:rPr>
          <w:rFonts w:ascii="Times New Roman" w:hAnsi="Times New Roman" w:cs="Times New Roman"/>
          <w:i/>
          <w:iCs/>
          <w:sz w:val="22"/>
          <w:szCs w:val="22"/>
        </w:rPr>
        <w:t>.</w:t>
      </w:r>
      <w:r w:rsidRPr="00932D00">
        <w:rPr>
          <w:rFonts w:ascii="Times New Roman" w:hAnsi="Times New Roman" w:cs="Times New Roman"/>
          <w:sz w:val="22"/>
          <w:szCs w:val="22"/>
        </w:rPr>
        <w:t xml:space="preserve"> Объем производства красок не может быть отрицательным, след</w:t>
      </w:r>
      <w:r w:rsidRPr="00932D00">
        <w:rPr>
          <w:rFonts w:ascii="Times New Roman" w:hAnsi="Times New Roman" w:cs="Times New Roman"/>
          <w:sz w:val="22"/>
          <w:szCs w:val="22"/>
        </w:rPr>
        <w:t>о</w:t>
      </w:r>
      <w:r w:rsidRPr="00932D00">
        <w:rPr>
          <w:rFonts w:ascii="Times New Roman" w:hAnsi="Times New Roman" w:cs="Times New Roman"/>
          <w:sz w:val="22"/>
          <w:szCs w:val="22"/>
        </w:rPr>
        <w:t>вательно:</w:t>
      </w:r>
    </w:p>
    <w:p w:rsidR="00B05DFC" w:rsidRPr="00D2599B" w:rsidRDefault="00D2599B" w:rsidP="00D2599B">
      <w:pPr>
        <w:spacing w:before="60"/>
        <w:jc w:val="center"/>
        <w:rPr>
          <w:rFonts w:ascii="Times New Roman" w:hAnsi="Times New Roman" w:cs="Times New Roman"/>
          <w:sz w:val="22"/>
          <w:szCs w:val="22"/>
        </w:rPr>
      </w:pPr>
      <w:r w:rsidRPr="00D2599B">
        <w:rPr>
          <w:rFonts w:ascii="Times New Roman" w:hAnsi="Times New Roman" w:cs="Times New Roman"/>
          <w:smallCaps/>
          <w:sz w:val="22"/>
          <w:szCs w:val="22"/>
          <w:lang w:val="en-US"/>
        </w:rPr>
        <w:t>XE</w:t>
      </w:r>
      <w:r w:rsidRPr="00D2599B">
        <w:rPr>
          <w:rFonts w:ascii="Times New Roman" w:hAnsi="Times New Roman" w:cs="Times New Roman"/>
          <w:smallCaps/>
          <w:sz w:val="22"/>
          <w:szCs w:val="22"/>
        </w:rPr>
        <w:t xml:space="preserve">, </w:t>
      </w:r>
      <w:r w:rsidRPr="00D2599B">
        <w:rPr>
          <w:rFonts w:ascii="Times New Roman" w:hAnsi="Times New Roman" w:cs="Times New Roman"/>
          <w:smallCaps/>
          <w:sz w:val="22"/>
          <w:szCs w:val="22"/>
          <w:lang w:val="en-US"/>
        </w:rPr>
        <w:t>XI</w:t>
      </w:r>
      <w:r w:rsidRPr="00D2599B">
        <w:rPr>
          <w:rFonts w:ascii="Times New Roman" w:hAnsi="Times New Roman" w:cs="Times New Roman"/>
          <w:smallCaps/>
          <w:sz w:val="22"/>
          <w:szCs w:val="22"/>
        </w:rPr>
        <w:t>&gt;=0</w:t>
      </w:r>
      <w:r w:rsidRPr="00D2599B">
        <w:rPr>
          <w:rFonts w:ascii="Times New Roman" w:hAnsi="Times New Roman" w:cs="Times New Roman"/>
          <w:sz w:val="22"/>
          <w:szCs w:val="22"/>
        </w:rPr>
        <w:t>.</w:t>
      </w: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>Расход исходного продукта для производства обоих видов красок не может превышать максимально возможный запас данн</w:t>
      </w:r>
      <w:r w:rsidRPr="00932D00">
        <w:rPr>
          <w:rFonts w:ascii="Times New Roman" w:hAnsi="Times New Roman" w:cs="Times New Roman"/>
          <w:sz w:val="22"/>
          <w:szCs w:val="22"/>
        </w:rPr>
        <w:t>о</w:t>
      </w:r>
      <w:r w:rsidRPr="00932D00">
        <w:rPr>
          <w:rFonts w:ascii="Times New Roman" w:hAnsi="Times New Roman" w:cs="Times New Roman"/>
          <w:sz w:val="22"/>
          <w:szCs w:val="22"/>
        </w:rPr>
        <w:t>го исходного продукта, следовательно:</w:t>
      </w:r>
    </w:p>
    <w:p w:rsidR="00D2599B" w:rsidRPr="00D2599B" w:rsidRDefault="00D2599B" w:rsidP="00D2599B">
      <w:pPr>
        <w:ind w:left="40"/>
        <w:jc w:val="center"/>
        <w:rPr>
          <w:rFonts w:ascii="Times New Roman" w:hAnsi="Times New Roman" w:cs="Times New Roman"/>
          <w:sz w:val="22"/>
          <w:szCs w:val="22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XE</w:t>
      </w:r>
      <w:r w:rsidRPr="00D2599B">
        <w:rPr>
          <w:rFonts w:ascii="Times New Roman" w:hAnsi="Times New Roman" w:cs="Times New Roman"/>
          <w:sz w:val="22"/>
          <w:szCs w:val="22"/>
        </w:rPr>
        <w:t>+2</w:t>
      </w:r>
      <w:r w:rsidRPr="00D2599B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Pr="00D2599B">
        <w:rPr>
          <w:rFonts w:ascii="Times New Roman" w:hAnsi="Times New Roman" w:cs="Times New Roman"/>
          <w:sz w:val="22"/>
          <w:szCs w:val="22"/>
        </w:rPr>
        <w:t>&lt;=6,</w:t>
      </w:r>
    </w:p>
    <w:p w:rsidR="00B05DFC" w:rsidRPr="00D2599B" w:rsidRDefault="00D2599B" w:rsidP="00D2599B">
      <w:pPr>
        <w:ind w:left="40"/>
        <w:jc w:val="center"/>
        <w:rPr>
          <w:rFonts w:ascii="Times New Roman" w:hAnsi="Times New Roman" w:cs="Times New Roman"/>
          <w:sz w:val="22"/>
          <w:szCs w:val="22"/>
        </w:rPr>
      </w:pPr>
      <w:r w:rsidRPr="00D2599B">
        <w:rPr>
          <w:rFonts w:ascii="Times New Roman" w:hAnsi="Times New Roman" w:cs="Times New Roman"/>
          <w:sz w:val="22"/>
          <w:szCs w:val="22"/>
        </w:rPr>
        <w:t>2</w:t>
      </w:r>
      <w:r w:rsidRPr="00D2599B">
        <w:rPr>
          <w:rFonts w:ascii="Times New Roman" w:hAnsi="Times New Roman" w:cs="Times New Roman"/>
          <w:sz w:val="22"/>
          <w:szCs w:val="22"/>
          <w:lang w:val="en-US"/>
        </w:rPr>
        <w:t>XE</w:t>
      </w:r>
      <w:r w:rsidRPr="00D2599B">
        <w:rPr>
          <w:rFonts w:ascii="Times New Roman" w:hAnsi="Times New Roman" w:cs="Times New Roman"/>
          <w:sz w:val="22"/>
          <w:szCs w:val="22"/>
        </w:rPr>
        <w:t>+</w:t>
      </w:r>
      <w:r w:rsidRPr="00D2599B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Pr="00D2599B">
        <w:rPr>
          <w:rFonts w:ascii="Times New Roman" w:hAnsi="Times New Roman" w:cs="Times New Roman"/>
          <w:sz w:val="22"/>
          <w:szCs w:val="22"/>
        </w:rPr>
        <w:t>&lt;=8.</w:t>
      </w: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 w:rsidRPr="00932D00">
        <w:rPr>
          <w:rFonts w:ascii="Times New Roman" w:hAnsi="Times New Roman" w:cs="Times New Roman"/>
          <w:spacing w:val="-2"/>
          <w:sz w:val="22"/>
          <w:szCs w:val="22"/>
        </w:rPr>
        <w:t>Кроме того, ограничения на величину спроса на краски таковы:</w:t>
      </w:r>
    </w:p>
    <w:p w:rsidR="00D2599B" w:rsidRPr="00D2599B" w:rsidRDefault="00D2599B" w:rsidP="00D2599B">
      <w:pPr>
        <w:ind w:left="40"/>
        <w:jc w:val="center"/>
        <w:rPr>
          <w:rFonts w:ascii="Times New Roman" w:hAnsi="Times New Roman" w:cs="Times New Roman"/>
          <w:sz w:val="22"/>
          <w:szCs w:val="22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Pr="00D2599B">
        <w:rPr>
          <w:rFonts w:ascii="Times New Roman" w:hAnsi="Times New Roman" w:cs="Times New Roman"/>
          <w:sz w:val="22"/>
          <w:szCs w:val="22"/>
        </w:rPr>
        <w:t>-</w:t>
      </w:r>
      <w:r w:rsidRPr="00D2599B">
        <w:rPr>
          <w:rFonts w:ascii="Times New Roman" w:hAnsi="Times New Roman" w:cs="Times New Roman"/>
          <w:sz w:val="22"/>
          <w:szCs w:val="22"/>
          <w:lang w:val="en-US"/>
        </w:rPr>
        <w:t>XE</w:t>
      </w:r>
      <w:r w:rsidRPr="00D2599B">
        <w:rPr>
          <w:rFonts w:ascii="Times New Roman" w:hAnsi="Times New Roman" w:cs="Times New Roman"/>
          <w:sz w:val="22"/>
          <w:szCs w:val="22"/>
        </w:rPr>
        <w:t>&lt;=1,</w:t>
      </w:r>
    </w:p>
    <w:p w:rsidR="00B05DFC" w:rsidRPr="00D2599B" w:rsidRDefault="00D2599B" w:rsidP="00D2599B">
      <w:pPr>
        <w:ind w:left="40"/>
        <w:jc w:val="center"/>
        <w:rPr>
          <w:rFonts w:ascii="Times New Roman" w:hAnsi="Times New Roman" w:cs="Times New Roman"/>
          <w:sz w:val="22"/>
          <w:szCs w:val="22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Pr="00D2599B">
        <w:rPr>
          <w:rFonts w:ascii="Times New Roman" w:hAnsi="Times New Roman" w:cs="Times New Roman"/>
          <w:sz w:val="22"/>
          <w:szCs w:val="22"/>
        </w:rPr>
        <w:t>&lt;=2.</w:t>
      </w: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>Таким образом, математическая модель данной задачи имеет следующий вид:</w:t>
      </w:r>
    </w:p>
    <w:p w:rsidR="00B05DFC" w:rsidRPr="00932D00" w:rsidRDefault="00932D00" w:rsidP="00B05DFC">
      <w:pPr>
        <w:widowControl/>
        <w:autoSpaceDE/>
        <w:autoSpaceDN/>
        <w:adjustRightInd/>
        <w:ind w:left="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м</w:t>
      </w:r>
      <w:r w:rsidR="00B05DFC" w:rsidRPr="00932D00">
        <w:rPr>
          <w:rFonts w:ascii="Times New Roman" w:hAnsi="Times New Roman" w:cs="Times New Roman"/>
          <w:sz w:val="22"/>
          <w:szCs w:val="22"/>
        </w:rPr>
        <w:t xml:space="preserve">аксимизировать </w:t>
      </w:r>
    </w:p>
    <w:p w:rsidR="00B05DFC" w:rsidRPr="00D2599B" w:rsidRDefault="00D2599B" w:rsidP="00B05DFC">
      <w:pPr>
        <w:widowControl/>
        <w:autoSpaceDE/>
        <w:autoSpaceDN/>
        <w:adjustRightInd/>
        <w:ind w:left="40"/>
        <w:jc w:val="center"/>
        <w:rPr>
          <w:rFonts w:ascii="Times New Roman" w:hAnsi="Times New Roman" w:cs="Times New Roman"/>
          <w:sz w:val="22"/>
          <w:szCs w:val="22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D2599B">
        <w:rPr>
          <w:rFonts w:ascii="Times New Roman" w:hAnsi="Times New Roman" w:cs="Times New Roman"/>
          <w:sz w:val="22"/>
          <w:szCs w:val="22"/>
        </w:rPr>
        <w:t>=3000*</w:t>
      </w:r>
      <w:r w:rsidRPr="00D2599B">
        <w:rPr>
          <w:rFonts w:ascii="Times New Roman" w:hAnsi="Times New Roman" w:cs="Times New Roman"/>
          <w:sz w:val="22"/>
          <w:szCs w:val="22"/>
          <w:lang w:val="en-US"/>
        </w:rPr>
        <w:t>XE</w:t>
      </w:r>
      <w:r w:rsidRPr="00D2599B">
        <w:rPr>
          <w:rFonts w:ascii="Times New Roman" w:hAnsi="Times New Roman" w:cs="Times New Roman"/>
          <w:sz w:val="22"/>
          <w:szCs w:val="22"/>
        </w:rPr>
        <w:t>+2000*</w:t>
      </w:r>
      <w:r w:rsidRPr="00D2599B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="00932D00" w:rsidRPr="00D2599B">
        <w:rPr>
          <w:rFonts w:ascii="Times New Roman" w:hAnsi="Times New Roman" w:cs="Times New Roman"/>
          <w:sz w:val="22"/>
          <w:szCs w:val="22"/>
        </w:rPr>
        <w:t>,</w:t>
      </w:r>
    </w:p>
    <w:p w:rsidR="00B05DFC" w:rsidRPr="00932D00" w:rsidRDefault="00932D00" w:rsidP="00B05DFC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п</w:t>
      </w:r>
      <w:r w:rsidR="00B05DFC" w:rsidRPr="00932D00">
        <w:rPr>
          <w:rFonts w:ascii="Times New Roman" w:hAnsi="Times New Roman" w:cs="Times New Roman"/>
          <w:sz w:val="22"/>
          <w:szCs w:val="22"/>
        </w:rPr>
        <w:t>ри следующих ограничениях:</w:t>
      </w:r>
    </w:p>
    <w:p w:rsidR="00D2599B" w:rsidRPr="00D2599B" w:rsidRDefault="00D2599B" w:rsidP="00D2599B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XE+2*XI&lt;=6,</w:t>
      </w:r>
    </w:p>
    <w:p w:rsidR="00D2599B" w:rsidRPr="00D2599B" w:rsidRDefault="00D2599B" w:rsidP="00D2599B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lastRenderedPageBreak/>
        <w:t>2*XE+XI&lt;=8,</w:t>
      </w:r>
    </w:p>
    <w:p w:rsidR="00D2599B" w:rsidRPr="00D2599B" w:rsidRDefault="00D2599B" w:rsidP="00D2599B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XI-XE&lt;=1,</w:t>
      </w:r>
    </w:p>
    <w:p w:rsidR="00D2599B" w:rsidRPr="00D2599B" w:rsidRDefault="00D2599B" w:rsidP="00D2599B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Pr="00D2599B">
        <w:rPr>
          <w:rFonts w:ascii="Times New Roman" w:hAnsi="Times New Roman" w:cs="Times New Roman"/>
          <w:sz w:val="22"/>
          <w:szCs w:val="22"/>
        </w:rPr>
        <w:t>&lt;=2,</w:t>
      </w:r>
    </w:p>
    <w:p w:rsidR="00B05DFC" w:rsidRPr="00D2599B" w:rsidRDefault="00D2599B" w:rsidP="00D2599B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22"/>
          <w:szCs w:val="22"/>
        </w:rPr>
      </w:pPr>
      <w:r w:rsidRPr="00D2599B">
        <w:rPr>
          <w:rFonts w:ascii="Times New Roman" w:hAnsi="Times New Roman" w:cs="Times New Roman"/>
          <w:sz w:val="22"/>
          <w:szCs w:val="22"/>
          <w:lang w:val="en-US"/>
        </w:rPr>
        <w:t>XI</w:t>
      </w:r>
      <w:r w:rsidRPr="00D2599B">
        <w:rPr>
          <w:rFonts w:ascii="Times New Roman" w:hAnsi="Times New Roman" w:cs="Times New Roman"/>
          <w:sz w:val="22"/>
          <w:szCs w:val="22"/>
        </w:rPr>
        <w:t>,</w:t>
      </w:r>
      <w:r w:rsidRPr="00D2599B">
        <w:rPr>
          <w:rFonts w:ascii="Times New Roman" w:hAnsi="Times New Roman" w:cs="Times New Roman"/>
          <w:sz w:val="22"/>
          <w:szCs w:val="22"/>
          <w:lang w:val="en-US"/>
        </w:rPr>
        <w:t>XE</w:t>
      </w:r>
      <w:r w:rsidRPr="00D2599B">
        <w:rPr>
          <w:rFonts w:ascii="Times New Roman" w:hAnsi="Times New Roman" w:cs="Times New Roman"/>
          <w:sz w:val="22"/>
          <w:szCs w:val="22"/>
        </w:rPr>
        <w:t>&gt;=0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B05DFC" w:rsidRPr="00932D00" w:rsidRDefault="00932D00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Д</w:t>
      </w:r>
      <w:r w:rsidR="00B05DFC" w:rsidRPr="00932D00">
        <w:rPr>
          <w:rFonts w:ascii="Times New Roman" w:hAnsi="Times New Roman" w:cs="Times New Roman"/>
          <w:sz w:val="22"/>
          <w:szCs w:val="22"/>
        </w:rPr>
        <w:t xml:space="preserve">анная модель является линейной, т. к. целевая функция и ограничения линейно зависят от переменных. </w:t>
      </w:r>
    </w:p>
    <w:p w:rsidR="00B05DFC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 xml:space="preserve">На листе книги создадим таблицу </w:t>
      </w:r>
      <w:r w:rsidRPr="00932D00">
        <w:rPr>
          <w:rFonts w:ascii="Times New Roman" w:hAnsi="Times New Roman" w:cs="Times New Roman"/>
          <w:b/>
          <w:i/>
          <w:iCs/>
          <w:sz w:val="22"/>
          <w:szCs w:val="22"/>
        </w:rPr>
        <w:t>Исходные данные</w:t>
      </w:r>
      <w:r w:rsidRPr="00932D00">
        <w:rPr>
          <w:rFonts w:ascii="Times New Roman" w:hAnsi="Times New Roman" w:cs="Times New Roman"/>
          <w:sz w:val="22"/>
          <w:szCs w:val="22"/>
        </w:rPr>
        <w:t xml:space="preserve">  и отв</w:t>
      </w:r>
      <w:r w:rsidRPr="00932D00">
        <w:rPr>
          <w:rFonts w:ascii="Times New Roman" w:hAnsi="Times New Roman" w:cs="Times New Roman"/>
          <w:sz w:val="22"/>
          <w:szCs w:val="22"/>
        </w:rPr>
        <w:t>е</w:t>
      </w:r>
      <w:r w:rsidRPr="00932D00">
        <w:rPr>
          <w:rFonts w:ascii="Times New Roman" w:hAnsi="Times New Roman" w:cs="Times New Roman"/>
          <w:sz w:val="22"/>
          <w:szCs w:val="22"/>
        </w:rPr>
        <w:t>дем диапазон ячеек под решение (рис</w:t>
      </w:r>
      <w:r w:rsidR="00932D00">
        <w:rPr>
          <w:rFonts w:ascii="Times New Roman" w:hAnsi="Times New Roman" w:cs="Times New Roman"/>
          <w:sz w:val="22"/>
          <w:szCs w:val="22"/>
        </w:rPr>
        <w:t>.</w:t>
      </w:r>
      <w:r w:rsidR="004B1955">
        <w:rPr>
          <w:rFonts w:ascii="Times New Roman" w:hAnsi="Times New Roman" w:cs="Times New Roman"/>
          <w:sz w:val="22"/>
          <w:szCs w:val="22"/>
        </w:rPr>
        <w:t xml:space="preserve"> 23</w:t>
      </w:r>
      <w:r w:rsidRPr="00932D00">
        <w:rPr>
          <w:rFonts w:ascii="Times New Roman" w:hAnsi="Times New Roman" w:cs="Times New Roman"/>
          <w:sz w:val="22"/>
          <w:szCs w:val="22"/>
        </w:rPr>
        <w:t>).</w:t>
      </w:r>
    </w:p>
    <w:p w:rsidR="00932D00" w:rsidRPr="00932D00" w:rsidRDefault="00932D00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B05DFC" w:rsidRPr="00B05DFC" w:rsidRDefault="00C83E51" w:rsidP="00B05DFC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927" type="#_x0000_t75" style="width:303.9pt;height:209.45pt">
            <v:imagedata r:id="rId1077" o:title="" croptop="6679f" cropbottom="8423f" cropright="21619f" gain="79922f" blacklevel="-3932f"/>
          </v:shape>
        </w:pict>
      </w:r>
    </w:p>
    <w:p w:rsidR="00B05DFC" w:rsidRPr="00932D00" w:rsidRDefault="00B05DFC" w:rsidP="00932D00">
      <w:pPr>
        <w:spacing w:before="40"/>
        <w:jc w:val="center"/>
        <w:rPr>
          <w:rFonts w:ascii="Times New Roman" w:hAnsi="Times New Roman" w:cs="Times New Roman"/>
          <w:sz w:val="18"/>
          <w:szCs w:val="18"/>
        </w:rPr>
      </w:pPr>
      <w:r w:rsidRPr="00932D00">
        <w:rPr>
          <w:rFonts w:ascii="Times New Roman" w:hAnsi="Times New Roman" w:cs="Times New Roman"/>
          <w:bCs/>
          <w:sz w:val="18"/>
          <w:szCs w:val="18"/>
        </w:rPr>
        <w:t>Рис</w:t>
      </w:r>
      <w:r w:rsidR="00932D00">
        <w:rPr>
          <w:rFonts w:ascii="Times New Roman" w:hAnsi="Times New Roman" w:cs="Times New Roman"/>
          <w:bCs/>
          <w:sz w:val="18"/>
          <w:szCs w:val="18"/>
        </w:rPr>
        <w:t>.</w:t>
      </w:r>
      <w:r w:rsidR="004B1955">
        <w:rPr>
          <w:rFonts w:ascii="Times New Roman" w:hAnsi="Times New Roman" w:cs="Times New Roman"/>
          <w:bCs/>
          <w:sz w:val="18"/>
          <w:szCs w:val="18"/>
        </w:rPr>
        <w:t xml:space="preserve"> 23.</w:t>
      </w:r>
      <w:r w:rsidRPr="00932D00">
        <w:rPr>
          <w:rFonts w:ascii="Times New Roman" w:hAnsi="Times New Roman" w:cs="Times New Roman"/>
          <w:sz w:val="18"/>
          <w:szCs w:val="18"/>
        </w:rPr>
        <w:t xml:space="preserve"> Диапазоны, отведенные под исходные данные</w:t>
      </w:r>
    </w:p>
    <w:p w:rsidR="00B05DFC" w:rsidRPr="00932D00" w:rsidRDefault="00B05DFC" w:rsidP="00B05DFC">
      <w:pPr>
        <w:spacing w:before="40"/>
        <w:ind w:firstLine="1260"/>
        <w:rPr>
          <w:rFonts w:ascii="Times New Roman" w:hAnsi="Times New Roman" w:cs="Times New Roman"/>
          <w:sz w:val="8"/>
          <w:szCs w:val="8"/>
        </w:rPr>
      </w:pP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 xml:space="preserve">В ячейку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932D00">
        <w:rPr>
          <w:rFonts w:ascii="Times New Roman" w:hAnsi="Times New Roman" w:cs="Times New Roman"/>
          <w:sz w:val="22"/>
          <w:szCs w:val="22"/>
        </w:rPr>
        <w:t>13 введем функцию цели =</w:t>
      </w:r>
      <w:r w:rsidR="00932D00">
        <w:rPr>
          <w:rFonts w:ascii="Times New Roman" w:hAnsi="Times New Roman" w:cs="Times New Roman"/>
          <w:sz w:val="22"/>
          <w:szCs w:val="22"/>
        </w:rPr>
        <w:t xml:space="preserve"> </w:t>
      </w:r>
      <w:r w:rsidRPr="00932D00">
        <w:rPr>
          <w:rFonts w:ascii="Times New Roman" w:hAnsi="Times New Roman" w:cs="Times New Roman"/>
          <w:sz w:val="22"/>
          <w:szCs w:val="22"/>
        </w:rPr>
        <w:t>E4*C11+E5*D11</w:t>
      </w: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 xml:space="preserve">В ячейки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932D00">
        <w:rPr>
          <w:rFonts w:ascii="Times New Roman" w:hAnsi="Times New Roman" w:cs="Times New Roman"/>
          <w:sz w:val="22"/>
          <w:szCs w:val="22"/>
        </w:rPr>
        <w:t xml:space="preserve">16: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932D00">
        <w:rPr>
          <w:rFonts w:ascii="Times New Roman" w:hAnsi="Times New Roman" w:cs="Times New Roman"/>
          <w:sz w:val="22"/>
          <w:szCs w:val="22"/>
        </w:rPr>
        <w:t>19 соответственно</w:t>
      </w:r>
    </w:p>
    <w:p w:rsidR="00B05DFC" w:rsidRPr="00932D00" w:rsidRDefault="00B05DFC" w:rsidP="00B05DFC">
      <w:pPr>
        <w:spacing w:before="40"/>
        <w:jc w:val="center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>=C11+C4*D11</w:t>
      </w:r>
    </w:p>
    <w:p w:rsidR="00B05DFC" w:rsidRPr="00932D00" w:rsidRDefault="00B05DFC" w:rsidP="00B05DFC">
      <w:pPr>
        <w:spacing w:before="40"/>
        <w:jc w:val="center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>=B5*C11+D11</w:t>
      </w:r>
    </w:p>
    <w:p w:rsidR="00B05DFC" w:rsidRPr="00932D00" w:rsidRDefault="00B05DFC" w:rsidP="00B05DFC">
      <w:pPr>
        <w:spacing w:before="40"/>
        <w:jc w:val="center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>=D11-C11</w:t>
      </w:r>
    </w:p>
    <w:p w:rsidR="00B05DFC" w:rsidRPr="00932D00" w:rsidRDefault="00B05DFC" w:rsidP="00B05DFC">
      <w:pPr>
        <w:spacing w:before="40"/>
        <w:jc w:val="center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>=D11</w:t>
      </w: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 xml:space="preserve">В ячейки С11,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932D00">
        <w:rPr>
          <w:rFonts w:ascii="Times New Roman" w:hAnsi="Times New Roman" w:cs="Times New Roman"/>
          <w:sz w:val="22"/>
          <w:szCs w:val="22"/>
        </w:rPr>
        <w:t>11 введем начальные значения, т.</w:t>
      </w:r>
      <w:r w:rsidR="00932D00">
        <w:rPr>
          <w:rFonts w:ascii="Times New Roman" w:hAnsi="Times New Roman" w:cs="Times New Roman"/>
          <w:sz w:val="22"/>
          <w:szCs w:val="22"/>
        </w:rPr>
        <w:t xml:space="preserve"> </w:t>
      </w:r>
      <w:r w:rsidRPr="00932D00">
        <w:rPr>
          <w:rFonts w:ascii="Times New Roman" w:hAnsi="Times New Roman" w:cs="Times New Roman"/>
          <w:sz w:val="22"/>
          <w:szCs w:val="22"/>
        </w:rPr>
        <w:t>е. нулевые значения.</w:t>
      </w:r>
    </w:p>
    <w:p w:rsidR="00B05DFC" w:rsidRPr="00932D00" w:rsidRDefault="00B05DFC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>После этого выберем команду</w:t>
      </w:r>
      <w:r w:rsidRPr="00932D00">
        <w:rPr>
          <w:rFonts w:ascii="Times New Roman" w:hAnsi="Times New Roman" w:cs="Times New Roman"/>
          <w:b/>
          <w:bCs/>
          <w:sz w:val="22"/>
          <w:szCs w:val="22"/>
        </w:rPr>
        <w:t xml:space="preserve"> Сервис, Поиск решения</w:t>
      </w:r>
      <w:r w:rsidRPr="00932D00">
        <w:rPr>
          <w:rFonts w:ascii="Times New Roman" w:hAnsi="Times New Roman" w:cs="Times New Roman"/>
          <w:sz w:val="22"/>
          <w:szCs w:val="22"/>
        </w:rPr>
        <w:t xml:space="preserve"> (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Tools</w:t>
      </w:r>
      <w:r w:rsidRPr="00932D00">
        <w:rPr>
          <w:rFonts w:ascii="Times New Roman" w:hAnsi="Times New Roman" w:cs="Times New Roman"/>
          <w:sz w:val="22"/>
          <w:szCs w:val="22"/>
        </w:rPr>
        <w:t xml:space="preserve">, 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Solver</w:t>
      </w:r>
      <w:r w:rsidRPr="00932D00">
        <w:rPr>
          <w:rFonts w:ascii="Times New Roman" w:hAnsi="Times New Roman" w:cs="Times New Roman"/>
          <w:sz w:val="22"/>
          <w:szCs w:val="22"/>
        </w:rPr>
        <w:t>) и заполним открывшееся диалоговое окно</w:t>
      </w:r>
      <w:r w:rsidRPr="00932D00">
        <w:rPr>
          <w:rFonts w:ascii="Times New Roman" w:hAnsi="Times New Roman" w:cs="Times New Roman"/>
          <w:b/>
          <w:bCs/>
          <w:sz w:val="22"/>
          <w:szCs w:val="22"/>
        </w:rPr>
        <w:t xml:space="preserve"> Поиск решения</w:t>
      </w:r>
      <w:r w:rsidRPr="00932D00">
        <w:rPr>
          <w:rFonts w:ascii="Times New Roman" w:hAnsi="Times New Roman" w:cs="Times New Roman"/>
          <w:sz w:val="22"/>
          <w:szCs w:val="22"/>
        </w:rPr>
        <w:t xml:space="preserve"> (</w:t>
      </w:r>
      <w:r w:rsidRPr="00932D00">
        <w:rPr>
          <w:rFonts w:ascii="Times New Roman" w:hAnsi="Times New Roman" w:cs="Times New Roman"/>
          <w:sz w:val="22"/>
          <w:szCs w:val="22"/>
          <w:lang w:val="en-US"/>
        </w:rPr>
        <w:t>Solver</w:t>
      </w:r>
      <w:r w:rsidRPr="00932D00">
        <w:rPr>
          <w:rFonts w:ascii="Times New Roman" w:hAnsi="Times New Roman" w:cs="Times New Roman"/>
          <w:sz w:val="22"/>
          <w:szCs w:val="22"/>
        </w:rPr>
        <w:t>), как показано на рис.</w:t>
      </w:r>
      <w:r w:rsidR="004B1955">
        <w:rPr>
          <w:rFonts w:ascii="Times New Roman" w:hAnsi="Times New Roman" w:cs="Times New Roman"/>
          <w:sz w:val="22"/>
          <w:szCs w:val="22"/>
        </w:rPr>
        <w:t xml:space="preserve"> 24.</w:t>
      </w:r>
    </w:p>
    <w:p w:rsidR="00B05DFC" w:rsidRPr="00B05DFC" w:rsidRDefault="00C83E51" w:rsidP="00932D00">
      <w:pPr>
        <w:widowControl/>
        <w:autoSpaceDE/>
        <w:autoSpaceDN/>
        <w:adjustRightInd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lastRenderedPageBreak/>
        <w:pict>
          <v:shape id="_x0000_i1928" type="#_x0000_t75" style="width:265.55pt;height:149.6pt">
            <v:imagedata r:id="rId1078" o:title="" croptop="4269f" cropbottom="31124f" cropleft="11330f" cropright="13931f" gain="79922f"/>
          </v:shape>
        </w:pict>
      </w:r>
    </w:p>
    <w:p w:rsidR="00B05DFC" w:rsidRPr="00932D00" w:rsidRDefault="00B05DFC" w:rsidP="00932D00">
      <w:pPr>
        <w:spacing w:before="80"/>
        <w:ind w:left="40"/>
        <w:jc w:val="center"/>
        <w:rPr>
          <w:rFonts w:ascii="Times New Roman" w:hAnsi="Times New Roman" w:cs="Times New Roman"/>
          <w:sz w:val="18"/>
          <w:szCs w:val="18"/>
        </w:rPr>
      </w:pPr>
      <w:r w:rsidRPr="00932D00">
        <w:rPr>
          <w:rFonts w:ascii="Times New Roman" w:hAnsi="Times New Roman" w:cs="Times New Roman"/>
          <w:bCs/>
          <w:smallCaps/>
          <w:sz w:val="18"/>
          <w:szCs w:val="18"/>
        </w:rPr>
        <w:t>Р</w:t>
      </w:r>
      <w:r w:rsidRPr="00932D00">
        <w:rPr>
          <w:rFonts w:ascii="Times New Roman" w:hAnsi="Times New Roman" w:cs="Times New Roman"/>
          <w:sz w:val="18"/>
          <w:szCs w:val="18"/>
        </w:rPr>
        <w:t>ис</w:t>
      </w:r>
      <w:r w:rsidR="00932D00">
        <w:rPr>
          <w:rFonts w:ascii="Times New Roman" w:hAnsi="Times New Roman" w:cs="Times New Roman"/>
          <w:sz w:val="18"/>
          <w:szCs w:val="18"/>
        </w:rPr>
        <w:t xml:space="preserve">. </w:t>
      </w:r>
      <w:r w:rsidR="004B1955">
        <w:rPr>
          <w:rFonts w:ascii="Times New Roman" w:hAnsi="Times New Roman" w:cs="Times New Roman"/>
          <w:sz w:val="18"/>
          <w:szCs w:val="18"/>
        </w:rPr>
        <w:t>24.</w:t>
      </w:r>
      <w:r w:rsidR="00932D00">
        <w:rPr>
          <w:rFonts w:ascii="Times New Roman" w:hAnsi="Times New Roman" w:cs="Times New Roman"/>
          <w:sz w:val="18"/>
          <w:szCs w:val="18"/>
        </w:rPr>
        <w:t xml:space="preserve"> </w:t>
      </w:r>
      <w:r w:rsidRPr="00932D00">
        <w:rPr>
          <w:rFonts w:ascii="Times New Roman" w:hAnsi="Times New Roman" w:cs="Times New Roman"/>
          <w:sz w:val="18"/>
          <w:szCs w:val="18"/>
        </w:rPr>
        <w:t>Диалоговое окно</w:t>
      </w:r>
      <w:r w:rsidRPr="00932D00">
        <w:rPr>
          <w:rFonts w:ascii="Times New Roman" w:hAnsi="Times New Roman" w:cs="Times New Roman"/>
          <w:b/>
          <w:bCs/>
          <w:sz w:val="18"/>
          <w:szCs w:val="18"/>
        </w:rPr>
        <w:t xml:space="preserve"> Поиск решения</w:t>
      </w:r>
      <w:r w:rsidRPr="00932D00">
        <w:rPr>
          <w:rFonts w:ascii="Times New Roman" w:hAnsi="Times New Roman" w:cs="Times New Roman"/>
          <w:sz w:val="18"/>
          <w:szCs w:val="18"/>
        </w:rPr>
        <w:t xml:space="preserve"> задачи о планировании производства красок</w:t>
      </w:r>
    </w:p>
    <w:p w:rsidR="00B05DFC" w:rsidRDefault="00C83E51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rect id="_x0000_s1438" style="position:absolute;left:0;text-align:left;margin-left:306.45pt;margin-top:279pt;width:15.5pt;height:14.5pt;z-index:251688448;mso-position-vertical-relative:page" o:allowoverlap="f" strokecolor="white">
            <w10:wrap anchory="page"/>
          </v:rect>
        </w:pict>
      </w:r>
      <w:r w:rsidR="00B05DFC" w:rsidRPr="00932D00">
        <w:rPr>
          <w:rFonts w:ascii="Times New Roman" w:hAnsi="Times New Roman" w:cs="Times New Roman"/>
          <w:sz w:val="22"/>
          <w:szCs w:val="22"/>
        </w:rPr>
        <w:t>После нажатия кнопки</w:t>
      </w:r>
      <w:r w:rsidR="00B05DFC" w:rsidRPr="00932D00">
        <w:rPr>
          <w:rFonts w:ascii="Times New Roman" w:hAnsi="Times New Roman" w:cs="Times New Roman"/>
          <w:b/>
          <w:bCs/>
          <w:sz w:val="22"/>
          <w:szCs w:val="22"/>
        </w:rPr>
        <w:t xml:space="preserve"> Выполнить</w:t>
      </w:r>
      <w:r w:rsidR="00B05DFC" w:rsidRPr="00932D00">
        <w:rPr>
          <w:rFonts w:ascii="Times New Roman" w:hAnsi="Times New Roman" w:cs="Times New Roman"/>
          <w:sz w:val="22"/>
          <w:szCs w:val="22"/>
        </w:rPr>
        <w:t xml:space="preserve"> (</w:t>
      </w:r>
      <w:r w:rsidR="00B05DFC" w:rsidRPr="00932D00">
        <w:rPr>
          <w:rFonts w:ascii="Times New Roman" w:hAnsi="Times New Roman" w:cs="Times New Roman"/>
          <w:sz w:val="22"/>
          <w:szCs w:val="22"/>
          <w:lang w:val="en-US"/>
        </w:rPr>
        <w:t>Solve</w:t>
      </w:r>
      <w:r w:rsidR="00B05DFC" w:rsidRPr="00932D00">
        <w:rPr>
          <w:rFonts w:ascii="Times New Roman" w:hAnsi="Times New Roman" w:cs="Times New Roman"/>
          <w:sz w:val="22"/>
          <w:szCs w:val="22"/>
        </w:rPr>
        <w:t>) открывается окно</w:t>
      </w:r>
      <w:r w:rsidR="00B05DFC" w:rsidRPr="00932D00">
        <w:rPr>
          <w:rFonts w:ascii="Times New Roman" w:hAnsi="Times New Roman" w:cs="Times New Roman"/>
          <w:b/>
          <w:bCs/>
          <w:sz w:val="22"/>
          <w:szCs w:val="22"/>
        </w:rPr>
        <w:t xml:space="preserve"> Результаты поиска решения</w:t>
      </w:r>
      <w:r w:rsidR="00B05DFC" w:rsidRPr="00932D00">
        <w:rPr>
          <w:rFonts w:ascii="Times New Roman" w:hAnsi="Times New Roman" w:cs="Times New Roman"/>
          <w:sz w:val="22"/>
          <w:szCs w:val="22"/>
        </w:rPr>
        <w:t xml:space="preserve"> (</w:t>
      </w:r>
      <w:r w:rsidR="00B05DFC" w:rsidRPr="00932D00">
        <w:rPr>
          <w:rFonts w:ascii="Times New Roman" w:hAnsi="Times New Roman" w:cs="Times New Roman"/>
          <w:sz w:val="22"/>
          <w:szCs w:val="22"/>
          <w:lang w:val="en-US"/>
        </w:rPr>
        <w:t>Solver</w:t>
      </w:r>
      <w:r w:rsidR="00B05DFC" w:rsidRPr="00932D00">
        <w:rPr>
          <w:rFonts w:ascii="Times New Roman" w:hAnsi="Times New Roman" w:cs="Times New Roman"/>
          <w:sz w:val="22"/>
          <w:szCs w:val="22"/>
        </w:rPr>
        <w:t xml:space="preserve"> </w:t>
      </w:r>
      <w:r w:rsidR="00B05DFC" w:rsidRPr="00932D00">
        <w:rPr>
          <w:rFonts w:ascii="Times New Roman" w:hAnsi="Times New Roman" w:cs="Times New Roman"/>
          <w:sz w:val="22"/>
          <w:szCs w:val="22"/>
          <w:lang w:val="en-US"/>
        </w:rPr>
        <w:t>Results</w:t>
      </w:r>
      <w:r w:rsidR="00B05DFC" w:rsidRPr="00932D00">
        <w:rPr>
          <w:rFonts w:ascii="Times New Roman" w:hAnsi="Times New Roman" w:cs="Times New Roman"/>
          <w:sz w:val="22"/>
          <w:szCs w:val="22"/>
        </w:rPr>
        <w:t>), которое сообщает, что решение найдено (рис</w:t>
      </w:r>
      <w:r w:rsidR="00932D00">
        <w:rPr>
          <w:rFonts w:ascii="Times New Roman" w:hAnsi="Times New Roman" w:cs="Times New Roman"/>
          <w:sz w:val="22"/>
          <w:szCs w:val="22"/>
        </w:rPr>
        <w:t>.</w:t>
      </w:r>
      <w:r w:rsidR="004B1955">
        <w:rPr>
          <w:rFonts w:ascii="Times New Roman" w:hAnsi="Times New Roman" w:cs="Times New Roman"/>
          <w:sz w:val="22"/>
          <w:szCs w:val="22"/>
        </w:rPr>
        <w:t xml:space="preserve"> 25</w:t>
      </w:r>
      <w:r w:rsidR="00B05DFC" w:rsidRPr="00932D00">
        <w:rPr>
          <w:rFonts w:ascii="Times New Roman" w:hAnsi="Times New Roman" w:cs="Times New Roman"/>
          <w:sz w:val="22"/>
          <w:szCs w:val="22"/>
        </w:rPr>
        <w:t>).</w:t>
      </w:r>
    </w:p>
    <w:p w:rsidR="00932D00" w:rsidRPr="00932D00" w:rsidRDefault="00932D00" w:rsidP="00932D00">
      <w:pPr>
        <w:widowControl/>
        <w:autoSpaceDE/>
        <w:autoSpaceDN/>
        <w:adjustRightInd/>
        <w:ind w:firstLine="397"/>
        <w:jc w:val="both"/>
        <w:rPr>
          <w:rFonts w:ascii="Times New Roman" w:hAnsi="Times New Roman" w:cs="Times New Roman"/>
          <w:sz w:val="8"/>
          <w:szCs w:val="8"/>
        </w:rPr>
      </w:pPr>
    </w:p>
    <w:p w:rsidR="00B05DFC" w:rsidRPr="00B05DFC" w:rsidRDefault="00C83E51" w:rsidP="00B05DFC">
      <w:pPr>
        <w:widowControl/>
        <w:pBdr>
          <w:top w:val="single" w:sz="6" w:space="1" w:color="auto"/>
        </w:pBdr>
        <w:autoSpaceDE/>
        <w:autoSpaceDN/>
        <w:adjustRightInd/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</w:rPr>
        <w:pict>
          <v:shape id="_x0000_i1929" type="#_x0000_t75" style="width:307.65pt;height:85.1pt">
            <v:imagedata r:id="rId1079" o:title="" croptop="10677f" cropbottom="37161f" cropleft="14315f" cropright="16958f"/>
          </v:shape>
        </w:pict>
      </w:r>
    </w:p>
    <w:p w:rsidR="00B05DFC" w:rsidRPr="00B05DFC" w:rsidRDefault="00B05DFC" w:rsidP="00B05DFC">
      <w:pPr>
        <w:widowControl/>
        <w:pBdr>
          <w:top w:val="single" w:sz="6" w:space="1" w:color="auto"/>
        </w:pBdr>
        <w:autoSpaceDE/>
        <w:autoSpaceDN/>
        <w:adjustRightInd/>
        <w:rPr>
          <w:rFonts w:ascii="Times New Roman" w:hAnsi="Times New Roman" w:cs="Times New Roman"/>
          <w:sz w:val="10"/>
          <w:szCs w:val="10"/>
        </w:rPr>
      </w:pPr>
    </w:p>
    <w:p w:rsidR="00B05DFC" w:rsidRPr="00932D00" w:rsidRDefault="00B05DFC" w:rsidP="00932D00">
      <w:pPr>
        <w:widowControl/>
        <w:pBdr>
          <w:top w:val="single" w:sz="6" w:space="1" w:color="auto"/>
        </w:pBdr>
        <w:autoSpaceDE/>
        <w:autoSpaceDN/>
        <w:adjustRightInd/>
        <w:jc w:val="center"/>
        <w:rPr>
          <w:rFonts w:ascii="Times New Roman" w:hAnsi="Times New Roman" w:cs="Times New Roman"/>
          <w:sz w:val="18"/>
          <w:szCs w:val="18"/>
        </w:rPr>
      </w:pPr>
      <w:r w:rsidRPr="00932D00">
        <w:rPr>
          <w:rFonts w:ascii="Times New Roman" w:hAnsi="Times New Roman" w:cs="Times New Roman"/>
          <w:bCs/>
          <w:smallCaps/>
          <w:sz w:val="18"/>
          <w:szCs w:val="18"/>
        </w:rPr>
        <w:t>Р</w:t>
      </w:r>
      <w:r w:rsidRPr="00932D00">
        <w:rPr>
          <w:rFonts w:ascii="Times New Roman" w:hAnsi="Times New Roman" w:cs="Times New Roman"/>
          <w:sz w:val="18"/>
          <w:szCs w:val="18"/>
        </w:rPr>
        <w:t>ис</w:t>
      </w:r>
      <w:r w:rsidR="00932D00">
        <w:rPr>
          <w:rFonts w:ascii="Times New Roman" w:hAnsi="Times New Roman" w:cs="Times New Roman"/>
          <w:sz w:val="18"/>
          <w:szCs w:val="18"/>
        </w:rPr>
        <w:t>.</w:t>
      </w:r>
      <w:r w:rsidRPr="00932D00">
        <w:rPr>
          <w:rFonts w:ascii="Times New Roman" w:hAnsi="Times New Roman" w:cs="Times New Roman"/>
          <w:sz w:val="18"/>
          <w:szCs w:val="18"/>
        </w:rPr>
        <w:t xml:space="preserve"> </w:t>
      </w:r>
      <w:r w:rsidR="004B1955">
        <w:rPr>
          <w:rFonts w:ascii="Times New Roman" w:hAnsi="Times New Roman" w:cs="Times New Roman"/>
          <w:sz w:val="18"/>
          <w:szCs w:val="18"/>
        </w:rPr>
        <w:t xml:space="preserve">25. </w:t>
      </w:r>
      <w:r w:rsidRPr="00932D00">
        <w:rPr>
          <w:rFonts w:ascii="Times New Roman" w:hAnsi="Times New Roman" w:cs="Times New Roman"/>
          <w:sz w:val="18"/>
          <w:szCs w:val="18"/>
        </w:rPr>
        <w:t>Диалоговое окно Результаты поиска реше</w:t>
      </w:r>
      <w:r w:rsidR="00932D00">
        <w:rPr>
          <w:rFonts w:ascii="Times New Roman" w:hAnsi="Times New Roman" w:cs="Times New Roman"/>
          <w:sz w:val="18"/>
          <w:szCs w:val="18"/>
        </w:rPr>
        <w:t>ния</w:t>
      </w:r>
    </w:p>
    <w:p w:rsidR="00B05DFC" w:rsidRPr="00AD07D5" w:rsidRDefault="00B05DFC" w:rsidP="00B05DFC">
      <w:pPr>
        <w:widowControl/>
        <w:pBdr>
          <w:top w:val="single" w:sz="6" w:space="1" w:color="auto"/>
        </w:pBdr>
        <w:autoSpaceDE/>
        <w:autoSpaceDN/>
        <w:adjustRightInd/>
        <w:ind w:firstLine="1260"/>
        <w:rPr>
          <w:rFonts w:ascii="Times New Roman" w:hAnsi="Times New Roman" w:cs="Times New Roman"/>
          <w:sz w:val="8"/>
          <w:szCs w:val="8"/>
        </w:rPr>
      </w:pPr>
    </w:p>
    <w:p w:rsidR="00B05DFC" w:rsidRDefault="00B05DFC" w:rsidP="00AD07D5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932D00">
        <w:rPr>
          <w:rFonts w:ascii="Times New Roman" w:hAnsi="Times New Roman" w:cs="Times New Roman"/>
          <w:sz w:val="22"/>
          <w:szCs w:val="22"/>
        </w:rPr>
        <w:t>Результаты расчета нашей задачи (оптимальный план прои</w:t>
      </w:r>
      <w:r w:rsidRPr="00932D00">
        <w:rPr>
          <w:rFonts w:ascii="Times New Roman" w:hAnsi="Times New Roman" w:cs="Times New Roman"/>
          <w:sz w:val="22"/>
          <w:szCs w:val="22"/>
        </w:rPr>
        <w:t>з</w:t>
      </w:r>
      <w:r w:rsidRPr="00932D00">
        <w:rPr>
          <w:rFonts w:ascii="Times New Roman" w:hAnsi="Times New Roman" w:cs="Times New Roman"/>
          <w:sz w:val="22"/>
          <w:szCs w:val="22"/>
        </w:rPr>
        <w:t>водства и соответствующая ему прибыль) представлены на рис</w:t>
      </w:r>
      <w:r w:rsidR="00955CD6">
        <w:rPr>
          <w:rFonts w:ascii="Times New Roman" w:hAnsi="Times New Roman" w:cs="Times New Roman"/>
          <w:sz w:val="22"/>
          <w:szCs w:val="22"/>
        </w:rPr>
        <w:t>. 23</w:t>
      </w:r>
      <w:r w:rsidRPr="00932D00">
        <w:rPr>
          <w:rFonts w:ascii="Times New Roman" w:hAnsi="Times New Roman" w:cs="Times New Roman"/>
          <w:sz w:val="22"/>
          <w:szCs w:val="22"/>
        </w:rPr>
        <w:t>. Как видно из рисунка, оптимальным является производство 3,33 т краски Е  и 1,33 т. краски I в сутки. Этот объем производства пр</w:t>
      </w:r>
      <w:r w:rsidRPr="00932D00">
        <w:rPr>
          <w:rFonts w:ascii="Times New Roman" w:hAnsi="Times New Roman" w:cs="Times New Roman"/>
          <w:sz w:val="22"/>
          <w:szCs w:val="22"/>
        </w:rPr>
        <w:t>и</w:t>
      </w:r>
      <w:r w:rsidRPr="00932D00">
        <w:rPr>
          <w:rFonts w:ascii="Times New Roman" w:hAnsi="Times New Roman" w:cs="Times New Roman"/>
          <w:sz w:val="22"/>
          <w:szCs w:val="22"/>
        </w:rPr>
        <w:t>несет фабрике 12666,66 тыс. руб. прибыли.</w:t>
      </w:r>
    </w:p>
    <w:p w:rsidR="002F4655" w:rsidRPr="002F4655" w:rsidRDefault="002F4655" w:rsidP="00AD07D5">
      <w:pPr>
        <w:widowControl/>
        <w:autoSpaceDE/>
        <w:autoSpaceDN/>
        <w:adjustRightInd/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i/>
          <w:sz w:val="22"/>
          <w:szCs w:val="22"/>
        </w:rPr>
        <w:t>Пример</w:t>
      </w:r>
      <w:r w:rsidR="004B1955">
        <w:rPr>
          <w:rFonts w:ascii="Times New Roman" w:hAnsi="Times New Roman" w:cs="Times New Roman"/>
          <w:i/>
          <w:sz w:val="22"/>
          <w:szCs w:val="22"/>
        </w:rPr>
        <w:t xml:space="preserve"> 33</w:t>
      </w:r>
      <w:r w:rsidRPr="002F4655">
        <w:rPr>
          <w:rFonts w:ascii="Times New Roman" w:hAnsi="Times New Roman" w:cs="Times New Roman"/>
          <w:i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Ф</w:t>
      </w:r>
      <w:r w:rsidRPr="002F4655">
        <w:rPr>
          <w:rFonts w:ascii="Times New Roman" w:hAnsi="Times New Roman" w:cs="Times New Roman"/>
          <w:sz w:val="22"/>
          <w:szCs w:val="22"/>
        </w:rPr>
        <w:t>ирма имеет 4 фабрики и 5 центров распредел</w:t>
      </w:r>
      <w:r w:rsidRPr="002F4655">
        <w:rPr>
          <w:rFonts w:ascii="Times New Roman" w:hAnsi="Times New Roman" w:cs="Times New Roman"/>
          <w:sz w:val="22"/>
          <w:szCs w:val="22"/>
        </w:rPr>
        <w:t>е</w:t>
      </w:r>
      <w:r w:rsidRPr="002F4655">
        <w:rPr>
          <w:rFonts w:ascii="Times New Roman" w:hAnsi="Times New Roman" w:cs="Times New Roman"/>
          <w:sz w:val="22"/>
          <w:szCs w:val="22"/>
        </w:rPr>
        <w:t xml:space="preserve">ния ее товаров. Фабрики фирмы располагаются в </w:t>
      </w:r>
      <w:r>
        <w:rPr>
          <w:rFonts w:ascii="Times New Roman" w:hAnsi="Times New Roman" w:cs="Times New Roman"/>
          <w:sz w:val="22"/>
          <w:szCs w:val="22"/>
        </w:rPr>
        <w:t>А1</w:t>
      </w:r>
      <w:r w:rsidRPr="002F4655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>А2</w:t>
      </w:r>
      <w:r w:rsidRPr="002F4655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>А3</w:t>
      </w:r>
      <w:r w:rsidRPr="002F4655">
        <w:rPr>
          <w:rFonts w:ascii="Times New Roman" w:hAnsi="Times New Roman" w:cs="Times New Roman"/>
          <w:sz w:val="22"/>
          <w:szCs w:val="22"/>
        </w:rPr>
        <w:t xml:space="preserve"> и </w:t>
      </w:r>
      <w:r>
        <w:rPr>
          <w:rFonts w:ascii="Times New Roman" w:hAnsi="Times New Roman" w:cs="Times New Roman"/>
          <w:sz w:val="22"/>
          <w:szCs w:val="22"/>
        </w:rPr>
        <w:t>А4</w:t>
      </w:r>
      <w:r w:rsidRPr="002F4655">
        <w:rPr>
          <w:rFonts w:ascii="Times New Roman" w:hAnsi="Times New Roman" w:cs="Times New Roman"/>
          <w:sz w:val="22"/>
          <w:szCs w:val="22"/>
        </w:rPr>
        <w:t xml:space="preserve"> с производственными возможностями 200, 150, 225 и 175 единиц продукции ежедневно, соответственно. Центры распределения т</w:t>
      </w:r>
      <w:r w:rsidRPr="002F4655">
        <w:rPr>
          <w:rFonts w:ascii="Times New Roman" w:hAnsi="Times New Roman" w:cs="Times New Roman"/>
          <w:sz w:val="22"/>
          <w:szCs w:val="22"/>
        </w:rPr>
        <w:t>о</w:t>
      </w:r>
      <w:r w:rsidRPr="002F4655">
        <w:rPr>
          <w:rFonts w:ascii="Times New Roman" w:hAnsi="Times New Roman" w:cs="Times New Roman"/>
          <w:sz w:val="22"/>
          <w:szCs w:val="22"/>
        </w:rPr>
        <w:t xml:space="preserve">варов фирмы располагаются в </w:t>
      </w:r>
      <w:r>
        <w:rPr>
          <w:rFonts w:ascii="Times New Roman" w:hAnsi="Times New Roman" w:cs="Times New Roman"/>
          <w:sz w:val="22"/>
          <w:szCs w:val="22"/>
        </w:rPr>
        <w:t>В1</w:t>
      </w:r>
      <w:r w:rsidRPr="002F4655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>В2</w:t>
      </w:r>
      <w:r w:rsidRPr="002F4655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>В3</w:t>
      </w:r>
      <w:r w:rsidRPr="002F4655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>В4</w:t>
      </w:r>
      <w:r w:rsidRPr="002F4655">
        <w:rPr>
          <w:rFonts w:ascii="Times New Roman" w:hAnsi="Times New Roman" w:cs="Times New Roman"/>
          <w:sz w:val="22"/>
          <w:szCs w:val="22"/>
        </w:rPr>
        <w:t xml:space="preserve"> и </w:t>
      </w:r>
      <w:r>
        <w:rPr>
          <w:rFonts w:ascii="Times New Roman" w:hAnsi="Times New Roman" w:cs="Times New Roman"/>
          <w:sz w:val="22"/>
          <w:szCs w:val="22"/>
        </w:rPr>
        <w:t>В5</w:t>
      </w:r>
      <w:r w:rsidRPr="002F4655">
        <w:rPr>
          <w:rFonts w:ascii="Times New Roman" w:hAnsi="Times New Roman" w:cs="Times New Roman"/>
          <w:sz w:val="22"/>
          <w:szCs w:val="22"/>
        </w:rPr>
        <w:t xml:space="preserve"> с потребност</w:t>
      </w:r>
      <w:r w:rsidRPr="002F4655">
        <w:rPr>
          <w:rFonts w:ascii="Times New Roman" w:hAnsi="Times New Roman" w:cs="Times New Roman"/>
          <w:sz w:val="22"/>
          <w:szCs w:val="22"/>
        </w:rPr>
        <w:t>я</w:t>
      </w:r>
      <w:r w:rsidRPr="002F4655">
        <w:rPr>
          <w:rFonts w:ascii="Times New Roman" w:hAnsi="Times New Roman" w:cs="Times New Roman"/>
          <w:sz w:val="22"/>
          <w:szCs w:val="22"/>
        </w:rPr>
        <w:t>ми в 100, 200, 50, 250 и 150 единиц продукции ежедневно, соо</w:t>
      </w:r>
      <w:r w:rsidRPr="002F4655">
        <w:rPr>
          <w:rFonts w:ascii="Times New Roman" w:hAnsi="Times New Roman" w:cs="Times New Roman"/>
          <w:sz w:val="22"/>
          <w:szCs w:val="22"/>
        </w:rPr>
        <w:t>т</w:t>
      </w:r>
      <w:r w:rsidRPr="002F4655">
        <w:rPr>
          <w:rFonts w:ascii="Times New Roman" w:hAnsi="Times New Roman" w:cs="Times New Roman"/>
          <w:sz w:val="22"/>
          <w:szCs w:val="22"/>
        </w:rPr>
        <w:t xml:space="preserve">ветственно. Стоимость перевозки единицы продукции с фабрик в пункты распределения приведена в табл. </w:t>
      </w:r>
      <w:r w:rsidR="004B1955">
        <w:rPr>
          <w:rFonts w:ascii="Times New Roman" w:hAnsi="Times New Roman" w:cs="Times New Roman"/>
          <w:sz w:val="22"/>
          <w:szCs w:val="22"/>
        </w:rPr>
        <w:t>42.</w:t>
      </w:r>
    </w:p>
    <w:p w:rsidR="002F4655" w:rsidRDefault="002F4655" w:rsidP="002F4655">
      <w:pPr>
        <w:widowControl/>
        <w:autoSpaceDE/>
        <w:autoSpaceDN/>
        <w:adjustRightInd/>
        <w:jc w:val="right"/>
        <w:rPr>
          <w:rFonts w:ascii="Times New Roman" w:hAnsi="Times New Roman" w:cs="Times New Roman"/>
          <w:iCs/>
          <w:sz w:val="22"/>
          <w:szCs w:val="22"/>
        </w:rPr>
      </w:pPr>
      <w:r w:rsidRPr="002F4655">
        <w:rPr>
          <w:rFonts w:ascii="Times New Roman" w:hAnsi="Times New Roman" w:cs="Times New Roman"/>
          <w:bCs/>
          <w:iCs/>
          <w:sz w:val="22"/>
          <w:szCs w:val="22"/>
        </w:rPr>
        <w:lastRenderedPageBreak/>
        <w:t>Табл</w:t>
      </w:r>
      <w:r>
        <w:rPr>
          <w:rFonts w:ascii="Times New Roman" w:hAnsi="Times New Roman" w:cs="Times New Roman"/>
          <w:bCs/>
          <w:iCs/>
          <w:sz w:val="22"/>
          <w:szCs w:val="22"/>
        </w:rPr>
        <w:t>ица</w:t>
      </w:r>
      <w:r w:rsidR="004B1955">
        <w:rPr>
          <w:rFonts w:ascii="Times New Roman" w:hAnsi="Times New Roman" w:cs="Times New Roman"/>
          <w:bCs/>
          <w:iCs/>
          <w:sz w:val="22"/>
          <w:szCs w:val="22"/>
        </w:rPr>
        <w:t xml:space="preserve"> 42</w:t>
      </w:r>
    </w:p>
    <w:p w:rsidR="002F4655" w:rsidRDefault="002F4655" w:rsidP="002F4655">
      <w:pPr>
        <w:widowControl/>
        <w:autoSpaceDE/>
        <w:autoSpaceDN/>
        <w:adjustRightInd/>
        <w:jc w:val="center"/>
        <w:rPr>
          <w:rFonts w:ascii="Times New Roman" w:hAnsi="Times New Roman" w:cs="Times New Roman"/>
          <w:iCs/>
          <w:sz w:val="22"/>
          <w:szCs w:val="22"/>
        </w:rPr>
      </w:pPr>
      <w:r w:rsidRPr="002F4655">
        <w:rPr>
          <w:rFonts w:ascii="Times New Roman" w:hAnsi="Times New Roman" w:cs="Times New Roman"/>
          <w:iCs/>
          <w:sz w:val="22"/>
          <w:szCs w:val="22"/>
        </w:rPr>
        <w:t>Транспортные расходы</w:t>
      </w:r>
    </w:p>
    <w:tbl>
      <w:tblPr>
        <w:tblW w:w="0" w:type="auto"/>
        <w:jc w:val="center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1"/>
        <w:gridCol w:w="1094"/>
        <w:gridCol w:w="1094"/>
        <w:gridCol w:w="1094"/>
        <w:gridCol w:w="1095"/>
        <w:gridCol w:w="1016"/>
      </w:tblGrid>
      <w:tr w:rsidR="002F4655" w:rsidRPr="001C272E">
        <w:trPr>
          <w:jc w:val="center"/>
        </w:trPr>
        <w:tc>
          <w:tcPr>
            <w:tcW w:w="971" w:type="dxa"/>
            <w:tcBorders>
              <w:top w:val="nil"/>
              <w:left w:val="nil"/>
            </w:tcBorders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В1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В2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В3</w:t>
            </w:r>
          </w:p>
        </w:tc>
        <w:tc>
          <w:tcPr>
            <w:tcW w:w="1095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В4</w:t>
            </w:r>
          </w:p>
        </w:tc>
        <w:tc>
          <w:tcPr>
            <w:tcW w:w="1016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В5</w:t>
            </w:r>
          </w:p>
        </w:tc>
      </w:tr>
      <w:tr w:rsidR="002F4655" w:rsidRPr="001C272E">
        <w:trPr>
          <w:jc w:val="center"/>
        </w:trPr>
        <w:tc>
          <w:tcPr>
            <w:tcW w:w="971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А1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1,75</w:t>
            </w:r>
          </w:p>
        </w:tc>
        <w:tc>
          <w:tcPr>
            <w:tcW w:w="1095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2,25</w:t>
            </w:r>
          </w:p>
        </w:tc>
        <w:tc>
          <w:tcPr>
            <w:tcW w:w="1016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2,25</w:t>
            </w:r>
          </w:p>
        </w:tc>
      </w:tr>
      <w:tr w:rsidR="002F4655" w:rsidRPr="001C272E">
        <w:trPr>
          <w:jc w:val="center"/>
        </w:trPr>
        <w:tc>
          <w:tcPr>
            <w:tcW w:w="971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А2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2,5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1,75</w:t>
            </w:r>
          </w:p>
        </w:tc>
        <w:tc>
          <w:tcPr>
            <w:tcW w:w="1095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16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1,5</w:t>
            </w:r>
          </w:p>
        </w:tc>
      </w:tr>
      <w:tr w:rsidR="002F4655" w:rsidRPr="001C272E">
        <w:trPr>
          <w:jc w:val="center"/>
        </w:trPr>
        <w:tc>
          <w:tcPr>
            <w:tcW w:w="971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А3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1095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1,75</w:t>
            </w:r>
          </w:p>
        </w:tc>
        <w:tc>
          <w:tcPr>
            <w:tcW w:w="1016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1,75</w:t>
            </w:r>
          </w:p>
        </w:tc>
      </w:tr>
      <w:tr w:rsidR="002F4655" w:rsidRPr="001C272E">
        <w:trPr>
          <w:jc w:val="center"/>
        </w:trPr>
        <w:tc>
          <w:tcPr>
            <w:tcW w:w="971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А4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0,5</w:t>
            </w:r>
          </w:p>
        </w:tc>
        <w:tc>
          <w:tcPr>
            <w:tcW w:w="1094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1,75</w:t>
            </w:r>
          </w:p>
        </w:tc>
        <w:tc>
          <w:tcPr>
            <w:tcW w:w="1095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1,75</w:t>
            </w:r>
          </w:p>
        </w:tc>
        <w:tc>
          <w:tcPr>
            <w:tcW w:w="1016" w:type="dxa"/>
          </w:tcPr>
          <w:p w:rsidR="002F4655" w:rsidRPr="001C272E" w:rsidRDefault="002F4655" w:rsidP="001C272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272E">
              <w:rPr>
                <w:rFonts w:ascii="Times New Roman" w:hAnsi="Times New Roman" w:cs="Times New Roman"/>
                <w:sz w:val="18"/>
                <w:szCs w:val="18"/>
              </w:rPr>
              <w:t>1,75</w:t>
            </w:r>
          </w:p>
        </w:tc>
      </w:tr>
    </w:tbl>
    <w:p w:rsidR="002F4655" w:rsidRDefault="002F4655" w:rsidP="00AD07D5">
      <w:pPr>
        <w:spacing w:line="233" w:lineRule="auto"/>
        <w:ind w:firstLine="540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Необходимо так спланировать перевозки, чтобы минимиз</w:t>
      </w:r>
      <w:r w:rsidRPr="002F4655">
        <w:rPr>
          <w:rFonts w:ascii="Times New Roman" w:hAnsi="Times New Roman" w:cs="Times New Roman"/>
          <w:sz w:val="22"/>
          <w:szCs w:val="22"/>
        </w:rPr>
        <w:t>и</w:t>
      </w:r>
      <w:r w:rsidRPr="002F4655">
        <w:rPr>
          <w:rFonts w:ascii="Times New Roman" w:hAnsi="Times New Roman" w:cs="Times New Roman"/>
          <w:sz w:val="22"/>
          <w:szCs w:val="22"/>
        </w:rPr>
        <w:t>ровать суммарные транспортные расходы.</w:t>
      </w:r>
    </w:p>
    <w:p w:rsidR="002F4655" w:rsidRPr="002F4655" w:rsidRDefault="002F4655" w:rsidP="00AD07D5">
      <w:pPr>
        <w:spacing w:line="233" w:lineRule="auto"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2F4655">
        <w:rPr>
          <w:rFonts w:ascii="Times New Roman" w:hAnsi="Times New Roman" w:cs="Times New Roman"/>
          <w:i/>
          <w:sz w:val="22"/>
          <w:szCs w:val="22"/>
        </w:rPr>
        <w:t>Решение.</w:t>
      </w:r>
    </w:p>
    <w:p w:rsidR="002F4655" w:rsidRPr="002F4655" w:rsidRDefault="002F4655" w:rsidP="00AD07D5">
      <w:pPr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Неизвестные в данной задаче должны удовлетворять следу</w:t>
      </w:r>
      <w:r w:rsidRPr="002F4655">
        <w:rPr>
          <w:rFonts w:ascii="Times New Roman" w:hAnsi="Times New Roman" w:cs="Times New Roman"/>
          <w:sz w:val="22"/>
          <w:szCs w:val="22"/>
        </w:rPr>
        <w:t>ю</w:t>
      </w:r>
      <w:r w:rsidRPr="002F4655">
        <w:rPr>
          <w:rFonts w:ascii="Times New Roman" w:hAnsi="Times New Roman" w:cs="Times New Roman"/>
          <w:sz w:val="22"/>
          <w:szCs w:val="22"/>
        </w:rPr>
        <w:t>щим ограничениям:</w:t>
      </w:r>
    </w:p>
    <w:p w:rsidR="002F4655" w:rsidRDefault="002F4655" w:rsidP="00AD07D5">
      <w:pPr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0472E">
        <w:rPr>
          <w:rFonts w:ascii="Times New Roman" w:hAnsi="Times New Roman" w:cs="Times New Roman"/>
          <w:sz w:val="22"/>
          <w:szCs w:val="22"/>
        </w:rPr>
        <w:t>–</w:t>
      </w:r>
      <w:r w:rsidRPr="002F4655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о</w:t>
      </w:r>
      <w:r w:rsidRPr="002F4655">
        <w:rPr>
          <w:rFonts w:ascii="Times New Roman" w:hAnsi="Times New Roman" w:cs="Times New Roman"/>
          <w:sz w:val="22"/>
          <w:szCs w:val="22"/>
        </w:rPr>
        <w:t>бъемы перевозок не могут быть отрицательными</w:t>
      </w:r>
      <w:r>
        <w:rPr>
          <w:rFonts w:ascii="Times New Roman" w:hAnsi="Times New Roman" w:cs="Times New Roman"/>
          <w:sz w:val="22"/>
          <w:szCs w:val="22"/>
        </w:rPr>
        <w:t>;</w:t>
      </w:r>
    </w:p>
    <w:p w:rsidR="002F4655" w:rsidRPr="002F4655" w:rsidRDefault="002F4655" w:rsidP="00AD07D5">
      <w:pPr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A0472E">
        <w:rPr>
          <w:rFonts w:ascii="Times New Roman" w:hAnsi="Times New Roman" w:cs="Times New Roman"/>
          <w:sz w:val="22"/>
          <w:szCs w:val="22"/>
        </w:rPr>
        <w:t>–</w:t>
      </w:r>
      <w:r>
        <w:rPr>
          <w:rFonts w:ascii="Times New Roman" w:hAnsi="Times New Roman" w:cs="Times New Roman"/>
          <w:sz w:val="22"/>
          <w:szCs w:val="22"/>
        </w:rPr>
        <w:t xml:space="preserve"> т</w:t>
      </w:r>
      <w:r w:rsidRPr="002F4655">
        <w:rPr>
          <w:rFonts w:ascii="Times New Roman" w:hAnsi="Times New Roman" w:cs="Times New Roman"/>
          <w:sz w:val="22"/>
          <w:szCs w:val="22"/>
        </w:rPr>
        <w:t xml:space="preserve">ак как модель </w:t>
      </w:r>
      <w:r>
        <w:rPr>
          <w:rFonts w:ascii="Times New Roman" w:hAnsi="Times New Roman" w:cs="Times New Roman"/>
          <w:sz w:val="22"/>
          <w:szCs w:val="22"/>
        </w:rPr>
        <w:t xml:space="preserve">закрытая </w:t>
      </w:r>
      <w:r w:rsidRPr="002F4655">
        <w:rPr>
          <w:rFonts w:ascii="Times New Roman" w:hAnsi="Times New Roman" w:cs="Times New Roman"/>
          <w:sz w:val="22"/>
          <w:szCs w:val="22"/>
        </w:rPr>
        <w:t>(суммарный объем произведенной продукции равен суммарному объему потребностей в ней), то вся продукция должна быть вывезена с фабрик, а потребности всех центров распределения должны быть полностью удовлетворены</w:t>
      </w:r>
    </w:p>
    <w:p w:rsidR="002F4655" w:rsidRPr="002F4655" w:rsidRDefault="002F4655" w:rsidP="00AD07D5">
      <w:pPr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Для решения этой задачи с помощью средства поиска решений введем данные, как показано на рис.</w:t>
      </w:r>
      <w:r w:rsidR="004B1955">
        <w:rPr>
          <w:rFonts w:ascii="Times New Roman" w:hAnsi="Times New Roman" w:cs="Times New Roman"/>
          <w:sz w:val="22"/>
          <w:szCs w:val="22"/>
        </w:rPr>
        <w:t xml:space="preserve"> 26.</w:t>
      </w:r>
    </w:p>
    <w:p w:rsidR="00AD07D5" w:rsidRDefault="002F4655" w:rsidP="00AD07D5">
      <w:pPr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В ячейки А4: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2F4655">
        <w:rPr>
          <w:rFonts w:ascii="Times New Roman" w:hAnsi="Times New Roman" w:cs="Times New Roman"/>
          <w:sz w:val="22"/>
          <w:szCs w:val="22"/>
        </w:rPr>
        <w:t>8 введены стоимости перевозок.</w:t>
      </w:r>
      <w:r w:rsidR="00AD07D5">
        <w:rPr>
          <w:rFonts w:ascii="Times New Roman" w:hAnsi="Times New Roman" w:cs="Times New Roman"/>
          <w:sz w:val="22"/>
          <w:szCs w:val="22"/>
        </w:rPr>
        <w:t xml:space="preserve"> </w:t>
      </w:r>
    </w:p>
    <w:p w:rsidR="00AD07D5" w:rsidRDefault="002F4655" w:rsidP="00AD07D5">
      <w:pPr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 xml:space="preserve">Ячейки 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2F4655">
        <w:rPr>
          <w:rFonts w:ascii="Times New Roman" w:hAnsi="Times New Roman" w:cs="Times New Roman"/>
          <w:sz w:val="22"/>
          <w:szCs w:val="22"/>
        </w:rPr>
        <w:t>12: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2F4655">
        <w:rPr>
          <w:rFonts w:ascii="Times New Roman" w:hAnsi="Times New Roman" w:cs="Times New Roman"/>
          <w:sz w:val="22"/>
          <w:szCs w:val="22"/>
        </w:rPr>
        <w:t xml:space="preserve">15 отведены под значения неизвестных (объемы перевозок). </w:t>
      </w:r>
    </w:p>
    <w:p w:rsidR="00AD07D5" w:rsidRDefault="002F4655" w:rsidP="00AD07D5">
      <w:pPr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 xml:space="preserve">В ячейки 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H</w:t>
      </w:r>
      <w:r w:rsidRPr="002F4655">
        <w:rPr>
          <w:rFonts w:ascii="Times New Roman" w:hAnsi="Times New Roman" w:cs="Times New Roman"/>
          <w:sz w:val="22"/>
          <w:szCs w:val="22"/>
        </w:rPr>
        <w:t>12: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H</w:t>
      </w:r>
      <w:r w:rsidRPr="002F4655">
        <w:rPr>
          <w:rFonts w:ascii="Times New Roman" w:hAnsi="Times New Roman" w:cs="Times New Roman"/>
          <w:sz w:val="22"/>
          <w:szCs w:val="22"/>
        </w:rPr>
        <w:t>15  введены объемы производства на фабр</w:t>
      </w:r>
      <w:r w:rsidRPr="002F4655">
        <w:rPr>
          <w:rFonts w:ascii="Times New Roman" w:hAnsi="Times New Roman" w:cs="Times New Roman"/>
          <w:sz w:val="22"/>
          <w:szCs w:val="22"/>
        </w:rPr>
        <w:t>и</w:t>
      </w:r>
      <w:r w:rsidRPr="002F4655">
        <w:rPr>
          <w:rFonts w:ascii="Times New Roman" w:hAnsi="Times New Roman" w:cs="Times New Roman"/>
          <w:sz w:val="22"/>
          <w:szCs w:val="22"/>
        </w:rPr>
        <w:t xml:space="preserve">ках, а в ячейки 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2F4655">
        <w:rPr>
          <w:rFonts w:ascii="Times New Roman" w:hAnsi="Times New Roman" w:cs="Times New Roman"/>
          <w:sz w:val="22"/>
          <w:szCs w:val="22"/>
        </w:rPr>
        <w:t>17: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2F4655">
        <w:rPr>
          <w:rFonts w:ascii="Times New Roman" w:hAnsi="Times New Roman" w:cs="Times New Roman"/>
          <w:sz w:val="22"/>
          <w:szCs w:val="22"/>
        </w:rPr>
        <w:t>17 введена потребность в про</w:t>
      </w:r>
      <w:r w:rsidRPr="002F4655">
        <w:rPr>
          <w:rFonts w:ascii="Times New Roman" w:hAnsi="Times New Roman" w:cs="Times New Roman"/>
          <w:sz w:val="22"/>
          <w:szCs w:val="22"/>
        </w:rPr>
        <w:softHyphen/>
        <w:t>дукции в пун</w:t>
      </w:r>
      <w:r w:rsidRPr="002F4655">
        <w:rPr>
          <w:rFonts w:ascii="Times New Roman" w:hAnsi="Times New Roman" w:cs="Times New Roman"/>
          <w:sz w:val="22"/>
          <w:szCs w:val="22"/>
        </w:rPr>
        <w:t>к</w:t>
      </w:r>
      <w:r w:rsidRPr="002F4655">
        <w:rPr>
          <w:rFonts w:ascii="Times New Roman" w:hAnsi="Times New Roman" w:cs="Times New Roman"/>
          <w:sz w:val="22"/>
          <w:szCs w:val="22"/>
        </w:rPr>
        <w:t xml:space="preserve">тах распределения. </w:t>
      </w:r>
    </w:p>
    <w:p w:rsidR="00AD07D5" w:rsidRDefault="002F4655" w:rsidP="00AD07D5">
      <w:pPr>
        <w:spacing w:line="233" w:lineRule="auto"/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 xml:space="preserve">В ячейку 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2F4655">
        <w:rPr>
          <w:rFonts w:ascii="Times New Roman" w:hAnsi="Times New Roman" w:cs="Times New Roman"/>
          <w:sz w:val="22"/>
          <w:szCs w:val="22"/>
        </w:rPr>
        <w:t>16 введена целевая функция</w:t>
      </w:r>
      <w:r w:rsidR="00AD07D5">
        <w:rPr>
          <w:rFonts w:ascii="Times New Roman" w:hAnsi="Times New Roman" w:cs="Times New Roman"/>
          <w:sz w:val="22"/>
          <w:szCs w:val="22"/>
        </w:rPr>
        <w:t>:</w:t>
      </w:r>
    </w:p>
    <w:p w:rsidR="002F4655" w:rsidRPr="002F4655" w:rsidRDefault="002F4655" w:rsidP="00AD07D5">
      <w:pPr>
        <w:spacing w:line="233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=СУММПРОИЗВ(B5:F8;B12:F15)</w:t>
      </w:r>
      <w:r w:rsidR="00AD07D5">
        <w:rPr>
          <w:rFonts w:ascii="Times New Roman" w:hAnsi="Times New Roman" w:cs="Times New Roman"/>
          <w:sz w:val="22"/>
          <w:szCs w:val="22"/>
        </w:rPr>
        <w:t>.</w:t>
      </w:r>
    </w:p>
    <w:p w:rsidR="002F4655" w:rsidRPr="002F4655" w:rsidRDefault="00C83E51" w:rsidP="00AD07D5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</w:rPr>
        <w:pict>
          <v:shape id="_x0000_i1930" type="#_x0000_t75" style="width:278.65pt;height:143.05pt">
            <v:imagedata r:id="rId1080" o:title="" croptop="10065f" cropbottom="18653f" cropright="18788f"/>
          </v:shape>
        </w:pict>
      </w:r>
    </w:p>
    <w:p w:rsidR="002F4655" w:rsidRPr="002F4655" w:rsidRDefault="002F4655" w:rsidP="002F4655">
      <w:pPr>
        <w:rPr>
          <w:rFonts w:ascii="Times New Roman" w:hAnsi="Times New Roman" w:cs="Times New Roman"/>
          <w:sz w:val="6"/>
          <w:szCs w:val="6"/>
        </w:rPr>
      </w:pPr>
    </w:p>
    <w:p w:rsidR="002F4655" w:rsidRPr="002F4655" w:rsidRDefault="002F4655" w:rsidP="00AD07D5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2F4655">
        <w:rPr>
          <w:rFonts w:ascii="Times New Roman" w:hAnsi="Times New Roman" w:cs="Times New Roman"/>
          <w:smallCaps/>
          <w:sz w:val="18"/>
          <w:szCs w:val="18"/>
        </w:rPr>
        <w:t>Р</w:t>
      </w:r>
      <w:r w:rsidRPr="002F4655">
        <w:rPr>
          <w:rFonts w:ascii="Times New Roman" w:hAnsi="Times New Roman" w:cs="Times New Roman"/>
          <w:bCs/>
          <w:sz w:val="18"/>
          <w:szCs w:val="18"/>
        </w:rPr>
        <w:t>ис</w:t>
      </w:r>
      <w:r w:rsidR="00AD07D5" w:rsidRPr="00AD07D5">
        <w:rPr>
          <w:rFonts w:ascii="Times New Roman" w:hAnsi="Times New Roman" w:cs="Times New Roman"/>
          <w:bCs/>
          <w:sz w:val="18"/>
          <w:szCs w:val="18"/>
        </w:rPr>
        <w:t>.</w:t>
      </w:r>
      <w:r w:rsidR="004B1955">
        <w:rPr>
          <w:rFonts w:ascii="Times New Roman" w:hAnsi="Times New Roman" w:cs="Times New Roman"/>
          <w:bCs/>
          <w:sz w:val="18"/>
          <w:szCs w:val="18"/>
        </w:rPr>
        <w:t xml:space="preserve"> 26.</w:t>
      </w:r>
      <w:r w:rsidRPr="002F4655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2F4655">
        <w:rPr>
          <w:rFonts w:ascii="Times New Roman" w:hAnsi="Times New Roman" w:cs="Times New Roman"/>
          <w:bCs/>
          <w:sz w:val="18"/>
          <w:szCs w:val="18"/>
        </w:rPr>
        <w:t>Исходные данные транспортной</w:t>
      </w:r>
      <w:r w:rsidRPr="002F4655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2F4655">
        <w:rPr>
          <w:rFonts w:ascii="Times New Roman" w:hAnsi="Times New Roman" w:cs="Times New Roman"/>
          <w:bCs/>
          <w:sz w:val="18"/>
          <w:szCs w:val="18"/>
        </w:rPr>
        <w:t>задачи</w:t>
      </w:r>
    </w:p>
    <w:p w:rsidR="002F4655" w:rsidRPr="002F4655" w:rsidRDefault="002F4655" w:rsidP="00AD07D5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lastRenderedPageBreak/>
        <w:t xml:space="preserve">В ячейки 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2F4655">
        <w:rPr>
          <w:rFonts w:ascii="Times New Roman" w:hAnsi="Times New Roman" w:cs="Times New Roman"/>
          <w:sz w:val="22"/>
          <w:szCs w:val="22"/>
        </w:rPr>
        <w:t>16: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2F4655">
        <w:rPr>
          <w:rFonts w:ascii="Times New Roman" w:hAnsi="Times New Roman" w:cs="Times New Roman"/>
          <w:sz w:val="22"/>
          <w:szCs w:val="22"/>
        </w:rPr>
        <w:t>16 введены формулы, определяющие объем продукции, ввозимой в центры распределения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=СУММ(B12:B15)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C</w:t>
      </w:r>
      <w:r w:rsidRPr="002F4655">
        <w:rPr>
          <w:rFonts w:ascii="Times New Roman" w:hAnsi="Times New Roman" w:cs="Times New Roman"/>
          <w:sz w:val="22"/>
          <w:szCs w:val="22"/>
        </w:rPr>
        <w:t>12: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C</w:t>
      </w:r>
      <w:r w:rsidRPr="002F4655">
        <w:rPr>
          <w:rFonts w:ascii="Times New Roman" w:hAnsi="Times New Roman" w:cs="Times New Roman"/>
          <w:sz w:val="22"/>
          <w:szCs w:val="22"/>
        </w:rPr>
        <w:t>15)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2F4655">
        <w:rPr>
          <w:rFonts w:ascii="Times New Roman" w:hAnsi="Times New Roman" w:cs="Times New Roman"/>
          <w:sz w:val="22"/>
          <w:szCs w:val="22"/>
        </w:rPr>
        <w:t>12: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2F4655">
        <w:rPr>
          <w:rFonts w:ascii="Times New Roman" w:hAnsi="Times New Roman" w:cs="Times New Roman"/>
          <w:sz w:val="22"/>
          <w:szCs w:val="22"/>
        </w:rPr>
        <w:t>15)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E</w:t>
      </w:r>
      <w:r w:rsidRPr="002F4655">
        <w:rPr>
          <w:rFonts w:ascii="Times New Roman" w:hAnsi="Times New Roman" w:cs="Times New Roman"/>
          <w:sz w:val="22"/>
          <w:szCs w:val="22"/>
        </w:rPr>
        <w:t>12: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E</w:t>
      </w:r>
      <w:r w:rsidRPr="002F4655">
        <w:rPr>
          <w:rFonts w:ascii="Times New Roman" w:hAnsi="Times New Roman" w:cs="Times New Roman"/>
          <w:sz w:val="22"/>
          <w:szCs w:val="22"/>
        </w:rPr>
        <w:t>15)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2F4655">
        <w:rPr>
          <w:rFonts w:ascii="Times New Roman" w:hAnsi="Times New Roman" w:cs="Times New Roman"/>
          <w:sz w:val="22"/>
          <w:szCs w:val="22"/>
        </w:rPr>
        <w:t>12: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2F4655">
        <w:rPr>
          <w:rFonts w:ascii="Times New Roman" w:hAnsi="Times New Roman" w:cs="Times New Roman"/>
          <w:sz w:val="22"/>
          <w:szCs w:val="22"/>
        </w:rPr>
        <w:t>15)</w:t>
      </w:r>
      <w:r w:rsidR="00AD07D5">
        <w:rPr>
          <w:rFonts w:ascii="Times New Roman" w:hAnsi="Times New Roman" w:cs="Times New Roman"/>
          <w:sz w:val="22"/>
          <w:szCs w:val="22"/>
        </w:rPr>
        <w:t>.</w:t>
      </w:r>
    </w:p>
    <w:p w:rsidR="002F4655" w:rsidRPr="002F4655" w:rsidRDefault="002F4655" w:rsidP="00AD07D5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 xml:space="preserve">В ячейки 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2F4655">
        <w:rPr>
          <w:rFonts w:ascii="Times New Roman" w:hAnsi="Times New Roman" w:cs="Times New Roman"/>
          <w:sz w:val="22"/>
          <w:szCs w:val="22"/>
        </w:rPr>
        <w:t>13:</w:t>
      </w:r>
      <w:r w:rsidRPr="002F4655">
        <w:rPr>
          <w:rFonts w:ascii="Times New Roman" w:hAnsi="Times New Roman" w:cs="Times New Roman"/>
          <w:sz w:val="22"/>
          <w:szCs w:val="22"/>
          <w:lang w:val="en-US"/>
        </w:rPr>
        <w:t>G</w:t>
      </w:r>
      <w:r w:rsidRPr="002F4655">
        <w:rPr>
          <w:rFonts w:ascii="Times New Roman" w:hAnsi="Times New Roman" w:cs="Times New Roman"/>
          <w:sz w:val="22"/>
          <w:szCs w:val="22"/>
        </w:rPr>
        <w:t>15 введены формулы вычисляющие объем продукции, вывозимой с фабрик.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=СУММ(B12:F12)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=СУММ(B13:F13)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=СУММ(B14:F14)</w:t>
      </w:r>
    </w:p>
    <w:p w:rsidR="002F4655" w:rsidRPr="002F4655" w:rsidRDefault="002F4655" w:rsidP="00AD07D5">
      <w:pPr>
        <w:widowControl/>
        <w:autoSpaceDE/>
        <w:autoSpaceDN/>
        <w:adjustRightInd/>
        <w:ind w:left="120"/>
        <w:rPr>
          <w:rFonts w:ascii="Times New Roman" w:hAnsi="Times New Roman" w:cs="Times New Roman"/>
          <w:sz w:val="22"/>
          <w:szCs w:val="22"/>
        </w:rPr>
      </w:pPr>
      <w:r w:rsidRPr="002F4655">
        <w:rPr>
          <w:rFonts w:ascii="Times New Roman" w:hAnsi="Times New Roman" w:cs="Times New Roman"/>
          <w:sz w:val="22"/>
          <w:szCs w:val="22"/>
        </w:rPr>
        <w:t>=СУММ(B15:F15)</w:t>
      </w:r>
      <w:r w:rsidR="00AD07D5">
        <w:rPr>
          <w:rFonts w:ascii="Times New Roman" w:hAnsi="Times New Roman" w:cs="Times New Roman"/>
          <w:sz w:val="22"/>
          <w:szCs w:val="22"/>
        </w:rPr>
        <w:t>.</w:t>
      </w:r>
    </w:p>
    <w:p w:rsidR="002F4655" w:rsidRDefault="00AD07D5" w:rsidP="00AD07D5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Затем</w:t>
      </w:r>
      <w:r w:rsidR="002F4655" w:rsidRPr="002F4655">
        <w:rPr>
          <w:rFonts w:ascii="Times New Roman" w:hAnsi="Times New Roman" w:cs="Times New Roman"/>
          <w:sz w:val="22"/>
          <w:szCs w:val="22"/>
        </w:rPr>
        <w:t xml:space="preserve"> выберем команду</w:t>
      </w:r>
      <w:r w:rsidR="002F4655" w:rsidRPr="002F4655">
        <w:rPr>
          <w:rFonts w:ascii="Times New Roman" w:hAnsi="Times New Roman" w:cs="Times New Roman"/>
          <w:b/>
          <w:bCs/>
          <w:sz w:val="22"/>
          <w:szCs w:val="22"/>
        </w:rPr>
        <w:t xml:space="preserve"> Сервис, Поиск решения</w:t>
      </w:r>
      <w:r w:rsidR="002F4655" w:rsidRPr="002F4655">
        <w:rPr>
          <w:rFonts w:ascii="Times New Roman" w:hAnsi="Times New Roman" w:cs="Times New Roman"/>
          <w:sz w:val="22"/>
          <w:szCs w:val="22"/>
        </w:rPr>
        <w:t xml:space="preserve"> и заполним открывшееся диалоговое окно</w:t>
      </w:r>
      <w:r w:rsidR="002F4655" w:rsidRPr="002F4655">
        <w:rPr>
          <w:rFonts w:ascii="Times New Roman" w:hAnsi="Times New Roman" w:cs="Times New Roman"/>
          <w:b/>
          <w:bCs/>
          <w:sz w:val="22"/>
          <w:szCs w:val="22"/>
        </w:rPr>
        <w:t xml:space="preserve"> Поиск решения</w:t>
      </w:r>
      <w:r w:rsidR="002F4655" w:rsidRPr="002F4655">
        <w:rPr>
          <w:rFonts w:ascii="Times New Roman" w:hAnsi="Times New Roman" w:cs="Times New Roman"/>
          <w:sz w:val="22"/>
          <w:szCs w:val="22"/>
        </w:rPr>
        <w:t>, как показано на рис.</w:t>
      </w:r>
      <w:r w:rsidR="004B1955">
        <w:rPr>
          <w:rFonts w:ascii="Times New Roman" w:hAnsi="Times New Roman" w:cs="Times New Roman"/>
          <w:sz w:val="22"/>
          <w:szCs w:val="22"/>
        </w:rPr>
        <w:t xml:space="preserve"> 27.</w:t>
      </w:r>
    </w:p>
    <w:p w:rsidR="004B1955" w:rsidRPr="002F4655" w:rsidRDefault="004B1955" w:rsidP="00AD07D5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</w:p>
    <w:p w:rsidR="002F4655" w:rsidRPr="002F4655" w:rsidRDefault="00C83E51" w:rsidP="00AD07D5">
      <w:pPr>
        <w:widowControl/>
        <w:autoSpaceDE/>
        <w:autoSpaceDN/>
        <w:adjustRightInd/>
        <w:spacing w:before="60"/>
        <w:ind w:left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931" type="#_x0000_t75" style="width:316.05pt;height:172.05pt">
            <v:imagedata r:id="rId1081" o:title="" croptop="12206f" cropbottom="24307f" cropleft="16906f" cropright="9043f"/>
          </v:shape>
        </w:pict>
      </w:r>
    </w:p>
    <w:p w:rsidR="002F4655" w:rsidRDefault="002F4655" w:rsidP="00AD07D5">
      <w:pPr>
        <w:spacing w:before="60"/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2F4655">
        <w:rPr>
          <w:rFonts w:ascii="Times New Roman" w:hAnsi="Times New Roman" w:cs="Times New Roman"/>
          <w:smallCaps/>
          <w:sz w:val="18"/>
          <w:szCs w:val="18"/>
        </w:rPr>
        <w:t>Р</w:t>
      </w:r>
      <w:r w:rsidRPr="002F4655">
        <w:rPr>
          <w:rFonts w:ascii="Times New Roman" w:hAnsi="Times New Roman" w:cs="Times New Roman"/>
          <w:bCs/>
          <w:sz w:val="18"/>
          <w:szCs w:val="18"/>
        </w:rPr>
        <w:t>ис</w:t>
      </w:r>
      <w:r w:rsidR="00AD07D5" w:rsidRPr="00AD07D5">
        <w:rPr>
          <w:rFonts w:ascii="Times New Roman" w:hAnsi="Times New Roman" w:cs="Times New Roman"/>
          <w:bCs/>
          <w:sz w:val="18"/>
          <w:szCs w:val="18"/>
        </w:rPr>
        <w:t>.</w:t>
      </w:r>
      <w:r w:rsidR="004B1955">
        <w:rPr>
          <w:rFonts w:ascii="Times New Roman" w:hAnsi="Times New Roman" w:cs="Times New Roman"/>
          <w:bCs/>
          <w:sz w:val="18"/>
          <w:szCs w:val="18"/>
        </w:rPr>
        <w:t xml:space="preserve"> 27.</w:t>
      </w:r>
      <w:r w:rsidRPr="002F4655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2F4655">
        <w:rPr>
          <w:rFonts w:ascii="Times New Roman" w:hAnsi="Times New Roman" w:cs="Times New Roman"/>
          <w:bCs/>
          <w:sz w:val="18"/>
          <w:szCs w:val="18"/>
        </w:rPr>
        <w:t>Диалоговое окно</w:t>
      </w:r>
      <w:r w:rsidRPr="002F4655">
        <w:rPr>
          <w:rFonts w:ascii="Times New Roman" w:hAnsi="Times New Roman" w:cs="Times New Roman"/>
          <w:sz w:val="18"/>
          <w:szCs w:val="18"/>
        </w:rPr>
        <w:t xml:space="preserve"> </w:t>
      </w:r>
      <w:r w:rsidRPr="002F4655">
        <w:rPr>
          <w:rFonts w:ascii="Times New Roman" w:hAnsi="Times New Roman" w:cs="Times New Roman"/>
          <w:b/>
          <w:sz w:val="18"/>
          <w:szCs w:val="18"/>
        </w:rPr>
        <w:t>Поиск решения</w:t>
      </w:r>
      <w:r w:rsidRPr="002F4655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2F4655">
        <w:rPr>
          <w:rFonts w:ascii="Times New Roman" w:hAnsi="Times New Roman" w:cs="Times New Roman"/>
          <w:bCs/>
          <w:sz w:val="18"/>
          <w:szCs w:val="18"/>
        </w:rPr>
        <w:t>для транспортной задачи</w:t>
      </w:r>
    </w:p>
    <w:p w:rsidR="004B1955" w:rsidRDefault="004B1955" w:rsidP="00AD07D5">
      <w:pPr>
        <w:spacing w:before="60"/>
        <w:jc w:val="center"/>
        <w:rPr>
          <w:rFonts w:ascii="Times New Roman" w:hAnsi="Times New Roman" w:cs="Times New Roman"/>
          <w:bCs/>
          <w:sz w:val="18"/>
          <w:szCs w:val="18"/>
        </w:rPr>
      </w:pPr>
    </w:p>
    <w:p w:rsidR="004B1955" w:rsidRDefault="004B1955" w:rsidP="004B1955">
      <w:pPr>
        <w:ind w:firstLine="39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В</w:t>
      </w:r>
      <w:r w:rsidRPr="002F4655">
        <w:rPr>
          <w:rFonts w:ascii="Times New Roman" w:hAnsi="Times New Roman" w:cs="Times New Roman"/>
          <w:sz w:val="22"/>
          <w:szCs w:val="22"/>
        </w:rPr>
        <w:t xml:space="preserve"> диалоговом окне</w:t>
      </w:r>
      <w:r w:rsidRPr="002F4655">
        <w:rPr>
          <w:rFonts w:ascii="Times New Roman" w:hAnsi="Times New Roman" w:cs="Times New Roman"/>
          <w:b/>
          <w:bCs/>
          <w:sz w:val="22"/>
          <w:szCs w:val="22"/>
        </w:rPr>
        <w:t xml:space="preserve"> Параметры поиска решения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AD07D5">
        <w:rPr>
          <w:rFonts w:ascii="Times New Roman" w:hAnsi="Times New Roman" w:cs="Times New Roman"/>
          <w:bCs/>
          <w:sz w:val="22"/>
          <w:szCs w:val="22"/>
        </w:rPr>
        <w:t>необходимо</w:t>
      </w:r>
      <w:r w:rsidRPr="002F4655">
        <w:rPr>
          <w:rFonts w:ascii="Times New Roman" w:hAnsi="Times New Roman" w:cs="Times New Roman"/>
          <w:sz w:val="22"/>
          <w:szCs w:val="22"/>
        </w:rPr>
        <w:t xml:space="preserve"> установить флажок</w:t>
      </w:r>
      <w:r w:rsidRPr="002F4655">
        <w:rPr>
          <w:rFonts w:ascii="Times New Roman" w:hAnsi="Times New Roman" w:cs="Times New Roman"/>
          <w:b/>
          <w:bCs/>
          <w:sz w:val="22"/>
          <w:szCs w:val="22"/>
        </w:rPr>
        <w:t xml:space="preserve"> Линейная модель</w:t>
      </w:r>
      <w:r w:rsidRPr="002F4655">
        <w:rPr>
          <w:rFonts w:ascii="Times New Roman" w:hAnsi="Times New Roman" w:cs="Times New Roman"/>
          <w:sz w:val="22"/>
          <w:szCs w:val="22"/>
        </w:rPr>
        <w:t>. После нажатия кнопки</w:t>
      </w:r>
      <w:r w:rsidRPr="002F4655">
        <w:rPr>
          <w:rFonts w:ascii="Times New Roman" w:hAnsi="Times New Roman" w:cs="Times New Roman"/>
          <w:b/>
          <w:bCs/>
          <w:sz w:val="22"/>
          <w:szCs w:val="22"/>
        </w:rPr>
        <w:t xml:space="preserve"> Выполнить</w:t>
      </w:r>
      <w:r w:rsidRPr="002F4655">
        <w:rPr>
          <w:rFonts w:ascii="Times New Roman" w:hAnsi="Times New Roman" w:cs="Times New Roman"/>
          <w:sz w:val="22"/>
          <w:szCs w:val="22"/>
        </w:rPr>
        <w:t xml:space="preserve"> средство поиска решений находит оптимальный план поставок продукции и соответствующие ему транспортные расх</w:t>
      </w:r>
      <w:r w:rsidRPr="002F4655">
        <w:rPr>
          <w:rFonts w:ascii="Times New Roman" w:hAnsi="Times New Roman" w:cs="Times New Roman"/>
          <w:sz w:val="22"/>
          <w:szCs w:val="22"/>
        </w:rPr>
        <w:t>о</w:t>
      </w:r>
      <w:r w:rsidRPr="002F4655">
        <w:rPr>
          <w:rFonts w:ascii="Times New Roman" w:hAnsi="Times New Roman" w:cs="Times New Roman"/>
          <w:sz w:val="22"/>
          <w:szCs w:val="22"/>
        </w:rPr>
        <w:t>ды (рис.</w:t>
      </w:r>
      <w:r>
        <w:rPr>
          <w:rFonts w:ascii="Times New Roman" w:hAnsi="Times New Roman" w:cs="Times New Roman"/>
          <w:sz w:val="22"/>
          <w:szCs w:val="22"/>
        </w:rPr>
        <w:t xml:space="preserve"> 28</w:t>
      </w:r>
      <w:r w:rsidRPr="002F4655">
        <w:rPr>
          <w:rFonts w:ascii="Times New Roman" w:hAnsi="Times New Roman" w:cs="Times New Roman"/>
          <w:sz w:val="22"/>
          <w:szCs w:val="22"/>
        </w:rPr>
        <w:t>).</w:t>
      </w:r>
    </w:p>
    <w:p w:rsidR="002F4655" w:rsidRPr="002F4655" w:rsidRDefault="00C83E51" w:rsidP="002F4655">
      <w:pPr>
        <w:spacing w:before="40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pict>
          <v:shape id="_x0000_i1932" type="#_x0000_t75" style="width:314.2pt;height:173.9pt">
            <v:imagedata r:id="rId1082" o:title="" cropbottom="21251f"/>
          </v:shape>
        </w:pict>
      </w:r>
    </w:p>
    <w:p w:rsidR="002F4655" w:rsidRPr="002F4655" w:rsidRDefault="002F4655" w:rsidP="002F4655">
      <w:pPr>
        <w:rPr>
          <w:rFonts w:ascii="Times New Roman" w:hAnsi="Times New Roman" w:cs="Times New Roman"/>
          <w:sz w:val="6"/>
          <w:szCs w:val="6"/>
        </w:rPr>
      </w:pPr>
    </w:p>
    <w:p w:rsidR="002F4655" w:rsidRPr="002F4655" w:rsidRDefault="002F4655" w:rsidP="002F4655">
      <w:pPr>
        <w:jc w:val="center"/>
        <w:rPr>
          <w:rFonts w:ascii="Arial" w:hAnsi="Arial" w:cs="Arial"/>
          <w:bCs/>
          <w:sz w:val="18"/>
          <w:szCs w:val="18"/>
        </w:rPr>
      </w:pPr>
      <w:r w:rsidRPr="002F4655">
        <w:rPr>
          <w:rFonts w:ascii="Times New Roman" w:hAnsi="Times New Roman" w:cs="Times New Roman"/>
          <w:smallCaps/>
          <w:sz w:val="18"/>
          <w:szCs w:val="18"/>
        </w:rPr>
        <w:t>Р</w:t>
      </w:r>
      <w:r w:rsidRPr="002F4655">
        <w:rPr>
          <w:rFonts w:ascii="Times New Roman" w:hAnsi="Times New Roman" w:cs="Times New Roman"/>
          <w:bCs/>
          <w:sz w:val="18"/>
          <w:szCs w:val="18"/>
        </w:rPr>
        <w:t>ис</w:t>
      </w:r>
      <w:r w:rsidR="00AD07D5" w:rsidRPr="00AD07D5">
        <w:rPr>
          <w:rFonts w:ascii="Times New Roman" w:hAnsi="Times New Roman" w:cs="Times New Roman"/>
          <w:bCs/>
          <w:sz w:val="18"/>
          <w:szCs w:val="18"/>
        </w:rPr>
        <w:t>.</w:t>
      </w:r>
      <w:r w:rsidR="004B1955">
        <w:rPr>
          <w:rFonts w:ascii="Times New Roman" w:hAnsi="Times New Roman" w:cs="Times New Roman"/>
          <w:bCs/>
          <w:sz w:val="18"/>
          <w:szCs w:val="18"/>
        </w:rPr>
        <w:t xml:space="preserve"> 28.</w:t>
      </w:r>
      <w:r w:rsidRPr="002F4655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2F4655">
        <w:rPr>
          <w:rFonts w:ascii="Times New Roman" w:hAnsi="Times New Roman" w:cs="Times New Roman"/>
          <w:bCs/>
          <w:sz w:val="18"/>
          <w:szCs w:val="18"/>
        </w:rPr>
        <w:t>Оптимальное решение транспортной задачи</w:t>
      </w:r>
    </w:p>
    <w:p w:rsidR="002F4655" w:rsidRDefault="002F4655" w:rsidP="002F4655">
      <w:pPr>
        <w:widowControl/>
        <w:autoSpaceDE/>
        <w:autoSpaceDN/>
        <w:adjustRightInd/>
        <w:rPr>
          <w:rFonts w:ascii="Times New Roman" w:hAnsi="Times New Roman" w:cs="Times New Roman"/>
        </w:rPr>
      </w:pPr>
    </w:p>
    <w:p w:rsidR="002F4655" w:rsidRDefault="007C7B24" w:rsidP="007C7B24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sz w:val="22"/>
          <w:szCs w:val="22"/>
        </w:rPr>
      </w:pPr>
      <w:r w:rsidRPr="007C7B24">
        <w:rPr>
          <w:rFonts w:ascii="Times New Roman" w:hAnsi="Times New Roman" w:cs="Times New Roman"/>
          <w:b/>
          <w:sz w:val="22"/>
          <w:szCs w:val="22"/>
        </w:rPr>
        <w:t>Задание для самостоятельной работы</w:t>
      </w:r>
    </w:p>
    <w:p w:rsidR="00955CD6" w:rsidRPr="007C7B24" w:rsidRDefault="00955CD6" w:rsidP="007C7B24">
      <w:pPr>
        <w:widowControl/>
        <w:autoSpaceDE/>
        <w:autoSpaceDN/>
        <w:adjustRightInd/>
        <w:jc w:val="center"/>
        <w:rPr>
          <w:rFonts w:ascii="Times New Roman" w:hAnsi="Times New Roman" w:cs="Times New Roman"/>
          <w:b/>
          <w:sz w:val="22"/>
          <w:szCs w:val="22"/>
        </w:rPr>
      </w:pPr>
    </w:p>
    <w:p w:rsidR="007C7B24" w:rsidRPr="00212D5B" w:rsidRDefault="007C7B24" w:rsidP="007C7B24">
      <w:pPr>
        <w:widowControl/>
        <w:shd w:val="clear" w:color="auto" w:fill="FFFFFF"/>
        <w:autoSpaceDE/>
        <w:autoSpaceDN/>
        <w:adjustRightInd/>
        <w:ind w:firstLine="397"/>
        <w:jc w:val="both"/>
        <w:rPr>
          <w:rFonts w:ascii="Times New Roman" w:hAnsi="Times New Roman" w:cs="Times New Roman"/>
          <w:spacing w:val="-2"/>
          <w:sz w:val="22"/>
          <w:szCs w:val="22"/>
        </w:rPr>
      </w:pPr>
      <w:r>
        <w:rPr>
          <w:rFonts w:ascii="Times New Roman" w:hAnsi="Times New Roman" w:cs="Times New Roman"/>
          <w:spacing w:val="-2"/>
          <w:sz w:val="22"/>
          <w:szCs w:val="22"/>
        </w:rPr>
        <w:t>Решить задачу линейного программирования</w:t>
      </w:r>
      <w:r w:rsidR="007521D0">
        <w:rPr>
          <w:rFonts w:ascii="Times New Roman" w:hAnsi="Times New Roman" w:cs="Times New Roman"/>
          <w:spacing w:val="-2"/>
          <w:sz w:val="22"/>
          <w:szCs w:val="22"/>
        </w:rPr>
        <w:t xml:space="preserve"> средствами </w:t>
      </w:r>
      <w:r w:rsidR="007521D0">
        <w:rPr>
          <w:rFonts w:ascii="Times New Roman" w:hAnsi="Times New Roman" w:cs="Times New Roman"/>
          <w:spacing w:val="-2"/>
          <w:sz w:val="22"/>
          <w:szCs w:val="22"/>
          <w:lang w:val="en-US"/>
        </w:rPr>
        <w:t>MS</w:t>
      </w:r>
      <w:r w:rsidR="007521D0" w:rsidRPr="007521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7521D0">
        <w:rPr>
          <w:rFonts w:ascii="Times New Roman" w:hAnsi="Times New Roman" w:cs="Times New Roman"/>
          <w:spacing w:val="-2"/>
          <w:sz w:val="22"/>
          <w:szCs w:val="22"/>
          <w:lang w:val="en-US"/>
        </w:rPr>
        <w:t>Excel</w:t>
      </w:r>
      <w:r w:rsidR="007521D0" w:rsidRPr="007521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2"/>
          <w:sz w:val="22"/>
          <w:szCs w:val="22"/>
        </w:rPr>
        <w:t>из задани</w:t>
      </w:r>
      <w:r w:rsidR="007521D0">
        <w:rPr>
          <w:rFonts w:ascii="Times New Roman" w:hAnsi="Times New Roman" w:cs="Times New Roman"/>
          <w:spacing w:val="-2"/>
          <w:sz w:val="22"/>
          <w:szCs w:val="22"/>
        </w:rPr>
        <w:t>й, приведенных выше</w:t>
      </w:r>
      <w:r>
        <w:rPr>
          <w:rFonts w:ascii="Times New Roman" w:hAnsi="Times New Roman" w:cs="Times New Roman"/>
          <w:spacing w:val="-2"/>
          <w:sz w:val="22"/>
          <w:szCs w:val="22"/>
        </w:rPr>
        <w:t xml:space="preserve"> (тема 1</w:t>
      </w:r>
      <w:r w:rsidR="007521D0">
        <w:rPr>
          <w:rFonts w:ascii="Times New Roman" w:hAnsi="Times New Roman" w:cs="Times New Roman"/>
          <w:spacing w:val="-2"/>
          <w:sz w:val="22"/>
          <w:szCs w:val="22"/>
        </w:rPr>
        <w:t>(</w:t>
      </w:r>
      <w:r w:rsidRPr="002F528E">
        <w:rPr>
          <w:rFonts w:ascii="Times New Roman" w:hAnsi="Times New Roman" w:cs="Times New Roman"/>
          <w:spacing w:val="-2"/>
          <w:sz w:val="22"/>
          <w:szCs w:val="22"/>
        </w:rPr>
        <w:t>стр. 1</w:t>
      </w:r>
      <w:r w:rsidR="00955CD6">
        <w:rPr>
          <w:rFonts w:ascii="Times New Roman" w:hAnsi="Times New Roman" w:cs="Times New Roman"/>
          <w:spacing w:val="-2"/>
          <w:sz w:val="22"/>
          <w:szCs w:val="22"/>
        </w:rPr>
        <w:t>1</w:t>
      </w:r>
      <w:r w:rsidR="007521D0">
        <w:rPr>
          <w:rFonts w:ascii="Times New Roman" w:hAnsi="Times New Roman" w:cs="Times New Roman"/>
          <w:spacing w:val="-2"/>
          <w:sz w:val="22"/>
          <w:szCs w:val="22"/>
        </w:rPr>
        <w:t>), тема 2 (</w:t>
      </w:r>
      <w:r w:rsidR="007521D0" w:rsidRPr="000361D7">
        <w:rPr>
          <w:rFonts w:ascii="Times New Roman" w:hAnsi="Times New Roman" w:cs="Times New Roman"/>
          <w:spacing w:val="-2"/>
          <w:sz w:val="22"/>
          <w:szCs w:val="22"/>
        </w:rPr>
        <w:t>стр. 2</w:t>
      </w:r>
      <w:r w:rsidR="007521D0">
        <w:rPr>
          <w:rFonts w:ascii="Times New Roman" w:hAnsi="Times New Roman" w:cs="Times New Roman"/>
          <w:spacing w:val="-2"/>
          <w:sz w:val="22"/>
          <w:szCs w:val="22"/>
        </w:rPr>
        <w:t>7,</w:t>
      </w:r>
      <w:r w:rsidR="007521D0" w:rsidRPr="000361D7">
        <w:rPr>
          <w:rFonts w:ascii="Times New Roman" w:hAnsi="Times New Roman" w:cs="Times New Roman"/>
          <w:sz w:val="22"/>
          <w:szCs w:val="22"/>
        </w:rPr>
        <w:t xml:space="preserve"> 29</w:t>
      </w:r>
      <w:r w:rsidR="007521D0">
        <w:rPr>
          <w:rFonts w:ascii="Times New Roman" w:hAnsi="Times New Roman" w:cs="Times New Roman"/>
          <w:sz w:val="22"/>
          <w:szCs w:val="22"/>
        </w:rPr>
        <w:t>)</w:t>
      </w:r>
      <w:r w:rsidR="007521D0">
        <w:rPr>
          <w:rFonts w:ascii="Times New Roman" w:hAnsi="Times New Roman" w:cs="Times New Roman"/>
          <w:spacing w:val="-2"/>
          <w:sz w:val="22"/>
          <w:szCs w:val="22"/>
        </w:rPr>
        <w:t>, тема 3 (стр.42, 44), тема 6 (стр. 87, 112)</w:t>
      </w:r>
      <w:r w:rsidRPr="002F528E">
        <w:rPr>
          <w:rFonts w:ascii="Times New Roman" w:hAnsi="Times New Roman" w:cs="Times New Roman"/>
          <w:spacing w:val="-2"/>
          <w:sz w:val="22"/>
          <w:szCs w:val="22"/>
        </w:rPr>
        <w:t>)</w:t>
      </w:r>
      <w:r w:rsidR="007521D0">
        <w:rPr>
          <w:rFonts w:ascii="Times New Roman" w:hAnsi="Times New Roman" w:cs="Times New Roman"/>
          <w:spacing w:val="-2"/>
          <w:sz w:val="22"/>
          <w:szCs w:val="22"/>
        </w:rPr>
        <w:t xml:space="preserve">. </w:t>
      </w:r>
      <w:r>
        <w:rPr>
          <w:rFonts w:ascii="Times New Roman" w:hAnsi="Times New Roman" w:cs="Times New Roman"/>
          <w:spacing w:val="-2"/>
          <w:sz w:val="22"/>
          <w:szCs w:val="22"/>
        </w:rPr>
        <w:t>Сравнить получе</w:t>
      </w:r>
      <w:r>
        <w:rPr>
          <w:rFonts w:ascii="Times New Roman" w:hAnsi="Times New Roman" w:cs="Times New Roman"/>
          <w:spacing w:val="-2"/>
          <w:sz w:val="22"/>
          <w:szCs w:val="22"/>
        </w:rPr>
        <w:t>н</w:t>
      </w:r>
      <w:r>
        <w:rPr>
          <w:rFonts w:ascii="Times New Roman" w:hAnsi="Times New Roman" w:cs="Times New Roman"/>
          <w:spacing w:val="-2"/>
          <w:sz w:val="22"/>
          <w:szCs w:val="22"/>
        </w:rPr>
        <w:t xml:space="preserve">ные результаты </w:t>
      </w:r>
      <w:r w:rsidR="007521D0">
        <w:rPr>
          <w:rFonts w:ascii="Times New Roman" w:hAnsi="Times New Roman" w:cs="Times New Roman"/>
          <w:spacing w:val="-2"/>
          <w:sz w:val="22"/>
          <w:szCs w:val="22"/>
          <w:lang w:val="en-US"/>
        </w:rPr>
        <w:t xml:space="preserve">c </w:t>
      </w:r>
      <w:r w:rsidR="007521D0">
        <w:rPr>
          <w:rFonts w:ascii="Times New Roman" w:hAnsi="Times New Roman" w:cs="Times New Roman"/>
          <w:spacing w:val="-2"/>
          <w:sz w:val="22"/>
          <w:szCs w:val="22"/>
        </w:rPr>
        <w:t>полученными ранее</w:t>
      </w:r>
      <w:r>
        <w:rPr>
          <w:rFonts w:ascii="Times New Roman" w:hAnsi="Times New Roman" w:cs="Times New Roman"/>
          <w:spacing w:val="-2"/>
          <w:sz w:val="22"/>
          <w:szCs w:val="22"/>
        </w:rPr>
        <w:t>.</w:t>
      </w: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4B1955" w:rsidRDefault="004B1955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4B1955" w:rsidRDefault="004B1955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4B1955" w:rsidRDefault="004B1955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4B1955" w:rsidRDefault="004B1955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D2599B" w:rsidRPr="002F4655" w:rsidRDefault="00D2599B" w:rsidP="002F4655">
      <w:pPr>
        <w:widowControl/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</w:p>
    <w:p w:rsidR="004F486C" w:rsidRPr="004F486C" w:rsidRDefault="004F486C" w:rsidP="004F486C">
      <w:pPr>
        <w:pStyle w:val="21"/>
        <w:jc w:val="center"/>
        <w:rPr>
          <w:b/>
          <w:smallCaps/>
          <w:sz w:val="22"/>
          <w:szCs w:val="22"/>
        </w:rPr>
      </w:pPr>
      <w:r>
        <w:rPr>
          <w:b/>
          <w:smallCaps/>
          <w:sz w:val="22"/>
          <w:szCs w:val="22"/>
        </w:rPr>
        <w:lastRenderedPageBreak/>
        <w:t xml:space="preserve">СПИСОК </w:t>
      </w:r>
      <w:r w:rsidR="008B45B7">
        <w:rPr>
          <w:b/>
          <w:smallCaps/>
          <w:sz w:val="22"/>
          <w:szCs w:val="22"/>
        </w:rPr>
        <w:t>ИСПОЛЬЗУЕМОЙ</w:t>
      </w:r>
      <w:r>
        <w:rPr>
          <w:b/>
          <w:smallCaps/>
          <w:sz w:val="22"/>
          <w:szCs w:val="22"/>
        </w:rPr>
        <w:t xml:space="preserve"> </w:t>
      </w:r>
      <w:r w:rsidRPr="004F486C">
        <w:rPr>
          <w:b/>
          <w:smallCaps/>
          <w:sz w:val="22"/>
          <w:szCs w:val="22"/>
        </w:rPr>
        <w:t>ЛИТЕРАТУР</w:t>
      </w:r>
      <w:r>
        <w:rPr>
          <w:b/>
          <w:smallCaps/>
          <w:sz w:val="22"/>
          <w:szCs w:val="22"/>
        </w:rPr>
        <w:t>Ы</w:t>
      </w:r>
    </w:p>
    <w:p w:rsidR="004F486C" w:rsidRPr="00D03855" w:rsidRDefault="004F486C" w:rsidP="004F486C">
      <w:pPr>
        <w:pStyle w:val="21"/>
        <w:jc w:val="center"/>
        <w:rPr>
          <w:sz w:val="16"/>
        </w:rPr>
      </w:pPr>
    </w:p>
    <w:p w:rsidR="005430AE" w:rsidRPr="005430AE" w:rsidRDefault="005430AE" w:rsidP="005430AE">
      <w:pPr>
        <w:widowControl/>
        <w:autoSpaceDE/>
        <w:autoSpaceDN/>
        <w:adjustRightInd/>
        <w:rPr>
          <w:rFonts w:ascii="Times New Roman" w:hAnsi="Times New Roman" w:cs="Times New Roman"/>
          <w:sz w:val="18"/>
          <w:szCs w:val="18"/>
        </w:rPr>
      </w:pPr>
    </w:p>
    <w:p w:rsidR="005430AE" w:rsidRDefault="005430AE" w:rsidP="005430AE">
      <w:pPr>
        <w:pStyle w:val="21"/>
        <w:widowControl/>
        <w:numPr>
          <w:ilvl w:val="0"/>
          <w:numId w:val="8"/>
        </w:numPr>
        <w:tabs>
          <w:tab w:val="clear" w:pos="720"/>
          <w:tab w:val="left" w:pos="600"/>
        </w:tabs>
        <w:autoSpaceDE/>
        <w:autoSpaceDN/>
        <w:adjustRightInd/>
        <w:ind w:left="0" w:firstLine="400"/>
        <w:rPr>
          <w:sz w:val="18"/>
          <w:szCs w:val="18"/>
        </w:rPr>
      </w:pPr>
      <w:r w:rsidRPr="005430AE">
        <w:rPr>
          <w:rFonts w:cs="Times New Roman"/>
          <w:sz w:val="18"/>
          <w:szCs w:val="18"/>
        </w:rPr>
        <w:t>Алексеев</w:t>
      </w:r>
      <w:r w:rsidR="00955CD6">
        <w:rPr>
          <w:rFonts w:cs="Times New Roman"/>
          <w:sz w:val="18"/>
          <w:szCs w:val="18"/>
        </w:rPr>
        <w:t>,</w:t>
      </w:r>
      <w:r w:rsidRPr="005430AE">
        <w:rPr>
          <w:rFonts w:cs="Times New Roman"/>
          <w:sz w:val="18"/>
          <w:szCs w:val="18"/>
        </w:rPr>
        <w:t xml:space="preserve"> Г.</w:t>
      </w:r>
      <w:r w:rsidR="00955CD6">
        <w:rPr>
          <w:rFonts w:cs="Times New Roman"/>
          <w:sz w:val="18"/>
          <w:szCs w:val="18"/>
        </w:rPr>
        <w:t xml:space="preserve"> </w:t>
      </w:r>
      <w:r w:rsidRPr="005430AE">
        <w:rPr>
          <w:rFonts w:cs="Times New Roman"/>
          <w:sz w:val="18"/>
          <w:szCs w:val="18"/>
        </w:rPr>
        <w:t>В. Численное экономико-математическое моделирование и оптимизация: учебное пособие</w:t>
      </w:r>
      <w:r w:rsidR="00955CD6">
        <w:rPr>
          <w:rFonts w:cs="Times New Roman"/>
          <w:sz w:val="18"/>
          <w:szCs w:val="18"/>
        </w:rPr>
        <w:t xml:space="preserve"> / Г. В. Алексеев, И. И. Холявин. </w:t>
      </w:r>
      <w:r w:rsidRPr="005430AE">
        <w:rPr>
          <w:rFonts w:cs="Times New Roman"/>
          <w:sz w:val="18"/>
          <w:szCs w:val="18"/>
        </w:rPr>
        <w:t xml:space="preserve"> – Гатчина: ГИЭФПТ,</w:t>
      </w:r>
      <w:r>
        <w:rPr>
          <w:rFonts w:cs="Times New Roman"/>
          <w:sz w:val="18"/>
          <w:szCs w:val="18"/>
        </w:rPr>
        <w:t xml:space="preserve"> </w:t>
      </w:r>
      <w:r w:rsidRPr="005430AE">
        <w:rPr>
          <w:rFonts w:cs="Times New Roman"/>
          <w:sz w:val="18"/>
          <w:szCs w:val="18"/>
        </w:rPr>
        <w:t>2011. –</w:t>
      </w:r>
      <w:r>
        <w:rPr>
          <w:rFonts w:cs="Times New Roman"/>
          <w:sz w:val="18"/>
          <w:szCs w:val="18"/>
        </w:rPr>
        <w:t xml:space="preserve"> </w:t>
      </w:r>
      <w:r w:rsidRPr="005430AE">
        <w:rPr>
          <w:rFonts w:cs="Times New Roman"/>
          <w:sz w:val="18"/>
          <w:szCs w:val="18"/>
        </w:rPr>
        <w:t>209</w:t>
      </w:r>
      <w:r w:rsidR="00955CD6">
        <w:rPr>
          <w:rFonts w:cs="Times New Roman"/>
          <w:sz w:val="18"/>
          <w:szCs w:val="18"/>
        </w:rPr>
        <w:t xml:space="preserve"> </w:t>
      </w:r>
      <w:r w:rsidRPr="005430AE">
        <w:rPr>
          <w:rFonts w:cs="Times New Roman"/>
          <w:sz w:val="18"/>
          <w:szCs w:val="18"/>
        </w:rPr>
        <w:t>с.</w:t>
      </w:r>
    </w:p>
    <w:p w:rsidR="005430AE" w:rsidRDefault="005430AE" w:rsidP="005430AE">
      <w:pPr>
        <w:pStyle w:val="21"/>
        <w:widowControl/>
        <w:numPr>
          <w:ilvl w:val="0"/>
          <w:numId w:val="8"/>
        </w:numPr>
        <w:tabs>
          <w:tab w:val="clear" w:pos="720"/>
          <w:tab w:val="left" w:pos="600"/>
        </w:tabs>
        <w:autoSpaceDE/>
        <w:autoSpaceDN/>
        <w:adjustRightInd/>
        <w:ind w:left="0" w:firstLine="400"/>
        <w:rPr>
          <w:sz w:val="18"/>
          <w:szCs w:val="18"/>
        </w:rPr>
      </w:pPr>
      <w:r w:rsidRPr="004E6225">
        <w:rPr>
          <w:sz w:val="18"/>
          <w:szCs w:val="18"/>
        </w:rPr>
        <w:t>Гарнаев</w:t>
      </w:r>
      <w:r w:rsidR="00955CD6">
        <w:rPr>
          <w:sz w:val="18"/>
          <w:szCs w:val="18"/>
        </w:rPr>
        <w:t>,</w:t>
      </w:r>
      <w:r w:rsidRPr="004E6225">
        <w:rPr>
          <w:sz w:val="18"/>
          <w:szCs w:val="18"/>
        </w:rPr>
        <w:t xml:space="preserve"> А</w:t>
      </w:r>
      <w:r w:rsidR="00955CD6">
        <w:rPr>
          <w:sz w:val="18"/>
          <w:szCs w:val="18"/>
        </w:rPr>
        <w:t>.</w:t>
      </w:r>
      <w:r w:rsidRPr="004E6225">
        <w:rPr>
          <w:sz w:val="18"/>
          <w:szCs w:val="18"/>
        </w:rPr>
        <w:t xml:space="preserve"> Использование MS Excel и VBA в экономике и финансах</w:t>
      </w:r>
      <w:r w:rsidR="00955CD6">
        <w:rPr>
          <w:sz w:val="18"/>
          <w:szCs w:val="18"/>
        </w:rPr>
        <w:t xml:space="preserve"> / А. Гарнаев. </w:t>
      </w:r>
      <w:r w:rsidRPr="004E6225">
        <w:rPr>
          <w:sz w:val="18"/>
          <w:szCs w:val="18"/>
        </w:rPr>
        <w:t>–</w:t>
      </w:r>
      <w:r w:rsidR="00955CD6">
        <w:rPr>
          <w:sz w:val="18"/>
          <w:szCs w:val="18"/>
        </w:rPr>
        <w:t xml:space="preserve"> </w:t>
      </w:r>
      <w:r w:rsidR="00955CD6" w:rsidRPr="004E6225">
        <w:rPr>
          <w:sz w:val="18"/>
          <w:szCs w:val="18"/>
        </w:rPr>
        <w:t>Санкт-Петербург</w:t>
      </w:r>
      <w:r w:rsidR="00955CD6">
        <w:rPr>
          <w:sz w:val="18"/>
          <w:szCs w:val="18"/>
        </w:rPr>
        <w:t>:</w:t>
      </w:r>
      <w:r w:rsidR="00955CD6" w:rsidRPr="004E6225">
        <w:rPr>
          <w:sz w:val="18"/>
          <w:szCs w:val="18"/>
        </w:rPr>
        <w:t xml:space="preserve"> </w:t>
      </w:r>
      <w:r w:rsidRPr="004E6225">
        <w:rPr>
          <w:sz w:val="18"/>
          <w:szCs w:val="18"/>
        </w:rPr>
        <w:t>БХВ, 1999</w:t>
      </w:r>
      <w:r w:rsidR="00955CD6">
        <w:rPr>
          <w:sz w:val="18"/>
          <w:szCs w:val="18"/>
        </w:rPr>
        <w:t>.</w:t>
      </w:r>
      <w:r w:rsidRPr="004E6225">
        <w:rPr>
          <w:sz w:val="18"/>
          <w:szCs w:val="18"/>
        </w:rPr>
        <w:t xml:space="preserve"> </w:t>
      </w:r>
      <w:r w:rsidR="00955CD6" w:rsidRPr="005430AE">
        <w:rPr>
          <w:rFonts w:cs="Times New Roman"/>
          <w:sz w:val="18"/>
          <w:szCs w:val="18"/>
        </w:rPr>
        <w:t>–</w:t>
      </w:r>
      <w:r w:rsidR="00955CD6">
        <w:rPr>
          <w:rFonts w:cs="Times New Roman"/>
          <w:sz w:val="18"/>
          <w:szCs w:val="18"/>
        </w:rPr>
        <w:t xml:space="preserve"> </w:t>
      </w:r>
      <w:r w:rsidRPr="004E6225">
        <w:rPr>
          <w:sz w:val="18"/>
          <w:szCs w:val="18"/>
        </w:rPr>
        <w:t>336</w:t>
      </w:r>
      <w:r w:rsidR="00955CD6">
        <w:rPr>
          <w:sz w:val="18"/>
          <w:szCs w:val="18"/>
        </w:rPr>
        <w:t xml:space="preserve"> </w:t>
      </w:r>
      <w:r w:rsidRPr="004E6225">
        <w:rPr>
          <w:sz w:val="18"/>
          <w:szCs w:val="18"/>
        </w:rPr>
        <w:t>с.</w:t>
      </w:r>
    </w:p>
    <w:p w:rsidR="004F486C" w:rsidRPr="004F486C" w:rsidRDefault="004F486C" w:rsidP="004F486C">
      <w:pPr>
        <w:pStyle w:val="21"/>
        <w:widowControl/>
        <w:numPr>
          <w:ilvl w:val="0"/>
          <w:numId w:val="8"/>
        </w:numPr>
        <w:tabs>
          <w:tab w:val="clear" w:pos="720"/>
          <w:tab w:val="left" w:pos="600"/>
        </w:tabs>
        <w:autoSpaceDE/>
        <w:autoSpaceDN/>
        <w:adjustRightInd/>
        <w:ind w:left="0" w:firstLine="400"/>
        <w:rPr>
          <w:sz w:val="18"/>
          <w:szCs w:val="18"/>
        </w:rPr>
      </w:pPr>
      <w:r w:rsidRPr="003D1346">
        <w:rPr>
          <w:spacing w:val="-4"/>
          <w:sz w:val="18"/>
          <w:szCs w:val="18"/>
        </w:rPr>
        <w:t>Кузнецов</w:t>
      </w:r>
      <w:r w:rsidR="003D1346" w:rsidRPr="003D1346">
        <w:rPr>
          <w:spacing w:val="-4"/>
          <w:sz w:val="18"/>
          <w:szCs w:val="18"/>
        </w:rPr>
        <w:t>,</w:t>
      </w:r>
      <w:r w:rsidRPr="003D1346">
        <w:rPr>
          <w:spacing w:val="-4"/>
          <w:sz w:val="18"/>
          <w:szCs w:val="18"/>
        </w:rPr>
        <w:t xml:space="preserve"> </w:t>
      </w:r>
      <w:r w:rsidR="00955CD6">
        <w:rPr>
          <w:spacing w:val="-4"/>
          <w:sz w:val="18"/>
          <w:szCs w:val="18"/>
        </w:rPr>
        <w:t xml:space="preserve"> </w:t>
      </w:r>
      <w:r w:rsidRPr="003D1346">
        <w:rPr>
          <w:spacing w:val="-4"/>
          <w:sz w:val="18"/>
          <w:szCs w:val="18"/>
        </w:rPr>
        <w:t>Ю.</w:t>
      </w:r>
      <w:r w:rsidR="00955CD6">
        <w:rPr>
          <w:spacing w:val="-4"/>
          <w:sz w:val="18"/>
          <w:szCs w:val="18"/>
        </w:rPr>
        <w:t xml:space="preserve"> </w:t>
      </w:r>
      <w:r w:rsidRPr="003D1346">
        <w:rPr>
          <w:spacing w:val="-4"/>
          <w:sz w:val="18"/>
          <w:szCs w:val="18"/>
        </w:rPr>
        <w:t xml:space="preserve"> Н. Математическое программирование</w:t>
      </w:r>
      <w:r w:rsidR="003D1346" w:rsidRPr="003D1346">
        <w:rPr>
          <w:spacing w:val="-4"/>
          <w:sz w:val="18"/>
          <w:szCs w:val="18"/>
        </w:rPr>
        <w:t xml:space="preserve"> / Ю. Н. Кузнецов</w:t>
      </w:r>
      <w:r w:rsidRPr="003D1346">
        <w:rPr>
          <w:spacing w:val="-4"/>
          <w:sz w:val="18"/>
          <w:szCs w:val="18"/>
        </w:rPr>
        <w:t xml:space="preserve"> </w:t>
      </w:r>
      <w:r w:rsidR="003D1346" w:rsidRPr="007C7B24">
        <w:rPr>
          <w:spacing w:val="-4"/>
          <w:sz w:val="18"/>
          <w:szCs w:val="18"/>
        </w:rPr>
        <w:t>[</w:t>
      </w:r>
      <w:r w:rsidR="003D1346" w:rsidRPr="003D1346">
        <w:rPr>
          <w:spacing w:val="-4"/>
          <w:sz w:val="18"/>
          <w:szCs w:val="18"/>
        </w:rPr>
        <w:t>и др.</w:t>
      </w:r>
      <w:r w:rsidR="003D1346" w:rsidRPr="007C7B24">
        <w:rPr>
          <w:spacing w:val="-4"/>
          <w:sz w:val="18"/>
          <w:szCs w:val="18"/>
        </w:rPr>
        <w:t>]</w:t>
      </w:r>
      <w:r w:rsidR="003D1346">
        <w:rPr>
          <w:spacing w:val="-4"/>
          <w:sz w:val="18"/>
          <w:szCs w:val="18"/>
        </w:rPr>
        <w:t>.</w:t>
      </w:r>
      <w:r w:rsidR="003D1346" w:rsidRPr="003D1346">
        <w:rPr>
          <w:spacing w:val="-4"/>
          <w:sz w:val="18"/>
          <w:szCs w:val="18"/>
        </w:rPr>
        <w:t xml:space="preserve"> </w:t>
      </w:r>
      <w:r w:rsidRPr="003D1346">
        <w:rPr>
          <w:spacing w:val="-4"/>
          <w:sz w:val="18"/>
          <w:szCs w:val="18"/>
        </w:rPr>
        <w:t>– М.: Вы</w:t>
      </w:r>
      <w:r w:rsidRPr="004F486C">
        <w:rPr>
          <w:sz w:val="18"/>
          <w:szCs w:val="18"/>
        </w:rPr>
        <w:t>сш. шк., 1980.</w:t>
      </w:r>
    </w:p>
    <w:p w:rsidR="004F486C" w:rsidRDefault="004F486C" w:rsidP="004F486C">
      <w:pPr>
        <w:pStyle w:val="21"/>
        <w:widowControl/>
        <w:numPr>
          <w:ilvl w:val="0"/>
          <w:numId w:val="8"/>
        </w:numPr>
        <w:tabs>
          <w:tab w:val="clear" w:pos="720"/>
          <w:tab w:val="left" w:pos="600"/>
        </w:tabs>
        <w:autoSpaceDE/>
        <w:autoSpaceDN/>
        <w:adjustRightInd/>
        <w:ind w:left="0" w:firstLine="400"/>
        <w:rPr>
          <w:sz w:val="18"/>
          <w:szCs w:val="18"/>
        </w:rPr>
      </w:pPr>
      <w:r w:rsidRPr="004F486C">
        <w:rPr>
          <w:sz w:val="18"/>
          <w:szCs w:val="18"/>
        </w:rPr>
        <w:t>Кузнецов</w:t>
      </w:r>
      <w:r w:rsidR="003D1346">
        <w:rPr>
          <w:sz w:val="18"/>
          <w:szCs w:val="18"/>
        </w:rPr>
        <w:t>,</w:t>
      </w:r>
      <w:r w:rsidRPr="004F486C">
        <w:rPr>
          <w:sz w:val="18"/>
          <w:szCs w:val="18"/>
        </w:rPr>
        <w:t xml:space="preserve"> А. В. Математическое программирование</w:t>
      </w:r>
      <w:r w:rsidR="003D1346">
        <w:rPr>
          <w:sz w:val="18"/>
          <w:szCs w:val="18"/>
        </w:rPr>
        <w:t xml:space="preserve"> / А. В. Кузнецов.</w:t>
      </w:r>
      <w:r w:rsidRPr="004F486C">
        <w:rPr>
          <w:sz w:val="18"/>
          <w:szCs w:val="18"/>
        </w:rPr>
        <w:t xml:space="preserve"> – Минск, Высш. шк.</w:t>
      </w:r>
      <w:r w:rsidR="003D1346">
        <w:rPr>
          <w:sz w:val="18"/>
          <w:szCs w:val="18"/>
        </w:rPr>
        <w:t>,</w:t>
      </w:r>
      <w:r w:rsidRPr="004F486C">
        <w:rPr>
          <w:sz w:val="18"/>
          <w:szCs w:val="18"/>
        </w:rPr>
        <w:t xml:space="preserve"> 1994. </w:t>
      </w:r>
    </w:p>
    <w:p w:rsidR="005430AE" w:rsidRDefault="005430AE" w:rsidP="005430AE">
      <w:pPr>
        <w:pStyle w:val="21"/>
        <w:widowControl/>
        <w:numPr>
          <w:ilvl w:val="0"/>
          <w:numId w:val="8"/>
        </w:numPr>
        <w:tabs>
          <w:tab w:val="clear" w:pos="720"/>
          <w:tab w:val="left" w:pos="600"/>
        </w:tabs>
        <w:autoSpaceDE/>
        <w:autoSpaceDN/>
        <w:adjustRightInd/>
        <w:ind w:left="0" w:firstLine="400"/>
        <w:rPr>
          <w:sz w:val="18"/>
          <w:szCs w:val="18"/>
        </w:rPr>
      </w:pPr>
      <w:r>
        <w:rPr>
          <w:sz w:val="18"/>
          <w:szCs w:val="18"/>
        </w:rPr>
        <w:t>Феофанова</w:t>
      </w:r>
      <w:r w:rsidR="00955CD6">
        <w:rPr>
          <w:sz w:val="18"/>
          <w:szCs w:val="18"/>
        </w:rPr>
        <w:t>,</w:t>
      </w:r>
      <w:r>
        <w:rPr>
          <w:sz w:val="18"/>
          <w:szCs w:val="18"/>
        </w:rPr>
        <w:t xml:space="preserve"> Л.</w:t>
      </w:r>
      <w:r w:rsidR="00955CD6">
        <w:rPr>
          <w:sz w:val="18"/>
          <w:szCs w:val="18"/>
        </w:rPr>
        <w:t xml:space="preserve"> Н</w:t>
      </w:r>
      <w:r>
        <w:rPr>
          <w:sz w:val="18"/>
          <w:szCs w:val="18"/>
        </w:rPr>
        <w:t>. Методы оптимальных решений: учебное пособие</w:t>
      </w:r>
      <w:r w:rsidR="00955CD6">
        <w:rPr>
          <w:sz w:val="18"/>
          <w:szCs w:val="18"/>
        </w:rPr>
        <w:t xml:space="preserve"> /       Л. Н. Феофанова, И. А.Тарасова, О. А. Авдеюк, А. А. Ермакова. </w:t>
      </w:r>
      <w:r>
        <w:rPr>
          <w:sz w:val="18"/>
          <w:szCs w:val="18"/>
        </w:rPr>
        <w:t>– Волгоград: ВолгГТУ, 2012. – 104 с.</w:t>
      </w:r>
      <w:r w:rsidRPr="005430AE">
        <w:rPr>
          <w:sz w:val="18"/>
          <w:szCs w:val="18"/>
        </w:rPr>
        <w:t xml:space="preserve"> </w:t>
      </w:r>
    </w:p>
    <w:p w:rsidR="005430AE" w:rsidRPr="005430AE" w:rsidRDefault="005430AE" w:rsidP="005430AE">
      <w:pPr>
        <w:pStyle w:val="21"/>
        <w:widowControl/>
        <w:numPr>
          <w:ilvl w:val="0"/>
          <w:numId w:val="8"/>
        </w:numPr>
        <w:tabs>
          <w:tab w:val="clear" w:pos="720"/>
          <w:tab w:val="left" w:pos="600"/>
        </w:tabs>
        <w:autoSpaceDE/>
        <w:autoSpaceDN/>
        <w:adjustRightInd/>
        <w:ind w:left="0" w:firstLine="400"/>
      </w:pPr>
      <w:r w:rsidRPr="004E6225">
        <w:rPr>
          <w:sz w:val="18"/>
          <w:szCs w:val="18"/>
        </w:rPr>
        <w:t>Фомин</w:t>
      </w:r>
      <w:r w:rsidR="00955CD6">
        <w:rPr>
          <w:sz w:val="18"/>
          <w:szCs w:val="18"/>
        </w:rPr>
        <w:t>,</w:t>
      </w:r>
      <w:r w:rsidRPr="004E6225">
        <w:rPr>
          <w:sz w:val="18"/>
          <w:szCs w:val="18"/>
        </w:rPr>
        <w:t xml:space="preserve"> Г.</w:t>
      </w:r>
      <w:r w:rsidR="00955CD6">
        <w:rPr>
          <w:sz w:val="18"/>
          <w:szCs w:val="18"/>
        </w:rPr>
        <w:t xml:space="preserve"> </w:t>
      </w:r>
      <w:r w:rsidRPr="004E6225">
        <w:rPr>
          <w:sz w:val="18"/>
          <w:szCs w:val="18"/>
        </w:rPr>
        <w:t>П. Математические методы и модели в коммерческой деятел</w:t>
      </w:r>
      <w:r w:rsidRPr="004E6225">
        <w:rPr>
          <w:sz w:val="18"/>
          <w:szCs w:val="18"/>
        </w:rPr>
        <w:t>ь</w:t>
      </w:r>
      <w:r w:rsidRPr="004E6225">
        <w:rPr>
          <w:sz w:val="18"/>
          <w:szCs w:val="18"/>
        </w:rPr>
        <w:t>ности (ученик)</w:t>
      </w:r>
      <w:r w:rsidR="00955CD6">
        <w:rPr>
          <w:sz w:val="18"/>
          <w:szCs w:val="18"/>
        </w:rPr>
        <w:t>.</w:t>
      </w:r>
      <w:r w:rsidRPr="004E6225">
        <w:rPr>
          <w:sz w:val="18"/>
          <w:szCs w:val="18"/>
        </w:rPr>
        <w:t xml:space="preserve"> </w:t>
      </w:r>
      <w:r w:rsidR="00955CD6" w:rsidRPr="003D1346">
        <w:rPr>
          <w:spacing w:val="-4"/>
          <w:sz w:val="18"/>
          <w:szCs w:val="18"/>
        </w:rPr>
        <w:t>–</w:t>
      </w:r>
      <w:r w:rsidR="00955CD6">
        <w:rPr>
          <w:spacing w:val="-4"/>
          <w:sz w:val="18"/>
          <w:szCs w:val="18"/>
        </w:rPr>
        <w:t xml:space="preserve"> </w:t>
      </w:r>
      <w:r w:rsidRPr="004E6225">
        <w:rPr>
          <w:sz w:val="18"/>
          <w:szCs w:val="18"/>
        </w:rPr>
        <w:t>Москва</w:t>
      </w:r>
      <w:r w:rsidR="00955CD6">
        <w:rPr>
          <w:sz w:val="18"/>
          <w:szCs w:val="18"/>
        </w:rPr>
        <w:t xml:space="preserve">: </w:t>
      </w:r>
      <w:r w:rsidRPr="004E6225">
        <w:rPr>
          <w:sz w:val="18"/>
          <w:szCs w:val="18"/>
        </w:rPr>
        <w:t>Финансы и статистика</w:t>
      </w:r>
      <w:r w:rsidR="00955CD6">
        <w:rPr>
          <w:sz w:val="18"/>
          <w:szCs w:val="18"/>
        </w:rPr>
        <w:t>,</w:t>
      </w:r>
      <w:r w:rsidRPr="004E6225">
        <w:rPr>
          <w:sz w:val="18"/>
          <w:szCs w:val="18"/>
        </w:rPr>
        <w:t xml:space="preserve"> 2001</w:t>
      </w:r>
      <w:r w:rsidR="005411C3">
        <w:rPr>
          <w:sz w:val="18"/>
          <w:szCs w:val="18"/>
        </w:rPr>
        <w:t>.</w:t>
      </w:r>
      <w:r w:rsidR="00955CD6">
        <w:rPr>
          <w:sz w:val="18"/>
          <w:szCs w:val="18"/>
        </w:rPr>
        <w:t xml:space="preserve"> </w:t>
      </w:r>
      <w:r w:rsidR="00955CD6" w:rsidRPr="003D1346">
        <w:rPr>
          <w:spacing w:val="-4"/>
          <w:sz w:val="18"/>
          <w:szCs w:val="18"/>
        </w:rPr>
        <w:t>–</w:t>
      </w:r>
      <w:r w:rsidRPr="004E6225">
        <w:rPr>
          <w:sz w:val="18"/>
          <w:szCs w:val="18"/>
        </w:rPr>
        <w:t xml:space="preserve"> 544 с.</w:t>
      </w:r>
    </w:p>
    <w:p w:rsidR="004E6225" w:rsidRPr="00955CD6" w:rsidRDefault="004E6225" w:rsidP="004E6225">
      <w:pPr>
        <w:pStyle w:val="21"/>
        <w:widowControl/>
        <w:numPr>
          <w:ilvl w:val="0"/>
          <w:numId w:val="8"/>
        </w:numPr>
        <w:tabs>
          <w:tab w:val="clear" w:pos="720"/>
          <w:tab w:val="left" w:pos="600"/>
        </w:tabs>
        <w:autoSpaceDE/>
        <w:autoSpaceDN/>
        <w:adjustRightInd/>
        <w:ind w:left="0" w:firstLine="400"/>
        <w:rPr>
          <w:spacing w:val="-4"/>
          <w:sz w:val="18"/>
          <w:szCs w:val="18"/>
        </w:rPr>
      </w:pPr>
      <w:r w:rsidRPr="00955CD6">
        <w:rPr>
          <w:spacing w:val="-4"/>
          <w:sz w:val="18"/>
          <w:szCs w:val="18"/>
        </w:rPr>
        <w:t>Шикин</w:t>
      </w:r>
      <w:r w:rsidR="00955CD6" w:rsidRPr="00955CD6">
        <w:rPr>
          <w:spacing w:val="-4"/>
          <w:sz w:val="18"/>
          <w:szCs w:val="18"/>
        </w:rPr>
        <w:t>,</w:t>
      </w:r>
      <w:r w:rsidR="005430AE" w:rsidRPr="00955CD6">
        <w:rPr>
          <w:spacing w:val="-4"/>
          <w:sz w:val="18"/>
          <w:szCs w:val="18"/>
        </w:rPr>
        <w:t xml:space="preserve"> Е.</w:t>
      </w:r>
      <w:r w:rsidR="00955CD6" w:rsidRPr="00955CD6">
        <w:rPr>
          <w:spacing w:val="-4"/>
          <w:sz w:val="18"/>
          <w:szCs w:val="18"/>
        </w:rPr>
        <w:t xml:space="preserve"> </w:t>
      </w:r>
      <w:r w:rsidR="005430AE" w:rsidRPr="00955CD6">
        <w:rPr>
          <w:spacing w:val="-4"/>
          <w:sz w:val="18"/>
          <w:szCs w:val="18"/>
        </w:rPr>
        <w:t>В.</w:t>
      </w:r>
      <w:r w:rsidRPr="00955CD6">
        <w:rPr>
          <w:spacing w:val="-4"/>
          <w:sz w:val="18"/>
          <w:szCs w:val="18"/>
        </w:rPr>
        <w:t xml:space="preserve">, Чхартишвили </w:t>
      </w:r>
      <w:r w:rsidR="005430AE" w:rsidRPr="00955CD6">
        <w:rPr>
          <w:spacing w:val="-4"/>
          <w:sz w:val="18"/>
          <w:szCs w:val="18"/>
        </w:rPr>
        <w:t xml:space="preserve">А.Г. </w:t>
      </w:r>
      <w:r w:rsidRPr="00955CD6">
        <w:rPr>
          <w:spacing w:val="-4"/>
          <w:sz w:val="18"/>
          <w:szCs w:val="18"/>
        </w:rPr>
        <w:t>Математические методы и модели в упра</w:t>
      </w:r>
      <w:r w:rsidRPr="00955CD6">
        <w:rPr>
          <w:spacing w:val="-4"/>
          <w:sz w:val="18"/>
          <w:szCs w:val="18"/>
        </w:rPr>
        <w:t>в</w:t>
      </w:r>
      <w:r w:rsidRPr="00955CD6">
        <w:rPr>
          <w:spacing w:val="-4"/>
          <w:sz w:val="18"/>
          <w:szCs w:val="18"/>
        </w:rPr>
        <w:t>лении</w:t>
      </w:r>
      <w:r w:rsidR="00955CD6" w:rsidRPr="00955CD6">
        <w:rPr>
          <w:spacing w:val="-4"/>
          <w:sz w:val="18"/>
          <w:szCs w:val="18"/>
        </w:rPr>
        <w:t>:</w:t>
      </w:r>
      <w:r w:rsidRPr="00955CD6">
        <w:rPr>
          <w:spacing w:val="-4"/>
          <w:sz w:val="18"/>
          <w:szCs w:val="18"/>
        </w:rPr>
        <w:t xml:space="preserve"> </w:t>
      </w:r>
      <w:r w:rsidR="00955CD6" w:rsidRPr="00955CD6">
        <w:rPr>
          <w:spacing w:val="-4"/>
          <w:sz w:val="18"/>
          <w:szCs w:val="18"/>
        </w:rPr>
        <w:t>у</w:t>
      </w:r>
      <w:r w:rsidRPr="00955CD6">
        <w:rPr>
          <w:spacing w:val="-4"/>
          <w:sz w:val="18"/>
          <w:szCs w:val="18"/>
        </w:rPr>
        <w:t>чебное пособие</w:t>
      </w:r>
      <w:r w:rsidR="00955CD6" w:rsidRPr="00955CD6">
        <w:rPr>
          <w:spacing w:val="-4"/>
          <w:sz w:val="18"/>
          <w:szCs w:val="18"/>
        </w:rPr>
        <w:t xml:space="preserve"> / Е. В. Шикин, А. Г. Чхартишвили. –</w:t>
      </w:r>
      <w:r w:rsidRPr="00955CD6">
        <w:rPr>
          <w:spacing w:val="-4"/>
          <w:sz w:val="18"/>
          <w:szCs w:val="18"/>
        </w:rPr>
        <w:t xml:space="preserve"> М: Дело, 2000</w:t>
      </w:r>
      <w:r w:rsidR="00955CD6" w:rsidRPr="00955CD6">
        <w:rPr>
          <w:spacing w:val="-4"/>
          <w:sz w:val="18"/>
          <w:szCs w:val="18"/>
        </w:rPr>
        <w:t>.</w:t>
      </w:r>
      <w:r w:rsidRPr="00955CD6">
        <w:rPr>
          <w:spacing w:val="-4"/>
          <w:sz w:val="18"/>
          <w:szCs w:val="18"/>
        </w:rPr>
        <w:t xml:space="preserve"> – 440</w:t>
      </w:r>
      <w:r w:rsidR="00955CD6" w:rsidRPr="00955CD6">
        <w:rPr>
          <w:spacing w:val="-4"/>
          <w:sz w:val="18"/>
          <w:szCs w:val="18"/>
        </w:rPr>
        <w:t xml:space="preserve"> </w:t>
      </w:r>
      <w:r w:rsidRPr="00955CD6">
        <w:rPr>
          <w:spacing w:val="-4"/>
          <w:sz w:val="18"/>
          <w:szCs w:val="18"/>
        </w:rPr>
        <w:t>с.</w:t>
      </w:r>
      <w:r w:rsidR="00955CD6" w:rsidRPr="00955CD6">
        <w:rPr>
          <w:spacing w:val="-4"/>
          <w:sz w:val="18"/>
          <w:szCs w:val="18"/>
        </w:rPr>
        <w:t xml:space="preserve"> </w:t>
      </w: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4F486C" w:rsidRDefault="004F486C" w:rsidP="002105DD">
      <w:pPr>
        <w:widowControl/>
        <w:autoSpaceDE/>
        <w:autoSpaceDN/>
        <w:adjustRightInd/>
        <w:spacing w:before="120"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2105DD" w:rsidRPr="002105DD" w:rsidRDefault="00C83E51" w:rsidP="002105DD">
      <w:pPr>
        <w:widowControl/>
        <w:autoSpaceDE/>
        <w:autoSpaceDN/>
        <w:adjustRightInd/>
        <w:ind w:firstLine="380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pict>
          <v:rect id="_x0000_s1426" style="position:absolute;left:0;text-align:left;margin-left:126.95pt;margin-top:34.3pt;width:62.65pt;height:43.85pt;z-index:251681280" strokecolor="white"/>
        </w:pict>
      </w:r>
    </w:p>
    <w:sectPr w:rsidR="002105DD" w:rsidRPr="002105DD" w:rsidSect="002105DD">
      <w:footerReference w:type="even" r:id="rId1083"/>
      <w:footerReference w:type="default" r:id="rId1084"/>
      <w:pgSz w:w="8392" w:h="11907" w:code="11"/>
      <w:pgMar w:top="1134" w:right="1021" w:bottom="1077" w:left="1021" w:header="0" w:footer="794" w:gutter="0"/>
      <w:pgNumType w:start="1"/>
      <w:cols w:space="6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4885" w:rsidRDefault="007A4885">
      <w:r>
        <w:separator/>
      </w:r>
    </w:p>
  </w:endnote>
  <w:endnote w:type="continuationSeparator" w:id="0">
    <w:p w:rsidR="007A4885" w:rsidRDefault="007A4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thematicaBT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30AE" w:rsidRDefault="005430AE" w:rsidP="008B45B7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5430AE" w:rsidRDefault="005430AE" w:rsidP="008B45B7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30AE" w:rsidRPr="004619CD" w:rsidRDefault="005430AE" w:rsidP="008B45B7">
    <w:pPr>
      <w:pStyle w:val="a7"/>
      <w:framePr w:wrap="around" w:vAnchor="text" w:hAnchor="margin" w:xAlign="center" w:y="1"/>
      <w:rPr>
        <w:rStyle w:val="a8"/>
        <w:sz w:val="22"/>
        <w:szCs w:val="22"/>
      </w:rPr>
    </w:pPr>
    <w:r w:rsidRPr="004619CD">
      <w:rPr>
        <w:rStyle w:val="a8"/>
        <w:sz w:val="22"/>
        <w:szCs w:val="22"/>
      </w:rPr>
      <w:fldChar w:fldCharType="begin"/>
    </w:r>
    <w:r w:rsidRPr="004619CD">
      <w:rPr>
        <w:rStyle w:val="a8"/>
        <w:sz w:val="22"/>
        <w:szCs w:val="22"/>
      </w:rPr>
      <w:instrText xml:space="preserve">PAGE  </w:instrText>
    </w:r>
    <w:r w:rsidRPr="004619CD">
      <w:rPr>
        <w:rStyle w:val="a8"/>
        <w:sz w:val="22"/>
        <w:szCs w:val="22"/>
      </w:rPr>
      <w:fldChar w:fldCharType="separate"/>
    </w:r>
    <w:r>
      <w:rPr>
        <w:rStyle w:val="a8"/>
        <w:noProof/>
        <w:sz w:val="22"/>
        <w:szCs w:val="22"/>
      </w:rPr>
      <w:t>2</w:t>
    </w:r>
    <w:r w:rsidRPr="004619CD">
      <w:rPr>
        <w:rStyle w:val="a8"/>
        <w:sz w:val="22"/>
        <w:szCs w:val="22"/>
      </w:rPr>
      <w:fldChar w:fldCharType="end"/>
    </w:r>
  </w:p>
  <w:p w:rsidR="005430AE" w:rsidRDefault="005430AE" w:rsidP="008B45B7">
    <w:pPr>
      <w:pStyle w:val="a7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30AE" w:rsidRDefault="005430AE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5430AE" w:rsidRDefault="005430AE">
    <w:pPr>
      <w:pStyle w:val="a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30AE" w:rsidRPr="00735641" w:rsidRDefault="005430AE">
    <w:pPr>
      <w:pStyle w:val="a7"/>
      <w:framePr w:wrap="around" w:vAnchor="text" w:hAnchor="margin" w:xAlign="center" w:y="1"/>
      <w:rPr>
        <w:rStyle w:val="a8"/>
        <w:rFonts w:ascii="Times New Roman" w:hAnsi="Times New Roman" w:cs="Times New Roman"/>
      </w:rPr>
    </w:pPr>
    <w:r w:rsidRPr="00735641">
      <w:rPr>
        <w:rStyle w:val="a8"/>
        <w:rFonts w:ascii="Times New Roman" w:hAnsi="Times New Roman" w:cs="Times New Roman"/>
      </w:rPr>
      <w:fldChar w:fldCharType="begin"/>
    </w:r>
    <w:r w:rsidRPr="00735641">
      <w:rPr>
        <w:rStyle w:val="a8"/>
        <w:rFonts w:ascii="Times New Roman" w:hAnsi="Times New Roman" w:cs="Times New Roman"/>
      </w:rPr>
      <w:instrText xml:space="preserve">PAGE  </w:instrText>
    </w:r>
    <w:r w:rsidRPr="00735641">
      <w:rPr>
        <w:rStyle w:val="a8"/>
        <w:rFonts w:ascii="Times New Roman" w:hAnsi="Times New Roman" w:cs="Times New Roman"/>
      </w:rPr>
      <w:fldChar w:fldCharType="separate"/>
    </w:r>
    <w:r w:rsidR="00C83E51">
      <w:rPr>
        <w:rStyle w:val="a8"/>
        <w:rFonts w:ascii="Times New Roman" w:hAnsi="Times New Roman" w:cs="Times New Roman"/>
        <w:noProof/>
      </w:rPr>
      <w:t>27</w:t>
    </w:r>
    <w:r w:rsidRPr="00735641">
      <w:rPr>
        <w:rStyle w:val="a8"/>
        <w:rFonts w:ascii="Times New Roman" w:hAnsi="Times New Roman" w:cs="Times New Roman"/>
      </w:rPr>
      <w:fldChar w:fldCharType="end"/>
    </w:r>
  </w:p>
  <w:p w:rsidR="005430AE" w:rsidRDefault="005430A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4885" w:rsidRDefault="007A4885">
      <w:r>
        <w:separator/>
      </w:r>
    </w:p>
  </w:footnote>
  <w:footnote w:type="continuationSeparator" w:id="0">
    <w:p w:rsidR="007A4885" w:rsidRDefault="007A4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95492"/>
    <w:multiLevelType w:val="multilevel"/>
    <w:tmpl w:val="5A6C6B7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1">
    <w:nsid w:val="14D9071E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>
    <w:nsid w:val="17EC7EF1"/>
    <w:multiLevelType w:val="hybridMultilevel"/>
    <w:tmpl w:val="9CEA5DF0"/>
    <w:lvl w:ilvl="0" w:tplc="C5F842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D6E17BB"/>
    <w:multiLevelType w:val="hybridMultilevel"/>
    <w:tmpl w:val="085C18C2"/>
    <w:lvl w:ilvl="0" w:tplc="34FC0376">
      <w:start w:val="1"/>
      <w:numFmt w:val="bullet"/>
      <w:lvlText w:val=""/>
      <w:lvlJc w:val="left"/>
      <w:pPr>
        <w:tabs>
          <w:tab w:val="num" w:pos="757"/>
        </w:tabs>
        <w:ind w:left="0" w:firstLine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4">
    <w:nsid w:val="39A35E92"/>
    <w:multiLevelType w:val="hybridMultilevel"/>
    <w:tmpl w:val="EB2EF44C"/>
    <w:lvl w:ilvl="0" w:tplc="98FA56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06C57CC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75F4CFB"/>
    <w:multiLevelType w:val="hybridMultilevel"/>
    <w:tmpl w:val="4AE486AE"/>
    <w:lvl w:ilvl="0" w:tplc="5C7C7A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CAD5C63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>
    <w:nsid w:val="4DBA234B"/>
    <w:multiLevelType w:val="hybridMultilevel"/>
    <w:tmpl w:val="45BC8B3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5C05677F"/>
    <w:multiLevelType w:val="hybridMultilevel"/>
    <w:tmpl w:val="703AD6F4"/>
    <w:lvl w:ilvl="0" w:tplc="4186012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9">
    <w:nsid w:val="5C806F40"/>
    <w:multiLevelType w:val="hybridMultilevel"/>
    <w:tmpl w:val="2E2490D0"/>
    <w:lvl w:ilvl="0" w:tplc="98FA56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B9B728D"/>
    <w:multiLevelType w:val="hybridMultilevel"/>
    <w:tmpl w:val="93F00C0A"/>
    <w:lvl w:ilvl="0" w:tplc="39EA521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C693ACE"/>
    <w:multiLevelType w:val="hybridMultilevel"/>
    <w:tmpl w:val="A9D004A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4163EC5"/>
    <w:multiLevelType w:val="hybridMultilevel"/>
    <w:tmpl w:val="6AC2346A"/>
    <w:lvl w:ilvl="0" w:tplc="256E46B8">
      <w:start w:val="1"/>
      <w:numFmt w:val="decimal"/>
      <w:lvlText w:val="%1)"/>
      <w:lvlJc w:val="left"/>
      <w:pPr>
        <w:ind w:left="1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3" w:hanging="360"/>
      </w:pPr>
    </w:lvl>
    <w:lvl w:ilvl="2" w:tplc="0419001B" w:tentative="1">
      <w:start w:val="1"/>
      <w:numFmt w:val="lowerRoman"/>
      <w:lvlText w:val="%3."/>
      <w:lvlJc w:val="right"/>
      <w:pPr>
        <w:ind w:left="2913" w:hanging="180"/>
      </w:pPr>
    </w:lvl>
    <w:lvl w:ilvl="3" w:tplc="0419000F" w:tentative="1">
      <w:start w:val="1"/>
      <w:numFmt w:val="decimal"/>
      <w:lvlText w:val="%4."/>
      <w:lvlJc w:val="left"/>
      <w:pPr>
        <w:ind w:left="3633" w:hanging="360"/>
      </w:pPr>
    </w:lvl>
    <w:lvl w:ilvl="4" w:tplc="04190019" w:tentative="1">
      <w:start w:val="1"/>
      <w:numFmt w:val="lowerLetter"/>
      <w:lvlText w:val="%5."/>
      <w:lvlJc w:val="left"/>
      <w:pPr>
        <w:ind w:left="4353" w:hanging="360"/>
      </w:pPr>
    </w:lvl>
    <w:lvl w:ilvl="5" w:tplc="0419001B" w:tentative="1">
      <w:start w:val="1"/>
      <w:numFmt w:val="lowerRoman"/>
      <w:lvlText w:val="%6."/>
      <w:lvlJc w:val="right"/>
      <w:pPr>
        <w:ind w:left="5073" w:hanging="180"/>
      </w:pPr>
    </w:lvl>
    <w:lvl w:ilvl="6" w:tplc="0419000F" w:tentative="1">
      <w:start w:val="1"/>
      <w:numFmt w:val="decimal"/>
      <w:lvlText w:val="%7."/>
      <w:lvlJc w:val="left"/>
      <w:pPr>
        <w:ind w:left="5793" w:hanging="360"/>
      </w:pPr>
    </w:lvl>
    <w:lvl w:ilvl="7" w:tplc="04190019" w:tentative="1">
      <w:start w:val="1"/>
      <w:numFmt w:val="lowerLetter"/>
      <w:lvlText w:val="%8."/>
      <w:lvlJc w:val="left"/>
      <w:pPr>
        <w:ind w:left="6513" w:hanging="360"/>
      </w:pPr>
    </w:lvl>
    <w:lvl w:ilvl="8" w:tplc="0419001B" w:tentative="1">
      <w:start w:val="1"/>
      <w:numFmt w:val="lowerRoman"/>
      <w:lvlText w:val="%9."/>
      <w:lvlJc w:val="right"/>
      <w:pPr>
        <w:ind w:left="7233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2"/>
  </w:num>
  <w:num w:numId="7">
    <w:abstractNumId w:val="9"/>
  </w:num>
  <w:num w:numId="8">
    <w:abstractNumId w:val="5"/>
  </w:num>
  <w:num w:numId="9">
    <w:abstractNumId w:val="1"/>
  </w:num>
  <w:num w:numId="10">
    <w:abstractNumId w:val="6"/>
  </w:num>
  <w:num w:numId="11">
    <w:abstractNumId w:val="11"/>
  </w:num>
  <w:num w:numId="12">
    <w:abstractNumId w:val="7"/>
  </w:num>
  <w:num w:numId="13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/>
  <w:bordersDoNotSurroundFooter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20"/>
  <w:autoHyphenation/>
  <w:consecutiveHyphenLimit w:val="25"/>
  <w:hyphenationZone w:val="142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3257D"/>
    <w:rsid w:val="0003329D"/>
    <w:rsid w:val="000361D7"/>
    <w:rsid w:val="0009126E"/>
    <w:rsid w:val="00092A04"/>
    <w:rsid w:val="000D0FB5"/>
    <w:rsid w:val="000D51EA"/>
    <w:rsid w:val="000E5678"/>
    <w:rsid w:val="00103444"/>
    <w:rsid w:val="00115362"/>
    <w:rsid w:val="00115D9A"/>
    <w:rsid w:val="00117CAF"/>
    <w:rsid w:val="00130C9A"/>
    <w:rsid w:val="001360C8"/>
    <w:rsid w:val="001463E9"/>
    <w:rsid w:val="00147F2D"/>
    <w:rsid w:val="00174D66"/>
    <w:rsid w:val="001761C8"/>
    <w:rsid w:val="00180F69"/>
    <w:rsid w:val="00196761"/>
    <w:rsid w:val="001C272E"/>
    <w:rsid w:val="001C6F88"/>
    <w:rsid w:val="001D4901"/>
    <w:rsid w:val="00201C20"/>
    <w:rsid w:val="002076D9"/>
    <w:rsid w:val="002105DD"/>
    <w:rsid w:val="00212D5B"/>
    <w:rsid w:val="00215943"/>
    <w:rsid w:val="002244BC"/>
    <w:rsid w:val="00227825"/>
    <w:rsid w:val="002300B2"/>
    <w:rsid w:val="00235617"/>
    <w:rsid w:val="0023596C"/>
    <w:rsid w:val="0024230D"/>
    <w:rsid w:val="002433EA"/>
    <w:rsid w:val="00243843"/>
    <w:rsid w:val="00264A5D"/>
    <w:rsid w:val="002764D4"/>
    <w:rsid w:val="00277933"/>
    <w:rsid w:val="00280D4F"/>
    <w:rsid w:val="00281CC4"/>
    <w:rsid w:val="00283873"/>
    <w:rsid w:val="002A6FEE"/>
    <w:rsid w:val="002B5126"/>
    <w:rsid w:val="002C3B71"/>
    <w:rsid w:val="002D342E"/>
    <w:rsid w:val="002D59C4"/>
    <w:rsid w:val="002E74D3"/>
    <w:rsid w:val="002F4655"/>
    <w:rsid w:val="002F528E"/>
    <w:rsid w:val="00311A37"/>
    <w:rsid w:val="00324922"/>
    <w:rsid w:val="003263DB"/>
    <w:rsid w:val="003304E9"/>
    <w:rsid w:val="00335FB8"/>
    <w:rsid w:val="003369B9"/>
    <w:rsid w:val="003371DC"/>
    <w:rsid w:val="00347E68"/>
    <w:rsid w:val="003567E3"/>
    <w:rsid w:val="00370228"/>
    <w:rsid w:val="00370BF7"/>
    <w:rsid w:val="00375800"/>
    <w:rsid w:val="00380945"/>
    <w:rsid w:val="00384969"/>
    <w:rsid w:val="0039065B"/>
    <w:rsid w:val="003B285B"/>
    <w:rsid w:val="003D1346"/>
    <w:rsid w:val="003E6AB8"/>
    <w:rsid w:val="003F4945"/>
    <w:rsid w:val="003F6570"/>
    <w:rsid w:val="004123AC"/>
    <w:rsid w:val="00423A40"/>
    <w:rsid w:val="00440FF2"/>
    <w:rsid w:val="00442FF1"/>
    <w:rsid w:val="004469E3"/>
    <w:rsid w:val="004566E9"/>
    <w:rsid w:val="00464EAB"/>
    <w:rsid w:val="00470F3F"/>
    <w:rsid w:val="00471EB8"/>
    <w:rsid w:val="0048721F"/>
    <w:rsid w:val="00497526"/>
    <w:rsid w:val="004B1955"/>
    <w:rsid w:val="004B6D6E"/>
    <w:rsid w:val="004C6890"/>
    <w:rsid w:val="004E2812"/>
    <w:rsid w:val="004E5575"/>
    <w:rsid w:val="004E6225"/>
    <w:rsid w:val="004F486C"/>
    <w:rsid w:val="00503AF8"/>
    <w:rsid w:val="00510FB0"/>
    <w:rsid w:val="00526200"/>
    <w:rsid w:val="005354C8"/>
    <w:rsid w:val="00536D64"/>
    <w:rsid w:val="00540524"/>
    <w:rsid w:val="0054118A"/>
    <w:rsid w:val="005411C3"/>
    <w:rsid w:val="005430AE"/>
    <w:rsid w:val="00546C28"/>
    <w:rsid w:val="00551A49"/>
    <w:rsid w:val="005818BA"/>
    <w:rsid w:val="005B51B0"/>
    <w:rsid w:val="005C34C2"/>
    <w:rsid w:val="005C44C6"/>
    <w:rsid w:val="005D2A44"/>
    <w:rsid w:val="005D3C6C"/>
    <w:rsid w:val="005D7CB5"/>
    <w:rsid w:val="005E3194"/>
    <w:rsid w:val="005F4818"/>
    <w:rsid w:val="005F4CDE"/>
    <w:rsid w:val="005F5818"/>
    <w:rsid w:val="00600972"/>
    <w:rsid w:val="006108F6"/>
    <w:rsid w:val="0062002D"/>
    <w:rsid w:val="00622A23"/>
    <w:rsid w:val="006241AB"/>
    <w:rsid w:val="006266F2"/>
    <w:rsid w:val="00634AFA"/>
    <w:rsid w:val="00636E2F"/>
    <w:rsid w:val="00637FB5"/>
    <w:rsid w:val="00651460"/>
    <w:rsid w:val="00657316"/>
    <w:rsid w:val="00666628"/>
    <w:rsid w:val="00680C80"/>
    <w:rsid w:val="00687FCB"/>
    <w:rsid w:val="006902C7"/>
    <w:rsid w:val="0069279F"/>
    <w:rsid w:val="00692BF8"/>
    <w:rsid w:val="00697149"/>
    <w:rsid w:val="006A2C83"/>
    <w:rsid w:val="006C3103"/>
    <w:rsid w:val="006D3E1D"/>
    <w:rsid w:val="006D4C4F"/>
    <w:rsid w:val="006F25E6"/>
    <w:rsid w:val="00704DD5"/>
    <w:rsid w:val="007179F8"/>
    <w:rsid w:val="0073257D"/>
    <w:rsid w:val="00735641"/>
    <w:rsid w:val="00741C79"/>
    <w:rsid w:val="007521D0"/>
    <w:rsid w:val="007625CE"/>
    <w:rsid w:val="00773F27"/>
    <w:rsid w:val="0078479B"/>
    <w:rsid w:val="00787392"/>
    <w:rsid w:val="00793CC3"/>
    <w:rsid w:val="007A1F87"/>
    <w:rsid w:val="007A3750"/>
    <w:rsid w:val="007A4885"/>
    <w:rsid w:val="007A63D4"/>
    <w:rsid w:val="007C7B24"/>
    <w:rsid w:val="007D41E8"/>
    <w:rsid w:val="007D5817"/>
    <w:rsid w:val="0080405C"/>
    <w:rsid w:val="00815CB9"/>
    <w:rsid w:val="00816562"/>
    <w:rsid w:val="00817D40"/>
    <w:rsid w:val="008206B7"/>
    <w:rsid w:val="00820D61"/>
    <w:rsid w:val="008568BC"/>
    <w:rsid w:val="008A3ADD"/>
    <w:rsid w:val="008B45B7"/>
    <w:rsid w:val="008C37EA"/>
    <w:rsid w:val="008C5A76"/>
    <w:rsid w:val="008D4F52"/>
    <w:rsid w:val="008D56A1"/>
    <w:rsid w:val="008F38A6"/>
    <w:rsid w:val="0090513B"/>
    <w:rsid w:val="00907DB4"/>
    <w:rsid w:val="00924B6C"/>
    <w:rsid w:val="00932D00"/>
    <w:rsid w:val="00936263"/>
    <w:rsid w:val="009452D6"/>
    <w:rsid w:val="00953A00"/>
    <w:rsid w:val="00955CD6"/>
    <w:rsid w:val="00964659"/>
    <w:rsid w:val="00971FEE"/>
    <w:rsid w:val="00994D21"/>
    <w:rsid w:val="009A603F"/>
    <w:rsid w:val="009A6A3D"/>
    <w:rsid w:val="009C35AC"/>
    <w:rsid w:val="009D48D9"/>
    <w:rsid w:val="009E34F2"/>
    <w:rsid w:val="00A046F5"/>
    <w:rsid w:val="00A0472E"/>
    <w:rsid w:val="00A10AC2"/>
    <w:rsid w:val="00A16E53"/>
    <w:rsid w:val="00A22F77"/>
    <w:rsid w:val="00A37D06"/>
    <w:rsid w:val="00A4183C"/>
    <w:rsid w:val="00A617F4"/>
    <w:rsid w:val="00A6780E"/>
    <w:rsid w:val="00AA4D0D"/>
    <w:rsid w:val="00AB3834"/>
    <w:rsid w:val="00AB7E8C"/>
    <w:rsid w:val="00AC5988"/>
    <w:rsid w:val="00AD07D5"/>
    <w:rsid w:val="00AE704F"/>
    <w:rsid w:val="00B05DFC"/>
    <w:rsid w:val="00B22331"/>
    <w:rsid w:val="00B27952"/>
    <w:rsid w:val="00B371DF"/>
    <w:rsid w:val="00B37334"/>
    <w:rsid w:val="00B426CA"/>
    <w:rsid w:val="00B4361E"/>
    <w:rsid w:val="00B45C4F"/>
    <w:rsid w:val="00B72C74"/>
    <w:rsid w:val="00B746DB"/>
    <w:rsid w:val="00B85E84"/>
    <w:rsid w:val="00B90CA7"/>
    <w:rsid w:val="00B947CC"/>
    <w:rsid w:val="00BA183E"/>
    <w:rsid w:val="00BB6FB1"/>
    <w:rsid w:val="00BF4DF1"/>
    <w:rsid w:val="00C377D7"/>
    <w:rsid w:val="00C506FD"/>
    <w:rsid w:val="00C55F96"/>
    <w:rsid w:val="00C76A2A"/>
    <w:rsid w:val="00C8175E"/>
    <w:rsid w:val="00C8325F"/>
    <w:rsid w:val="00C83E51"/>
    <w:rsid w:val="00CA4836"/>
    <w:rsid w:val="00CA7B43"/>
    <w:rsid w:val="00CC2B07"/>
    <w:rsid w:val="00CC3389"/>
    <w:rsid w:val="00CD2F0E"/>
    <w:rsid w:val="00CE5A38"/>
    <w:rsid w:val="00CE640E"/>
    <w:rsid w:val="00CF3756"/>
    <w:rsid w:val="00D01248"/>
    <w:rsid w:val="00D11919"/>
    <w:rsid w:val="00D1413B"/>
    <w:rsid w:val="00D2599B"/>
    <w:rsid w:val="00D43A23"/>
    <w:rsid w:val="00D476BB"/>
    <w:rsid w:val="00D53C6A"/>
    <w:rsid w:val="00D61D2E"/>
    <w:rsid w:val="00D7064D"/>
    <w:rsid w:val="00D73675"/>
    <w:rsid w:val="00D8301D"/>
    <w:rsid w:val="00D852CE"/>
    <w:rsid w:val="00D85E4F"/>
    <w:rsid w:val="00D924DB"/>
    <w:rsid w:val="00DA4F4A"/>
    <w:rsid w:val="00DB573C"/>
    <w:rsid w:val="00DB6C1D"/>
    <w:rsid w:val="00DC7D00"/>
    <w:rsid w:val="00DD2148"/>
    <w:rsid w:val="00DD351D"/>
    <w:rsid w:val="00DD7A2C"/>
    <w:rsid w:val="00DE735C"/>
    <w:rsid w:val="00DE757B"/>
    <w:rsid w:val="00DF38CC"/>
    <w:rsid w:val="00E05758"/>
    <w:rsid w:val="00E1314B"/>
    <w:rsid w:val="00E3768C"/>
    <w:rsid w:val="00E44439"/>
    <w:rsid w:val="00E45E3B"/>
    <w:rsid w:val="00E46A43"/>
    <w:rsid w:val="00E46CDB"/>
    <w:rsid w:val="00E55D1A"/>
    <w:rsid w:val="00E57F6B"/>
    <w:rsid w:val="00E63B72"/>
    <w:rsid w:val="00E7022E"/>
    <w:rsid w:val="00E77475"/>
    <w:rsid w:val="00EB11EE"/>
    <w:rsid w:val="00EB327C"/>
    <w:rsid w:val="00EB3835"/>
    <w:rsid w:val="00EE6433"/>
    <w:rsid w:val="00EE6EEB"/>
    <w:rsid w:val="00EF6BBE"/>
    <w:rsid w:val="00F15F19"/>
    <w:rsid w:val="00F35DBD"/>
    <w:rsid w:val="00F360F2"/>
    <w:rsid w:val="00F64FEC"/>
    <w:rsid w:val="00F93BD1"/>
    <w:rsid w:val="00FA7776"/>
    <w:rsid w:val="00FD5158"/>
    <w:rsid w:val="00FE6EF4"/>
    <w:rsid w:val="00FE786C"/>
    <w:rsid w:val="00FF0ABE"/>
    <w:rsid w:val="00FF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44" style="mso-position-vertical-relative:page" o:allowoverlap="f" fillcolor="white">
      <v:fill color="white"/>
    </o:shapedefaults>
    <o:shapelayout v:ext="edit">
      <o:idmap v:ext="edit" data="1,2"/>
      <o:rules v:ext="edit">
        <o:r id="V:Rule58" type="connector" idref="#_x0000_s1249"/>
        <o:r id="V:Rule59" type="connector" idref="#_x0000_s1362">
          <o:proxy start="" idref="#_x0000_s1352" connectloc="7"/>
          <o:proxy end="" idref="#_x0000_s1354" connectloc="4"/>
        </o:r>
        <o:r id="V:Rule60" type="connector" idref="#_x0000_s1363">
          <o:proxy start="" idref="#_x0000_s1351" connectloc="7"/>
          <o:proxy end="" idref="#_x0000_s1354" connectloc="3"/>
        </o:r>
        <o:r id="V:Rule61" type="connector" idref="#_x0000_s1200"/>
        <o:r id="V:Rule62" type="connector" idref="#_x0000_s1248"/>
        <o:r id="V:Rule63" type="connector" idref="#_x0000_s1392">
          <o:proxy start="" idref="#_x0000_s1300" connectloc="5"/>
          <o:proxy end="" idref="#_x0000_s1297" connectloc="2"/>
        </o:r>
        <o:r id="V:Rule64" type="connector" idref="#_x0000_s1246"/>
        <o:r id="V:Rule65" type="connector" idref="#_x0000_s1202"/>
        <o:r id="V:Rule66" type="connector" idref="#_x0000_s1247"/>
        <o:r id="V:Rule67" type="connector" idref="#_x0000_s1201"/>
        <o:r id="V:Rule68" type="connector" idref="#_x0000_s1391">
          <o:proxy start="" idref="#_x0000_s1300" connectloc="7"/>
          <o:proxy end="" idref="#_x0000_s1296" connectloc="3"/>
        </o:r>
        <o:r id="V:Rule69" type="connector" idref="#_x0000_s1243"/>
        <o:r id="V:Rule70" type="connector" idref="#_x0000_s1396">
          <o:proxy start="" idref="#_x0000_s1298" connectloc="5"/>
          <o:proxy end="" idref="#_x0000_s1299" connectloc="1"/>
        </o:r>
        <o:r id="V:Rule71" type="connector" idref="#_x0000_s1251"/>
        <o:r id="V:Rule72" type="connector" idref="#_x0000_s1211"/>
        <o:r id="V:Rule73" type="connector" idref="#_x0000_s1226"/>
        <o:r id="V:Rule74" type="connector" idref="#_x0000_s1252"/>
        <o:r id="V:Rule75" type="connector" idref="#_x0000_s1210"/>
        <o:r id="V:Rule76" type="connector" idref="#_x0000_s1228"/>
        <o:r id="V:Rule77" type="connector" idref="#_x0000_s1242"/>
        <o:r id="V:Rule78" type="connector" idref="#_x0000_s1395">
          <o:proxy start="" idref="#_x0000_s1297" connectloc="7"/>
          <o:proxy end="" idref="#_x0000_s1298" connectloc="3"/>
        </o:r>
        <o:r id="V:Rule79" type="connector" idref="#_x0000_s1361">
          <o:proxy start="" idref="#_x0000_s1352" connectloc="6"/>
          <o:proxy end="" idref="#_x0000_s1355" connectloc="2"/>
        </o:r>
        <o:r id="V:Rule80" type="connector" idref="#_x0000_s1203"/>
        <o:r id="V:Rule81" type="connector" idref="#_x0000_s1254"/>
        <o:r id="V:Rule82" type="connector" idref="#_x0000_s1393">
          <o:proxy start="" idref="#_x0000_s1296" connectloc="6"/>
          <o:proxy end="" idref="#_x0000_s1298" connectloc="1"/>
        </o:r>
        <o:r id="V:Rule83" type="connector" idref="#_x0000_s1394">
          <o:proxy start="" idref="#_x0000_s1297" connectloc="6"/>
          <o:proxy end="" idref="#_x0000_s1299" connectloc="2"/>
        </o:r>
        <o:r id="V:Rule84" type="connector" idref="#_x0000_s1209"/>
        <o:r id="V:Rule85" type="connector" idref="#_x0000_s1360"/>
        <o:r id="V:Rule86" type="connector" idref="#_x0000_s1253"/>
        <o:r id="V:Rule87" type="connector" idref="#_x0000_s1350">
          <o:proxy start="" idref="#_x0000_s1348" connectloc="7"/>
          <o:proxy end="" idref="#_x0000_s1349" connectloc="3"/>
        </o:r>
        <o:r id="V:Rule88" type="connector" idref="#_x0000_s1214"/>
        <o:r id="V:Rule89" type="connector" idref="#_x0000_s1235"/>
        <o:r id="V:Rule90" type="connector" idref="#_x0000_s1234"/>
        <o:r id="V:Rule91" type="connector" idref="#_x0000_s1353">
          <o:proxy start="" idref="#_x0000_s1349" connectloc="5"/>
          <o:proxy end="" idref="#_x0000_s1351" connectloc="1"/>
        </o:r>
        <o:r id="V:Rule92" type="connector" idref="#_x0000_s1215"/>
        <o:r id="V:Rule93" type="connector" idref="#_x0000_s1236"/>
        <o:r id="V:Rule94" type="connector" idref="#_x0000_s1259"/>
        <o:r id="V:Rule95" type="connector" idref="#_x0000_s1217"/>
        <o:r id="V:Rule96" type="connector" idref="#_x0000_s1258"/>
        <o:r id="V:Rule97" type="connector" idref="#_x0000_s1216"/>
        <o:r id="V:Rule98" type="connector" idref="#_x0000_s1237"/>
        <o:r id="V:Rule99" type="connector" idref="#_x0000_s1240"/>
        <o:r id="V:Rule100" type="connector" idref="#_x0000_s1225"/>
        <o:r id="V:Rule101" type="connector" idref="#_x0000_s1357">
          <o:proxy start="" idref="#_x0000_s1348" connectloc="5"/>
          <o:proxy end="" idref="#_x0000_s1352" connectloc="2"/>
        </o:r>
        <o:r id="V:Rule102" type="connector" idref="#_x0000_s1212"/>
        <o:r id="V:Rule103" type="connector" idref="#_x0000_s1224"/>
        <o:r id="V:Rule104" type="connector" idref="#_x0000_s1213"/>
        <o:r id="V:Rule105" type="connector" idref="#_x0000_s1356">
          <o:proxy start="" idref="#_x0000_s1351" connectloc="5"/>
          <o:proxy end="" idref="#_x0000_s1352" connectloc="0"/>
        </o:r>
        <o:r id="V:Rule106" type="connector" idref="#_x0000_s1241"/>
        <o:r id="V:Rule107" type="connector" idref="#_x0000_s1222"/>
        <o:r id="V:Rule108" type="connector" idref="#_x0000_s1256"/>
        <o:r id="V:Rule109" type="connector" idref="#_x0000_s1358">
          <o:proxy start="" idref="#_x0000_s1348" connectloc="6"/>
          <o:proxy end="" idref="#_x0000_s1351" connectloc="2"/>
        </o:r>
        <o:r id="V:Rule110" type="connector" idref="#_x0000_s1239"/>
        <o:r id="V:Rule111" type="connector" idref="#_x0000_s1238"/>
        <o:r id="V:Rule112" type="connector" idref="#_x0000_s1223"/>
        <o:r id="V:Rule113" type="connector" idref="#_x0000_s1257"/>
        <o:r id="V:Rule114" type="connector" idref="#_x0000_s1359">
          <o:proxy start="" idref="#_x0000_s1349" connectloc="6"/>
          <o:proxy end="" idref="#_x0000_s1354" connectloc="2"/>
        </o:r>
      </o:rules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styleId="1">
    <w:name w:val="heading 1"/>
    <w:basedOn w:val="a"/>
    <w:next w:val="a"/>
    <w:qFormat/>
    <w:pPr>
      <w:keepNext/>
      <w:shd w:val="clear" w:color="auto" w:fill="FFFFFF"/>
      <w:jc w:val="both"/>
      <w:outlineLvl w:val="0"/>
    </w:pPr>
    <w:rPr>
      <w:rFonts w:ascii="Times New Roman" w:hAnsi="Times New Roman"/>
      <w:sz w:val="24"/>
      <w:szCs w:val="24"/>
    </w:rPr>
  </w:style>
  <w:style w:type="paragraph" w:styleId="2">
    <w:name w:val="heading 2"/>
    <w:basedOn w:val="a"/>
    <w:next w:val="a"/>
    <w:qFormat/>
    <w:pPr>
      <w:keepNext/>
      <w:shd w:val="clear" w:color="auto" w:fill="FFFFFF"/>
      <w:ind w:firstLine="567"/>
      <w:jc w:val="both"/>
      <w:outlineLvl w:val="1"/>
    </w:pPr>
    <w:rPr>
      <w:rFonts w:ascii="Times New Roman" w:hAnsi="Times New Roman"/>
      <w:sz w:val="24"/>
      <w:szCs w:val="24"/>
    </w:rPr>
  </w:style>
  <w:style w:type="paragraph" w:styleId="3">
    <w:name w:val="heading 3"/>
    <w:basedOn w:val="a"/>
    <w:next w:val="a"/>
    <w:qFormat/>
    <w:pPr>
      <w:keepNext/>
      <w:shd w:val="clear" w:color="auto" w:fill="FFFFFF"/>
      <w:ind w:left="115"/>
      <w:jc w:val="both"/>
      <w:outlineLvl w:val="2"/>
    </w:pPr>
    <w:rPr>
      <w:rFonts w:ascii="Times New Roman" w:hAnsi="Times New Roman" w:cs="Times New Roman"/>
      <w:color w:val="4F6764"/>
      <w:w w:val="72"/>
      <w:sz w:val="24"/>
      <w:szCs w:val="32"/>
    </w:rPr>
  </w:style>
  <w:style w:type="paragraph" w:styleId="4">
    <w:name w:val="heading 4"/>
    <w:basedOn w:val="a"/>
    <w:next w:val="a"/>
    <w:qFormat/>
    <w:pPr>
      <w:keepNext/>
      <w:shd w:val="clear" w:color="auto" w:fill="FFFFFF"/>
      <w:spacing w:after="34"/>
      <w:ind w:left="8505"/>
      <w:jc w:val="both"/>
      <w:outlineLvl w:val="3"/>
    </w:pPr>
    <w:rPr>
      <w:rFonts w:ascii="Times New Roman" w:hAnsi="Times New Roman"/>
      <w:sz w:val="24"/>
      <w:szCs w:val="24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Times New Roman" w:hAnsi="Times New Roman"/>
      <w:sz w:val="24"/>
      <w:szCs w:val="24"/>
    </w:rPr>
  </w:style>
  <w:style w:type="paragraph" w:styleId="6">
    <w:name w:val="heading 6"/>
    <w:basedOn w:val="a"/>
    <w:next w:val="a"/>
    <w:qFormat/>
    <w:pPr>
      <w:keepNext/>
      <w:shd w:val="clear" w:color="auto" w:fill="FFFFFF"/>
      <w:ind w:left="14" w:firstLine="8775"/>
      <w:jc w:val="both"/>
      <w:outlineLvl w:val="5"/>
    </w:pPr>
    <w:rPr>
      <w:rFonts w:ascii="Times New Roman" w:hAnsi="Times New Roman"/>
      <w:sz w:val="24"/>
      <w:szCs w:val="24"/>
    </w:rPr>
  </w:style>
  <w:style w:type="paragraph" w:styleId="7">
    <w:name w:val="heading 7"/>
    <w:basedOn w:val="a"/>
    <w:next w:val="a"/>
    <w:qFormat/>
    <w:pPr>
      <w:keepNext/>
      <w:shd w:val="clear" w:color="auto" w:fill="FFFFFF"/>
      <w:spacing w:line="494" w:lineRule="exact"/>
      <w:ind w:left="10"/>
      <w:jc w:val="both"/>
      <w:outlineLvl w:val="6"/>
    </w:pPr>
    <w:rPr>
      <w:rFonts w:ascii="Times New Roman" w:hAnsi="Times New Roman"/>
      <w:sz w:val="24"/>
      <w:szCs w:val="24"/>
    </w:rPr>
  </w:style>
  <w:style w:type="paragraph" w:styleId="8">
    <w:name w:val="heading 8"/>
    <w:basedOn w:val="a"/>
    <w:next w:val="a"/>
    <w:qFormat/>
    <w:pPr>
      <w:keepNext/>
      <w:shd w:val="clear" w:color="auto" w:fill="FFFFFF"/>
      <w:ind w:right="51" w:firstLine="9072"/>
      <w:jc w:val="both"/>
      <w:outlineLvl w:val="7"/>
    </w:pPr>
    <w:rPr>
      <w:rFonts w:ascii="Times New Roman" w:hAnsi="Times New Roman"/>
      <w:sz w:val="24"/>
      <w:szCs w:val="24"/>
    </w:rPr>
  </w:style>
  <w:style w:type="paragraph" w:styleId="9">
    <w:name w:val="heading 9"/>
    <w:basedOn w:val="a"/>
    <w:next w:val="a"/>
    <w:qFormat/>
    <w:pPr>
      <w:keepNext/>
      <w:shd w:val="clear" w:color="auto" w:fill="FFFFFF"/>
      <w:ind w:firstLine="8505"/>
      <w:jc w:val="both"/>
      <w:outlineLvl w:val="8"/>
    </w:pPr>
    <w:rPr>
      <w:rFonts w:ascii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hd w:val="clear" w:color="auto" w:fill="FFFFFF"/>
      <w:spacing w:before="206" w:line="350" w:lineRule="exact"/>
      <w:jc w:val="both"/>
    </w:pPr>
    <w:rPr>
      <w:rFonts w:ascii="Times New Roman" w:hAnsi="Times New Roman"/>
      <w:sz w:val="24"/>
      <w:szCs w:val="24"/>
    </w:rPr>
  </w:style>
  <w:style w:type="paragraph" w:styleId="a4">
    <w:name w:val="Body Text Indent"/>
    <w:basedOn w:val="a"/>
    <w:pPr>
      <w:shd w:val="clear" w:color="auto" w:fill="FFFFFF"/>
      <w:ind w:left="19" w:firstLine="548"/>
      <w:jc w:val="both"/>
    </w:pPr>
    <w:rPr>
      <w:rFonts w:ascii="Times New Roman" w:hAnsi="Times New Roman"/>
      <w:sz w:val="24"/>
      <w:szCs w:val="24"/>
    </w:rPr>
  </w:style>
  <w:style w:type="paragraph" w:styleId="a5">
    <w:name w:val="Block Text"/>
    <w:basedOn w:val="a"/>
    <w:pPr>
      <w:shd w:val="clear" w:color="auto" w:fill="FFFFFF"/>
      <w:tabs>
        <w:tab w:val="left" w:pos="3523"/>
      </w:tabs>
      <w:ind w:left="2184" w:right="3168" w:hanging="1397"/>
      <w:jc w:val="both"/>
    </w:pPr>
    <w:rPr>
      <w:rFonts w:ascii="Times New Roman" w:hAnsi="Times New Roman"/>
      <w:sz w:val="24"/>
      <w:szCs w:val="24"/>
    </w:rPr>
  </w:style>
  <w:style w:type="paragraph" w:styleId="20">
    <w:name w:val="Body Text Indent 2"/>
    <w:basedOn w:val="a"/>
    <w:pPr>
      <w:shd w:val="clear" w:color="auto" w:fill="FFFFFF"/>
      <w:ind w:left="418" w:firstLine="336"/>
      <w:jc w:val="both"/>
    </w:pPr>
    <w:rPr>
      <w:rFonts w:ascii="Times New Roman" w:hAnsi="Times New Roman"/>
      <w:sz w:val="24"/>
      <w:szCs w:val="24"/>
    </w:rPr>
  </w:style>
  <w:style w:type="paragraph" w:styleId="30">
    <w:name w:val="Body Text Indent 3"/>
    <w:basedOn w:val="a"/>
    <w:pPr>
      <w:shd w:val="clear" w:color="auto" w:fill="FFFFFF"/>
      <w:ind w:firstLine="567"/>
      <w:jc w:val="both"/>
    </w:pPr>
    <w:rPr>
      <w:rFonts w:ascii="Times New Roman" w:hAnsi="Times New Roman"/>
      <w:sz w:val="24"/>
      <w:szCs w:val="24"/>
    </w:rPr>
  </w:style>
  <w:style w:type="paragraph" w:customStyle="1" w:styleId="FR1">
    <w:name w:val="FR1"/>
    <w:pPr>
      <w:widowControl w:val="0"/>
      <w:autoSpaceDE w:val="0"/>
      <w:autoSpaceDN w:val="0"/>
      <w:adjustRightInd w:val="0"/>
      <w:spacing w:line="300" w:lineRule="auto"/>
      <w:ind w:firstLine="720"/>
      <w:jc w:val="both"/>
    </w:pPr>
    <w:rPr>
      <w:sz w:val="24"/>
      <w:szCs w:val="24"/>
    </w:rPr>
  </w:style>
  <w:style w:type="paragraph" w:customStyle="1" w:styleId="FR2">
    <w:name w:val="FR2"/>
    <w:pPr>
      <w:widowControl w:val="0"/>
      <w:autoSpaceDE w:val="0"/>
      <w:autoSpaceDN w:val="0"/>
      <w:adjustRightInd w:val="0"/>
      <w:spacing w:line="300" w:lineRule="auto"/>
      <w:ind w:left="160" w:firstLine="680"/>
      <w:jc w:val="both"/>
    </w:pPr>
    <w:rPr>
      <w:rFonts w:ascii="Arial" w:hAnsi="Arial" w:cs="Arial"/>
      <w:sz w:val="24"/>
      <w:szCs w:val="24"/>
    </w:rPr>
  </w:style>
  <w:style w:type="paragraph" w:customStyle="1" w:styleId="FR3">
    <w:name w:val="FR3"/>
    <w:pPr>
      <w:widowControl w:val="0"/>
      <w:autoSpaceDE w:val="0"/>
      <w:autoSpaceDN w:val="0"/>
      <w:adjustRightInd w:val="0"/>
      <w:ind w:left="3840"/>
    </w:pPr>
    <w:rPr>
      <w:rFonts w:ascii="Courier New" w:hAnsi="Courier New" w:cs="Courier New"/>
      <w:b/>
      <w:bCs/>
      <w:sz w:val="16"/>
      <w:szCs w:val="16"/>
      <w:lang w:val="en-US"/>
    </w:rPr>
  </w:style>
  <w:style w:type="paragraph" w:customStyle="1" w:styleId="FR4">
    <w:name w:val="FR4"/>
    <w:pPr>
      <w:widowControl w:val="0"/>
      <w:autoSpaceDE w:val="0"/>
      <w:autoSpaceDN w:val="0"/>
      <w:adjustRightInd w:val="0"/>
      <w:jc w:val="right"/>
    </w:pPr>
    <w:rPr>
      <w:rFonts w:ascii="Arial" w:hAnsi="Arial" w:cs="Arial"/>
      <w:noProof/>
      <w:sz w:val="12"/>
      <w:szCs w:val="12"/>
    </w:rPr>
  </w:style>
  <w:style w:type="paragraph" w:customStyle="1" w:styleId="FR5">
    <w:name w:val="FR5"/>
    <w:pPr>
      <w:widowControl w:val="0"/>
      <w:autoSpaceDE w:val="0"/>
      <w:autoSpaceDN w:val="0"/>
      <w:adjustRightInd w:val="0"/>
      <w:ind w:left="5200"/>
    </w:pPr>
    <w:rPr>
      <w:rFonts w:ascii="Courier New" w:hAnsi="Courier New" w:cs="Courier New"/>
      <w:b/>
      <w:bCs/>
      <w:i/>
      <w:iCs/>
      <w:sz w:val="12"/>
      <w:szCs w:val="12"/>
    </w:rPr>
  </w:style>
  <w:style w:type="paragraph" w:styleId="31">
    <w:name w:val="Body Text 3"/>
    <w:basedOn w:val="a"/>
    <w:pPr>
      <w:jc w:val="both"/>
    </w:pPr>
    <w:rPr>
      <w:rFonts w:ascii="Times New Roman" w:hAnsi="Times New Roman" w:cs="Arial"/>
      <w:sz w:val="24"/>
      <w:szCs w:val="24"/>
    </w:rPr>
  </w:style>
  <w:style w:type="paragraph" w:styleId="a6">
    <w:name w:val="caption"/>
    <w:basedOn w:val="a"/>
    <w:next w:val="a"/>
    <w:qFormat/>
    <w:pPr>
      <w:jc w:val="center"/>
    </w:pPr>
    <w:rPr>
      <w:rFonts w:ascii="Times New Roman" w:hAnsi="Times New Roman"/>
      <w:sz w:val="24"/>
    </w:rPr>
  </w:style>
  <w:style w:type="paragraph" w:styleId="a7">
    <w:name w:val="footer"/>
    <w:basedOn w:val="a"/>
    <w:pPr>
      <w:tabs>
        <w:tab w:val="center" w:pos="4677"/>
        <w:tab w:val="right" w:pos="9355"/>
      </w:tabs>
    </w:pPr>
  </w:style>
  <w:style w:type="character" w:styleId="a8">
    <w:name w:val="page number"/>
    <w:basedOn w:val="a0"/>
  </w:style>
  <w:style w:type="paragraph" w:styleId="21">
    <w:name w:val="Body Text 2"/>
    <w:basedOn w:val="a"/>
    <w:pPr>
      <w:jc w:val="both"/>
    </w:pPr>
    <w:rPr>
      <w:rFonts w:ascii="Times New Roman" w:hAnsi="Times New Roman" w:cs="Arial"/>
      <w:sz w:val="28"/>
      <w:szCs w:val="24"/>
    </w:rPr>
  </w:style>
  <w:style w:type="paragraph" w:styleId="a9">
    <w:name w:val="header"/>
    <w:basedOn w:val="a"/>
    <w:rsid w:val="00735641"/>
    <w:pPr>
      <w:tabs>
        <w:tab w:val="center" w:pos="4677"/>
        <w:tab w:val="right" w:pos="9355"/>
      </w:tabs>
    </w:pPr>
  </w:style>
  <w:style w:type="table" w:styleId="aa">
    <w:name w:val="Table Grid"/>
    <w:basedOn w:val="a1"/>
    <w:rsid w:val="00817D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Document Map"/>
    <w:basedOn w:val="a"/>
    <w:link w:val="ac"/>
    <w:rsid w:val="009452D6"/>
    <w:pPr>
      <w:shd w:val="clear" w:color="auto" w:fill="000080"/>
    </w:pPr>
    <w:rPr>
      <w:rFonts w:ascii="Tahoma" w:hAnsi="Tahoma" w:cs="Tahoma"/>
    </w:rPr>
  </w:style>
  <w:style w:type="character" w:customStyle="1" w:styleId="ac">
    <w:name w:val="Схема документа Знак"/>
    <w:link w:val="ab"/>
    <w:rsid w:val="009452D6"/>
    <w:rPr>
      <w:rFonts w:ascii="Tahoma" w:hAnsi="Tahoma" w:cs="Tahoma"/>
      <w:shd w:val="clear" w:color="auto" w:fill="000080"/>
    </w:rPr>
  </w:style>
  <w:style w:type="paragraph" w:styleId="ad">
    <w:name w:val="Balloon Text"/>
    <w:basedOn w:val="a"/>
    <w:link w:val="ae"/>
    <w:rsid w:val="009452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rsid w:val="009452D6"/>
    <w:rPr>
      <w:rFonts w:ascii="Tahoma" w:hAnsi="Tahoma" w:cs="Tahoma"/>
      <w:sz w:val="16"/>
      <w:szCs w:val="16"/>
    </w:rPr>
  </w:style>
  <w:style w:type="numbering" w:customStyle="1" w:styleId="10">
    <w:name w:val="Нет списка1"/>
    <w:next w:val="a2"/>
    <w:semiHidden/>
    <w:rsid w:val="00AB7E8C"/>
  </w:style>
  <w:style w:type="table" w:customStyle="1" w:styleId="11">
    <w:name w:val="Сетка таблицы1"/>
    <w:basedOn w:val="a1"/>
    <w:next w:val="aa"/>
    <w:rsid w:val="00AB7E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2">
    <w:name w:val="Нет списка2"/>
    <w:next w:val="a2"/>
    <w:semiHidden/>
    <w:rsid w:val="00E05758"/>
  </w:style>
  <w:style w:type="character" w:customStyle="1" w:styleId="12">
    <w:name w:val="Заголовок №1_"/>
    <w:link w:val="13"/>
    <w:locked/>
    <w:rsid w:val="004C6890"/>
    <w:rPr>
      <w:b/>
      <w:bCs/>
      <w:sz w:val="28"/>
      <w:szCs w:val="28"/>
      <w:shd w:val="clear" w:color="auto" w:fill="FFFFFF"/>
    </w:rPr>
  </w:style>
  <w:style w:type="character" w:customStyle="1" w:styleId="23">
    <w:name w:val="Основной текст (2)_"/>
    <w:link w:val="210"/>
    <w:locked/>
    <w:rsid w:val="004C6890"/>
    <w:rPr>
      <w:sz w:val="28"/>
      <w:szCs w:val="28"/>
      <w:shd w:val="clear" w:color="auto" w:fill="FFFFFF"/>
    </w:rPr>
  </w:style>
  <w:style w:type="character" w:customStyle="1" w:styleId="24">
    <w:name w:val="Основной текст (2)"/>
    <w:rsid w:val="004C6890"/>
    <w:rPr>
      <w:color w:val="000000"/>
      <w:spacing w:val="0"/>
      <w:w w:val="100"/>
      <w:position w:val="0"/>
      <w:sz w:val="28"/>
      <w:szCs w:val="28"/>
      <w:u w:val="single"/>
      <w:shd w:val="clear" w:color="auto" w:fill="FFFFFF"/>
      <w:lang w:val="ru-RU" w:eastAsia="ru-RU"/>
    </w:rPr>
  </w:style>
  <w:style w:type="character" w:customStyle="1" w:styleId="25">
    <w:name w:val="Основной текст (2) + Курсив"/>
    <w:aliases w:val="Интервал 1 pt"/>
    <w:rsid w:val="004C6890"/>
    <w:rPr>
      <w:i/>
      <w:iCs/>
      <w:color w:val="000000"/>
      <w:spacing w:val="0"/>
      <w:w w:val="100"/>
      <w:position w:val="0"/>
      <w:sz w:val="28"/>
      <w:szCs w:val="28"/>
      <w:shd w:val="clear" w:color="auto" w:fill="FFFFFF"/>
      <w:lang w:val="en-US" w:eastAsia="en-US"/>
    </w:rPr>
  </w:style>
  <w:style w:type="character" w:customStyle="1" w:styleId="32">
    <w:name w:val="Основной текст (3)_"/>
    <w:link w:val="33"/>
    <w:locked/>
    <w:rsid w:val="004C6890"/>
    <w:rPr>
      <w:i/>
      <w:iCs/>
      <w:sz w:val="28"/>
      <w:szCs w:val="28"/>
      <w:shd w:val="clear" w:color="auto" w:fill="FFFFFF"/>
      <w:lang w:val="en-US" w:eastAsia="en-US"/>
    </w:rPr>
  </w:style>
  <w:style w:type="character" w:customStyle="1" w:styleId="34">
    <w:name w:val="Основной текст (3) + Малые прописные"/>
    <w:rsid w:val="004C6890"/>
    <w:rPr>
      <w:i/>
      <w:iCs/>
      <w:smallCaps/>
      <w:color w:val="000000"/>
      <w:spacing w:val="0"/>
      <w:w w:val="100"/>
      <w:position w:val="0"/>
      <w:sz w:val="28"/>
      <w:szCs w:val="28"/>
      <w:shd w:val="clear" w:color="auto" w:fill="FFFFFF"/>
      <w:lang w:val="en-US" w:eastAsia="en-US"/>
    </w:rPr>
  </w:style>
  <w:style w:type="paragraph" w:customStyle="1" w:styleId="13">
    <w:name w:val="Заголовок №1"/>
    <w:basedOn w:val="a"/>
    <w:link w:val="12"/>
    <w:rsid w:val="004C6890"/>
    <w:pPr>
      <w:shd w:val="clear" w:color="auto" w:fill="FFFFFF"/>
      <w:autoSpaceDE/>
      <w:autoSpaceDN/>
      <w:adjustRightInd/>
      <w:spacing w:after="360" w:line="240" w:lineRule="atLeast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210">
    <w:name w:val="Основной текст (2)1"/>
    <w:basedOn w:val="a"/>
    <w:link w:val="23"/>
    <w:rsid w:val="004C6890"/>
    <w:pPr>
      <w:shd w:val="clear" w:color="auto" w:fill="FFFFFF"/>
      <w:autoSpaceDE/>
      <w:autoSpaceDN/>
      <w:adjustRightInd/>
      <w:spacing w:before="60" w:line="355" w:lineRule="exact"/>
    </w:pPr>
    <w:rPr>
      <w:rFonts w:ascii="Times New Roman" w:hAnsi="Times New Roman" w:cs="Times New Roman"/>
      <w:sz w:val="28"/>
      <w:szCs w:val="28"/>
    </w:rPr>
  </w:style>
  <w:style w:type="paragraph" w:customStyle="1" w:styleId="33">
    <w:name w:val="Основной текст (3)"/>
    <w:basedOn w:val="a"/>
    <w:link w:val="32"/>
    <w:rsid w:val="004C6890"/>
    <w:pPr>
      <w:shd w:val="clear" w:color="auto" w:fill="FFFFFF"/>
      <w:autoSpaceDE/>
      <w:autoSpaceDN/>
      <w:adjustRightInd/>
      <w:spacing w:line="326" w:lineRule="exact"/>
      <w:ind w:firstLine="760"/>
      <w:jc w:val="both"/>
    </w:pPr>
    <w:rPr>
      <w:rFonts w:ascii="Times New Roman" w:hAnsi="Times New Roman" w:cs="Times New Roman"/>
      <w:i/>
      <w:iCs/>
      <w:sz w:val="28"/>
      <w:szCs w:val="28"/>
      <w:lang w:val="en-US" w:eastAsia="en-US"/>
    </w:rPr>
  </w:style>
  <w:style w:type="character" w:customStyle="1" w:styleId="212pt">
    <w:name w:val="Основной текст (2) + 12 pt"/>
    <w:aliases w:val="Курсив2,Основной текст (2) + 11 pt1,Интервал 2 pt"/>
    <w:rsid w:val="004C6890"/>
    <w:rPr>
      <w:rFonts w:ascii="Times New Roman" w:hAnsi="Times New Roman" w:cs="Times New Roman"/>
      <w:i/>
      <w:iCs/>
      <w:color w:val="000000"/>
      <w:spacing w:val="0"/>
      <w:w w:val="100"/>
      <w:position w:val="0"/>
      <w:sz w:val="24"/>
      <w:szCs w:val="24"/>
      <w:u w:val="none"/>
      <w:shd w:val="clear" w:color="auto" w:fill="FFFFFF"/>
      <w:lang w:val="en-US" w:eastAsia="en-US"/>
    </w:rPr>
  </w:style>
  <w:style w:type="character" w:customStyle="1" w:styleId="212pt1">
    <w:name w:val="Основной текст (2) + 12 pt1"/>
    <w:aliases w:val="Курсив1,Курсив,Интервал 1 pt2,Основной текст (2) + 11 pt,Заголовок №3 + Times New Roman,16 pt,Интервал 0 pt Exact,Курсив Exact1,Основной текст (11) + 9 pt"/>
    <w:rsid w:val="004C6890"/>
    <w:rPr>
      <w:rFonts w:ascii="Times New Roman" w:hAnsi="Times New Roman" w:cs="Times New Roman"/>
      <w:i/>
      <w:iCs/>
      <w:color w:val="000000"/>
      <w:spacing w:val="0"/>
      <w:w w:val="100"/>
      <w:position w:val="0"/>
      <w:sz w:val="24"/>
      <w:szCs w:val="24"/>
      <w:u w:val="none"/>
      <w:shd w:val="clear" w:color="auto" w:fill="FFFFFF"/>
      <w:lang w:val="en-US" w:eastAsia="en-US"/>
    </w:rPr>
  </w:style>
  <w:style w:type="character" w:customStyle="1" w:styleId="215pt">
    <w:name w:val="Основной текст (2) + 15 pt"/>
    <w:rsid w:val="004C6890"/>
    <w:rPr>
      <w:rFonts w:ascii="Times New Roman" w:hAnsi="Times New Roman" w:cs="Times New Roman"/>
      <w:color w:val="000000"/>
      <w:spacing w:val="0"/>
      <w:w w:val="100"/>
      <w:position w:val="0"/>
      <w:sz w:val="30"/>
      <w:szCs w:val="30"/>
      <w:u w:val="none"/>
      <w:shd w:val="clear" w:color="auto" w:fill="FFFFFF"/>
      <w:lang w:val="en-US" w:eastAsia="en-US"/>
    </w:rPr>
  </w:style>
  <w:style w:type="character" w:customStyle="1" w:styleId="35">
    <w:name w:val="Основной текст (3) + Не курсив"/>
    <w:aliases w:val="Интервал 0 pt"/>
    <w:rsid w:val="004C6890"/>
    <w:rPr>
      <w:rFonts w:ascii="Times New Roman" w:hAnsi="Times New Roman" w:cs="Times New Roman"/>
      <w:i/>
      <w:iCs/>
      <w:spacing w:val="0"/>
      <w:sz w:val="28"/>
      <w:szCs w:val="28"/>
      <w:u w:val="none"/>
      <w:shd w:val="clear" w:color="auto" w:fill="FFFFFF"/>
      <w:lang w:val="en-US" w:eastAsia="en-US"/>
    </w:rPr>
  </w:style>
  <w:style w:type="character" w:customStyle="1" w:styleId="40">
    <w:name w:val="Основной текст (4)_"/>
    <w:link w:val="41"/>
    <w:rsid w:val="004C6890"/>
    <w:rPr>
      <w:i/>
      <w:iCs/>
      <w:sz w:val="22"/>
      <w:szCs w:val="22"/>
      <w:shd w:val="clear" w:color="auto" w:fill="FFFFFF"/>
    </w:rPr>
  </w:style>
  <w:style w:type="character" w:customStyle="1" w:styleId="414pt">
    <w:name w:val="Основной текст (4) + 14 pt"/>
    <w:aliases w:val="Полужирный,Не курсив,Не курсив Exact1,Заголовок №2 + Times New Roman,12 pt,Интервал 0 pt Exact1"/>
    <w:rsid w:val="004C6890"/>
    <w:rPr>
      <w:b/>
      <w:bCs/>
      <w:i/>
      <w:iCs/>
      <w:sz w:val="28"/>
      <w:szCs w:val="28"/>
      <w:shd w:val="clear" w:color="auto" w:fill="FFFFFF"/>
    </w:rPr>
  </w:style>
  <w:style w:type="character" w:customStyle="1" w:styleId="414pt3">
    <w:name w:val="Основной текст (4) + 14 pt3"/>
    <w:aliases w:val="Не курсив2"/>
    <w:rsid w:val="004C6890"/>
    <w:rPr>
      <w:i/>
      <w:iCs/>
      <w:sz w:val="28"/>
      <w:szCs w:val="28"/>
      <w:shd w:val="clear" w:color="auto" w:fill="FFFFFF"/>
    </w:rPr>
  </w:style>
  <w:style w:type="character" w:customStyle="1" w:styleId="50">
    <w:name w:val="Основной текст (5)_"/>
    <w:link w:val="51"/>
    <w:rsid w:val="004C6890"/>
    <w:rPr>
      <w:i/>
      <w:iCs/>
      <w:spacing w:val="20"/>
      <w:sz w:val="28"/>
      <w:szCs w:val="28"/>
      <w:shd w:val="clear" w:color="auto" w:fill="FFFFFF"/>
      <w:lang w:val="en-US" w:eastAsia="en-US"/>
    </w:rPr>
  </w:style>
  <w:style w:type="character" w:customStyle="1" w:styleId="52">
    <w:name w:val="Основной текст (5) + Не курсив"/>
    <w:aliases w:val="Интервал 0 pt1"/>
    <w:rsid w:val="004C6890"/>
    <w:rPr>
      <w:i/>
      <w:iCs/>
      <w:spacing w:val="0"/>
      <w:sz w:val="28"/>
      <w:szCs w:val="28"/>
      <w:shd w:val="clear" w:color="auto" w:fill="FFFFFF"/>
      <w:lang w:val="en-US" w:eastAsia="en-US"/>
    </w:rPr>
  </w:style>
  <w:style w:type="character" w:customStyle="1" w:styleId="210pt">
    <w:name w:val="Основной текст (2) + 10 pt"/>
    <w:aliases w:val="Полужирный1"/>
    <w:rsid w:val="004C6890"/>
    <w:rPr>
      <w:rFonts w:ascii="Times New Roman" w:hAnsi="Times New Roman" w:cs="Times New Roman"/>
      <w:b/>
      <w:bCs/>
      <w:sz w:val="20"/>
      <w:szCs w:val="20"/>
      <w:u w:val="none"/>
      <w:shd w:val="clear" w:color="auto" w:fill="FFFFFF"/>
    </w:rPr>
  </w:style>
  <w:style w:type="character" w:customStyle="1" w:styleId="60">
    <w:name w:val="Основной текст (6)_"/>
    <w:link w:val="61"/>
    <w:rsid w:val="004C6890"/>
    <w:rPr>
      <w:rFonts w:ascii="David"/>
      <w:i/>
      <w:iCs/>
      <w:sz w:val="17"/>
      <w:szCs w:val="17"/>
      <w:shd w:val="clear" w:color="auto" w:fill="FFFFFF"/>
    </w:rPr>
  </w:style>
  <w:style w:type="character" w:customStyle="1" w:styleId="26">
    <w:name w:val="Основной текст (2) + Полужирный"/>
    <w:rsid w:val="004C6890"/>
    <w:rPr>
      <w:rFonts w:ascii="Times New Roman" w:hAnsi="Times New Roman" w:cs="Times New Roman"/>
      <w:b/>
      <w:bCs/>
      <w:sz w:val="28"/>
      <w:szCs w:val="28"/>
      <w:u w:val="none"/>
      <w:shd w:val="clear" w:color="auto" w:fill="FFFFFF"/>
    </w:rPr>
  </w:style>
  <w:style w:type="character" w:customStyle="1" w:styleId="414pt2">
    <w:name w:val="Основной текст (4) + 14 pt2"/>
    <w:aliases w:val="Интервал 1 pt1,Основной текст (2) + Segoe UI,11 pt,Курсив4"/>
    <w:rsid w:val="004C6890"/>
    <w:rPr>
      <w:i/>
      <w:iCs/>
      <w:spacing w:val="20"/>
      <w:sz w:val="28"/>
      <w:szCs w:val="28"/>
      <w:shd w:val="clear" w:color="auto" w:fill="FFFFFF"/>
    </w:rPr>
  </w:style>
  <w:style w:type="character" w:customStyle="1" w:styleId="414pt1">
    <w:name w:val="Основной текст (4) + 14 pt1"/>
    <w:aliases w:val="Не курсив1,Основной текст (4) + 13 pt1"/>
    <w:rsid w:val="004C6890"/>
    <w:rPr>
      <w:i/>
      <w:iCs/>
      <w:sz w:val="28"/>
      <w:szCs w:val="28"/>
      <w:shd w:val="clear" w:color="auto" w:fill="FFFFFF"/>
    </w:rPr>
  </w:style>
  <w:style w:type="paragraph" w:customStyle="1" w:styleId="41">
    <w:name w:val="Основной текст (4)"/>
    <w:basedOn w:val="a"/>
    <w:link w:val="40"/>
    <w:rsid w:val="004C6890"/>
    <w:pPr>
      <w:shd w:val="clear" w:color="auto" w:fill="FFFFFF"/>
      <w:autoSpaceDE/>
      <w:autoSpaceDN/>
      <w:adjustRightInd/>
      <w:spacing w:line="322" w:lineRule="exact"/>
      <w:jc w:val="both"/>
    </w:pPr>
    <w:rPr>
      <w:rFonts w:ascii="Times New Roman" w:hAnsi="Times New Roman" w:cs="Times New Roman"/>
      <w:i/>
      <w:iCs/>
      <w:sz w:val="22"/>
      <w:szCs w:val="22"/>
    </w:rPr>
  </w:style>
  <w:style w:type="paragraph" w:customStyle="1" w:styleId="51">
    <w:name w:val="Основной текст (5)"/>
    <w:basedOn w:val="a"/>
    <w:link w:val="50"/>
    <w:rsid w:val="004C6890"/>
    <w:pPr>
      <w:shd w:val="clear" w:color="auto" w:fill="FFFFFF"/>
      <w:autoSpaceDE/>
      <w:autoSpaceDN/>
      <w:adjustRightInd/>
      <w:spacing w:after="120" w:line="240" w:lineRule="atLeast"/>
      <w:ind w:firstLine="780"/>
      <w:jc w:val="both"/>
    </w:pPr>
    <w:rPr>
      <w:rFonts w:ascii="Times New Roman" w:hAnsi="Times New Roman" w:cs="Times New Roman"/>
      <w:i/>
      <w:iCs/>
      <w:spacing w:val="20"/>
      <w:sz w:val="28"/>
      <w:szCs w:val="28"/>
      <w:lang w:val="en-US" w:eastAsia="en-US"/>
    </w:rPr>
  </w:style>
  <w:style w:type="paragraph" w:customStyle="1" w:styleId="61">
    <w:name w:val="Основной текст (6)"/>
    <w:basedOn w:val="a"/>
    <w:link w:val="60"/>
    <w:rsid w:val="004C6890"/>
    <w:pPr>
      <w:shd w:val="clear" w:color="auto" w:fill="FFFFFF"/>
      <w:autoSpaceDE/>
      <w:autoSpaceDN/>
      <w:adjustRightInd/>
      <w:spacing w:line="240" w:lineRule="atLeast"/>
    </w:pPr>
    <w:rPr>
      <w:rFonts w:ascii="David" w:hAnsi="Times New Roman" w:cs="Times New Roman"/>
      <w:i/>
      <w:iCs/>
      <w:sz w:val="17"/>
      <w:szCs w:val="17"/>
    </w:rPr>
  </w:style>
  <w:style w:type="character" w:customStyle="1" w:styleId="211pt2">
    <w:name w:val="Основной текст (2) + 11 pt2"/>
    <w:aliases w:val="Курсив3,Интервал 0 pt2"/>
    <w:rsid w:val="004C6890"/>
    <w:rPr>
      <w:rFonts w:ascii="Times New Roman" w:hAnsi="Times New Roman" w:cs="Times New Roman"/>
      <w:i/>
      <w:iCs/>
      <w:sz w:val="22"/>
      <w:szCs w:val="22"/>
      <w:u w:val="none"/>
      <w:shd w:val="clear" w:color="auto" w:fill="FFFFFF"/>
      <w:lang w:val="en-US" w:eastAsia="en-US"/>
    </w:rPr>
  </w:style>
  <w:style w:type="character" w:customStyle="1" w:styleId="211">
    <w:name w:val="Основной текст (2) + Курсив1"/>
    <w:rsid w:val="004C6890"/>
    <w:rPr>
      <w:rFonts w:ascii="Times New Roman" w:hAnsi="Times New Roman" w:cs="Times New Roman"/>
      <w:i/>
      <w:iCs/>
      <w:sz w:val="28"/>
      <w:szCs w:val="28"/>
      <w:u w:val="none"/>
      <w:shd w:val="clear" w:color="auto" w:fill="FFFFFF"/>
    </w:rPr>
  </w:style>
  <w:style w:type="character" w:customStyle="1" w:styleId="50pt">
    <w:name w:val="Основной текст (5) + Интервал 0 pt"/>
    <w:rsid w:val="004C6890"/>
    <w:rPr>
      <w:rFonts w:ascii="Times New Roman" w:hAnsi="Times New Roman" w:cs="Times New Roman"/>
      <w:i w:val="0"/>
      <w:iCs w:val="0"/>
      <w:spacing w:val="0"/>
      <w:sz w:val="28"/>
      <w:szCs w:val="28"/>
      <w:u w:val="none"/>
      <w:shd w:val="clear" w:color="auto" w:fill="FFFFFF"/>
      <w:lang w:val="en-US" w:eastAsia="en-US"/>
    </w:rPr>
  </w:style>
  <w:style w:type="character" w:customStyle="1" w:styleId="213pt">
    <w:name w:val="Основной текст (2) + 13 pt"/>
    <w:rsid w:val="004C6890"/>
    <w:rPr>
      <w:rFonts w:ascii="Times New Roman" w:hAnsi="Times New Roman" w:cs="Times New Roman"/>
      <w:sz w:val="26"/>
      <w:szCs w:val="26"/>
      <w:u w:val="none"/>
      <w:shd w:val="clear" w:color="auto" w:fill="FFFFFF"/>
    </w:rPr>
  </w:style>
  <w:style w:type="character" w:customStyle="1" w:styleId="40pt">
    <w:name w:val="Основной текст (4) + Интервал 0 pt"/>
    <w:rsid w:val="004C6890"/>
    <w:rPr>
      <w:rFonts w:ascii="Times New Roman" w:hAnsi="Times New Roman" w:cs="Times New Roman"/>
      <w:i w:val="0"/>
      <w:iCs w:val="0"/>
      <w:spacing w:val="10"/>
      <w:sz w:val="22"/>
      <w:szCs w:val="22"/>
      <w:u w:val="none"/>
      <w:shd w:val="clear" w:color="auto" w:fill="FFFFFF"/>
    </w:rPr>
  </w:style>
  <w:style w:type="character" w:customStyle="1" w:styleId="22pt">
    <w:name w:val="Основной текст (2) + Интервал 2 pt"/>
    <w:rsid w:val="004C6890"/>
    <w:rPr>
      <w:rFonts w:ascii="Times New Roman" w:hAnsi="Times New Roman" w:cs="Times New Roman"/>
      <w:spacing w:val="40"/>
      <w:sz w:val="28"/>
      <w:szCs w:val="28"/>
      <w:u w:val="none"/>
      <w:shd w:val="clear" w:color="auto" w:fill="FFFFFF"/>
    </w:rPr>
  </w:style>
  <w:style w:type="numbering" w:customStyle="1" w:styleId="36">
    <w:name w:val="Нет списка3"/>
    <w:next w:val="a2"/>
    <w:semiHidden/>
    <w:rsid w:val="00324922"/>
  </w:style>
  <w:style w:type="numbering" w:customStyle="1" w:styleId="42">
    <w:name w:val="Нет списка4"/>
    <w:next w:val="a2"/>
    <w:semiHidden/>
    <w:rsid w:val="006266F2"/>
  </w:style>
  <w:style w:type="numbering" w:customStyle="1" w:styleId="53">
    <w:name w:val="Нет списка5"/>
    <w:next w:val="a2"/>
    <w:semiHidden/>
    <w:rsid w:val="002A6FEE"/>
  </w:style>
  <w:style w:type="paragraph" w:styleId="af">
    <w:name w:val="List Paragraph"/>
    <w:basedOn w:val="a"/>
    <w:uiPriority w:val="34"/>
    <w:qFormat/>
    <w:rsid w:val="00994D21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character" w:styleId="af0">
    <w:name w:val="annotation reference"/>
    <w:rsid w:val="00A37D06"/>
    <w:rPr>
      <w:sz w:val="16"/>
    </w:rPr>
  </w:style>
  <w:style w:type="paragraph" w:styleId="af1">
    <w:name w:val="annotation text"/>
    <w:basedOn w:val="a"/>
    <w:link w:val="af2"/>
    <w:rsid w:val="00A37D06"/>
    <w:pPr>
      <w:widowControl/>
      <w:autoSpaceDE/>
      <w:autoSpaceDN/>
      <w:adjustRightInd/>
    </w:pPr>
    <w:rPr>
      <w:rFonts w:ascii="Times New Roman" w:hAnsi="Times New Roman" w:cs="Times New Roman"/>
    </w:rPr>
  </w:style>
  <w:style w:type="character" w:customStyle="1" w:styleId="af2">
    <w:name w:val="Текст примечания Знак"/>
    <w:basedOn w:val="a0"/>
    <w:link w:val="af1"/>
    <w:rsid w:val="00A37D06"/>
  </w:style>
  <w:style w:type="paragraph" w:styleId="af3">
    <w:name w:val="annotation subject"/>
    <w:basedOn w:val="af1"/>
    <w:next w:val="af1"/>
    <w:link w:val="af4"/>
    <w:rsid w:val="00A37D06"/>
    <w:rPr>
      <w:b/>
      <w:bCs/>
    </w:rPr>
  </w:style>
  <w:style w:type="character" w:customStyle="1" w:styleId="af4">
    <w:name w:val="Тема примечания Знак"/>
    <w:link w:val="af3"/>
    <w:rsid w:val="00A37D06"/>
    <w:rPr>
      <w:b/>
      <w:bCs/>
    </w:rPr>
  </w:style>
  <w:style w:type="table" w:customStyle="1" w:styleId="27">
    <w:name w:val="Сетка таблицы2"/>
    <w:basedOn w:val="a1"/>
    <w:next w:val="aa"/>
    <w:rsid w:val="00AD07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Сетка таблицы3"/>
    <w:basedOn w:val="a1"/>
    <w:next w:val="aa"/>
    <w:rsid w:val="00A418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етка таблицы4"/>
    <w:basedOn w:val="a1"/>
    <w:next w:val="aa"/>
    <w:rsid w:val="00A418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image" Target="media/image493.wmf"/><Relationship Id="rId769" Type="http://schemas.openxmlformats.org/officeDocument/2006/relationships/oleObject" Target="embeddings/oleObject187.bin"/><Relationship Id="rId976" Type="http://schemas.openxmlformats.org/officeDocument/2006/relationships/image" Target="media/image732.wmf"/><Relationship Id="rId21" Type="http://schemas.openxmlformats.org/officeDocument/2006/relationships/image" Target="media/image6.wmf"/><Relationship Id="rId324" Type="http://schemas.openxmlformats.org/officeDocument/2006/relationships/image" Target="media/image209.wmf"/><Relationship Id="rId531" Type="http://schemas.openxmlformats.org/officeDocument/2006/relationships/image" Target="media/image371.wmf"/><Relationship Id="rId629" Type="http://schemas.openxmlformats.org/officeDocument/2006/relationships/image" Target="media/image457.wmf"/><Relationship Id="rId170" Type="http://schemas.openxmlformats.org/officeDocument/2006/relationships/image" Target="media/image89.wmf"/><Relationship Id="rId836" Type="http://schemas.openxmlformats.org/officeDocument/2006/relationships/image" Target="media/image616.wmf"/><Relationship Id="rId1021" Type="http://schemas.openxmlformats.org/officeDocument/2006/relationships/oleObject" Target="embeddings/oleObject258.bin"/><Relationship Id="rId268" Type="http://schemas.openxmlformats.org/officeDocument/2006/relationships/image" Target="media/image181.wmf"/><Relationship Id="rId475" Type="http://schemas.openxmlformats.org/officeDocument/2006/relationships/image" Target="media/image318.wmf"/><Relationship Id="rId682" Type="http://schemas.openxmlformats.org/officeDocument/2006/relationships/image" Target="media/image502.wmf"/><Relationship Id="rId903" Type="http://schemas.openxmlformats.org/officeDocument/2006/relationships/image" Target="media/image680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12.bin"/><Relationship Id="rId542" Type="http://schemas.openxmlformats.org/officeDocument/2006/relationships/image" Target="media/image382.wmf"/><Relationship Id="rId987" Type="http://schemas.openxmlformats.org/officeDocument/2006/relationships/oleObject" Target="embeddings/oleObject241.bin"/><Relationship Id="rId181" Type="http://schemas.openxmlformats.org/officeDocument/2006/relationships/image" Target="media/image100.wmf"/><Relationship Id="rId402" Type="http://schemas.openxmlformats.org/officeDocument/2006/relationships/image" Target="media/image254.wmf"/><Relationship Id="rId847" Type="http://schemas.openxmlformats.org/officeDocument/2006/relationships/image" Target="media/image627.wmf"/><Relationship Id="rId1032" Type="http://schemas.openxmlformats.org/officeDocument/2006/relationships/oleObject" Target="embeddings/oleObject263.bin"/><Relationship Id="rId279" Type="http://schemas.openxmlformats.org/officeDocument/2006/relationships/oleObject" Target="embeddings/oleObject84.bin"/><Relationship Id="rId486" Type="http://schemas.openxmlformats.org/officeDocument/2006/relationships/image" Target="media/image329.wmf"/><Relationship Id="rId693" Type="http://schemas.openxmlformats.org/officeDocument/2006/relationships/image" Target="media/image512.wmf"/><Relationship Id="rId707" Type="http://schemas.openxmlformats.org/officeDocument/2006/relationships/image" Target="media/image526.wmf"/><Relationship Id="rId914" Type="http://schemas.openxmlformats.org/officeDocument/2006/relationships/image" Target="media/image690.wmf"/><Relationship Id="rId43" Type="http://schemas.openxmlformats.org/officeDocument/2006/relationships/image" Target="media/image17.wmf"/><Relationship Id="rId139" Type="http://schemas.openxmlformats.org/officeDocument/2006/relationships/image" Target="media/image61.wmf"/><Relationship Id="rId346" Type="http://schemas.openxmlformats.org/officeDocument/2006/relationships/image" Target="media/image220.wmf"/><Relationship Id="rId553" Type="http://schemas.openxmlformats.org/officeDocument/2006/relationships/image" Target="media/image393.wmf"/><Relationship Id="rId760" Type="http://schemas.openxmlformats.org/officeDocument/2006/relationships/image" Target="media/image569.wmf"/><Relationship Id="rId998" Type="http://schemas.openxmlformats.org/officeDocument/2006/relationships/image" Target="media/image743.wmf"/><Relationship Id="rId192" Type="http://schemas.openxmlformats.org/officeDocument/2006/relationships/image" Target="media/image111.wmf"/><Relationship Id="rId206" Type="http://schemas.openxmlformats.org/officeDocument/2006/relationships/image" Target="media/image125.wmf"/><Relationship Id="rId413" Type="http://schemas.openxmlformats.org/officeDocument/2006/relationships/image" Target="media/image261.wmf"/><Relationship Id="rId858" Type="http://schemas.openxmlformats.org/officeDocument/2006/relationships/image" Target="media/image638.wmf"/><Relationship Id="rId1043" Type="http://schemas.openxmlformats.org/officeDocument/2006/relationships/image" Target="media/image766.wmf"/><Relationship Id="rId497" Type="http://schemas.openxmlformats.org/officeDocument/2006/relationships/image" Target="media/image339.wmf"/><Relationship Id="rId620" Type="http://schemas.openxmlformats.org/officeDocument/2006/relationships/image" Target="media/image448.wmf"/><Relationship Id="rId718" Type="http://schemas.openxmlformats.org/officeDocument/2006/relationships/image" Target="media/image534.wmf"/><Relationship Id="rId925" Type="http://schemas.openxmlformats.org/officeDocument/2006/relationships/image" Target="media/image701.wmf"/><Relationship Id="rId357" Type="http://schemas.openxmlformats.org/officeDocument/2006/relationships/oleObject" Target="embeddings/oleObject123.bin"/><Relationship Id="rId54" Type="http://schemas.openxmlformats.org/officeDocument/2006/relationships/image" Target="media/image23.wmf"/><Relationship Id="rId217" Type="http://schemas.openxmlformats.org/officeDocument/2006/relationships/image" Target="media/image136.wmf"/><Relationship Id="rId564" Type="http://schemas.openxmlformats.org/officeDocument/2006/relationships/oleObject" Target="embeddings/oleObject154.bin"/><Relationship Id="rId771" Type="http://schemas.openxmlformats.org/officeDocument/2006/relationships/oleObject" Target="embeddings/oleObject188.bin"/><Relationship Id="rId869" Type="http://schemas.openxmlformats.org/officeDocument/2006/relationships/image" Target="media/image648.wmf"/><Relationship Id="rId424" Type="http://schemas.openxmlformats.org/officeDocument/2006/relationships/image" Target="media/image271.wmf"/><Relationship Id="rId631" Type="http://schemas.openxmlformats.org/officeDocument/2006/relationships/image" Target="media/image459.wmf"/><Relationship Id="rId729" Type="http://schemas.openxmlformats.org/officeDocument/2006/relationships/image" Target="media/image544.wmf"/><Relationship Id="rId1054" Type="http://schemas.openxmlformats.org/officeDocument/2006/relationships/oleObject" Target="embeddings/oleObject274.bin"/><Relationship Id="rId270" Type="http://schemas.openxmlformats.org/officeDocument/2006/relationships/image" Target="media/image182.wmf"/><Relationship Id="rId936" Type="http://schemas.openxmlformats.org/officeDocument/2006/relationships/oleObject" Target="embeddings/oleObject216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231.wmf"/><Relationship Id="rId575" Type="http://schemas.openxmlformats.org/officeDocument/2006/relationships/image" Target="media/image410.wmf"/><Relationship Id="rId782" Type="http://schemas.openxmlformats.org/officeDocument/2006/relationships/image" Target="media/image580.wmf"/><Relationship Id="rId228" Type="http://schemas.openxmlformats.org/officeDocument/2006/relationships/image" Target="media/image147.wmf"/><Relationship Id="rId435" Type="http://schemas.openxmlformats.org/officeDocument/2006/relationships/image" Target="media/image282.wmf"/><Relationship Id="rId642" Type="http://schemas.openxmlformats.org/officeDocument/2006/relationships/image" Target="media/image469.wmf"/><Relationship Id="rId1065" Type="http://schemas.openxmlformats.org/officeDocument/2006/relationships/image" Target="media/image777.wmf"/><Relationship Id="rId281" Type="http://schemas.openxmlformats.org/officeDocument/2006/relationships/oleObject" Target="embeddings/oleObject85.bin"/><Relationship Id="rId502" Type="http://schemas.openxmlformats.org/officeDocument/2006/relationships/image" Target="media/image344.wmf"/><Relationship Id="rId947" Type="http://schemas.openxmlformats.org/officeDocument/2006/relationships/oleObject" Target="embeddings/oleObject221.bin"/><Relationship Id="rId76" Type="http://schemas.openxmlformats.org/officeDocument/2006/relationships/oleObject" Target="embeddings/oleObject35.bin"/><Relationship Id="rId141" Type="http://schemas.openxmlformats.org/officeDocument/2006/relationships/image" Target="media/image62.wmf"/><Relationship Id="rId379" Type="http://schemas.openxmlformats.org/officeDocument/2006/relationships/image" Target="media/image238.wmf"/><Relationship Id="rId586" Type="http://schemas.openxmlformats.org/officeDocument/2006/relationships/image" Target="media/image417.wmf"/><Relationship Id="rId793" Type="http://schemas.openxmlformats.org/officeDocument/2006/relationships/oleObject" Target="embeddings/oleObject199.bin"/><Relationship Id="rId807" Type="http://schemas.openxmlformats.org/officeDocument/2006/relationships/oleObject" Target="embeddings/oleObject206.bin"/><Relationship Id="rId7" Type="http://schemas.openxmlformats.org/officeDocument/2006/relationships/endnotes" Target="endnotes.xml"/><Relationship Id="rId239" Type="http://schemas.openxmlformats.org/officeDocument/2006/relationships/image" Target="media/image158.wmf"/><Relationship Id="rId446" Type="http://schemas.openxmlformats.org/officeDocument/2006/relationships/image" Target="media/image292.wmf"/><Relationship Id="rId653" Type="http://schemas.openxmlformats.org/officeDocument/2006/relationships/image" Target="media/image475.wmf"/><Relationship Id="rId1076" Type="http://schemas.openxmlformats.org/officeDocument/2006/relationships/image" Target="media/image783.jpeg"/><Relationship Id="rId292" Type="http://schemas.openxmlformats.org/officeDocument/2006/relationships/image" Target="media/image193.wmf"/><Relationship Id="rId306" Type="http://schemas.openxmlformats.org/officeDocument/2006/relationships/image" Target="media/image200.wmf"/><Relationship Id="rId860" Type="http://schemas.openxmlformats.org/officeDocument/2006/relationships/image" Target="media/image639.wmf"/><Relationship Id="rId958" Type="http://schemas.openxmlformats.org/officeDocument/2006/relationships/image" Target="media/image723.wmf"/><Relationship Id="rId87" Type="http://schemas.openxmlformats.org/officeDocument/2006/relationships/image" Target="media/image38.wmf"/><Relationship Id="rId513" Type="http://schemas.openxmlformats.org/officeDocument/2006/relationships/image" Target="media/image355.wmf"/><Relationship Id="rId597" Type="http://schemas.openxmlformats.org/officeDocument/2006/relationships/image" Target="media/image425.wmf"/><Relationship Id="rId720" Type="http://schemas.openxmlformats.org/officeDocument/2006/relationships/image" Target="media/image535.wmf"/><Relationship Id="rId818" Type="http://schemas.openxmlformats.org/officeDocument/2006/relationships/image" Target="media/image598.wmf"/><Relationship Id="rId152" Type="http://schemas.openxmlformats.org/officeDocument/2006/relationships/image" Target="media/image71.wmf"/><Relationship Id="rId457" Type="http://schemas.openxmlformats.org/officeDocument/2006/relationships/image" Target="media/image301.wmf"/><Relationship Id="rId1003" Type="http://schemas.openxmlformats.org/officeDocument/2006/relationships/oleObject" Target="embeddings/oleObject249.bin"/><Relationship Id="rId664" Type="http://schemas.openxmlformats.org/officeDocument/2006/relationships/image" Target="media/image486.wmf"/><Relationship Id="rId871" Type="http://schemas.openxmlformats.org/officeDocument/2006/relationships/image" Target="media/image650.wmf"/><Relationship Id="rId969" Type="http://schemas.openxmlformats.org/officeDocument/2006/relationships/oleObject" Target="embeddings/oleObject232.bin"/><Relationship Id="rId14" Type="http://schemas.openxmlformats.org/officeDocument/2006/relationships/image" Target="media/image3.wmf"/><Relationship Id="rId317" Type="http://schemas.openxmlformats.org/officeDocument/2006/relationships/oleObject" Target="embeddings/oleObject103.bin"/><Relationship Id="rId524" Type="http://schemas.openxmlformats.org/officeDocument/2006/relationships/image" Target="media/image364.wmf"/><Relationship Id="rId731" Type="http://schemas.openxmlformats.org/officeDocument/2006/relationships/image" Target="media/image546.wmf"/><Relationship Id="rId98" Type="http://schemas.openxmlformats.org/officeDocument/2006/relationships/oleObject" Target="embeddings/oleObject46.bin"/><Relationship Id="rId163" Type="http://schemas.openxmlformats.org/officeDocument/2006/relationships/image" Target="media/image82.png"/><Relationship Id="rId370" Type="http://schemas.openxmlformats.org/officeDocument/2006/relationships/image" Target="media/image232.wmf"/><Relationship Id="rId829" Type="http://schemas.openxmlformats.org/officeDocument/2006/relationships/image" Target="media/image609.wmf"/><Relationship Id="rId1014" Type="http://schemas.openxmlformats.org/officeDocument/2006/relationships/image" Target="media/image751.wmf"/><Relationship Id="rId230" Type="http://schemas.openxmlformats.org/officeDocument/2006/relationships/image" Target="media/image149.wmf"/><Relationship Id="rId468" Type="http://schemas.openxmlformats.org/officeDocument/2006/relationships/image" Target="media/image311.wmf"/><Relationship Id="rId675" Type="http://schemas.openxmlformats.org/officeDocument/2006/relationships/image" Target="media/image497.png"/><Relationship Id="rId882" Type="http://schemas.openxmlformats.org/officeDocument/2006/relationships/image" Target="media/image660.wmf"/><Relationship Id="rId25" Type="http://schemas.openxmlformats.org/officeDocument/2006/relationships/image" Target="media/image8.wmf"/><Relationship Id="rId328" Type="http://schemas.openxmlformats.org/officeDocument/2006/relationships/image" Target="media/image211.wmf"/><Relationship Id="rId535" Type="http://schemas.openxmlformats.org/officeDocument/2006/relationships/image" Target="media/image375.wmf"/><Relationship Id="rId742" Type="http://schemas.openxmlformats.org/officeDocument/2006/relationships/image" Target="media/image555.png"/><Relationship Id="rId174" Type="http://schemas.openxmlformats.org/officeDocument/2006/relationships/image" Target="media/image93.wmf"/><Relationship Id="rId381" Type="http://schemas.openxmlformats.org/officeDocument/2006/relationships/image" Target="media/image240.wmf"/><Relationship Id="rId602" Type="http://schemas.openxmlformats.org/officeDocument/2006/relationships/image" Target="media/image430.wmf"/><Relationship Id="rId1025" Type="http://schemas.openxmlformats.org/officeDocument/2006/relationships/image" Target="media/image757.wmf"/><Relationship Id="rId241" Type="http://schemas.openxmlformats.org/officeDocument/2006/relationships/image" Target="media/image160.wmf"/><Relationship Id="rId479" Type="http://schemas.openxmlformats.org/officeDocument/2006/relationships/image" Target="media/image322.wmf"/><Relationship Id="rId686" Type="http://schemas.openxmlformats.org/officeDocument/2006/relationships/oleObject" Target="embeddings/oleObject172.bin"/><Relationship Id="rId893" Type="http://schemas.openxmlformats.org/officeDocument/2006/relationships/image" Target="media/image670.wmf"/><Relationship Id="rId907" Type="http://schemas.openxmlformats.org/officeDocument/2006/relationships/image" Target="media/image683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14.bin"/><Relationship Id="rId546" Type="http://schemas.openxmlformats.org/officeDocument/2006/relationships/image" Target="media/image386.wmf"/><Relationship Id="rId753" Type="http://schemas.openxmlformats.org/officeDocument/2006/relationships/oleObject" Target="embeddings/oleObject179.bin"/><Relationship Id="rId101" Type="http://schemas.openxmlformats.org/officeDocument/2006/relationships/image" Target="media/image45.wmf"/><Relationship Id="rId185" Type="http://schemas.openxmlformats.org/officeDocument/2006/relationships/image" Target="media/image104.wmf"/><Relationship Id="rId406" Type="http://schemas.openxmlformats.org/officeDocument/2006/relationships/image" Target="media/image256.wmf"/><Relationship Id="rId960" Type="http://schemas.openxmlformats.org/officeDocument/2006/relationships/image" Target="media/image724.wmf"/><Relationship Id="rId1036" Type="http://schemas.openxmlformats.org/officeDocument/2006/relationships/oleObject" Target="embeddings/oleObject265.bin"/><Relationship Id="rId392" Type="http://schemas.openxmlformats.org/officeDocument/2006/relationships/image" Target="media/image247.wmf"/><Relationship Id="rId613" Type="http://schemas.openxmlformats.org/officeDocument/2006/relationships/image" Target="media/image441.wmf"/><Relationship Id="rId697" Type="http://schemas.openxmlformats.org/officeDocument/2006/relationships/image" Target="media/image516.wmf"/><Relationship Id="rId820" Type="http://schemas.openxmlformats.org/officeDocument/2006/relationships/image" Target="media/image600.wmf"/><Relationship Id="rId918" Type="http://schemas.openxmlformats.org/officeDocument/2006/relationships/image" Target="media/image694.wmf"/><Relationship Id="rId252" Type="http://schemas.openxmlformats.org/officeDocument/2006/relationships/image" Target="media/image171.wmf"/><Relationship Id="rId47" Type="http://schemas.openxmlformats.org/officeDocument/2006/relationships/image" Target="media/image19.wmf"/><Relationship Id="rId112" Type="http://schemas.openxmlformats.org/officeDocument/2006/relationships/image" Target="media/image51.wmf"/><Relationship Id="rId557" Type="http://schemas.openxmlformats.org/officeDocument/2006/relationships/image" Target="media/image397.wmf"/><Relationship Id="rId764" Type="http://schemas.openxmlformats.org/officeDocument/2006/relationships/image" Target="media/image571.wmf"/><Relationship Id="rId971" Type="http://schemas.openxmlformats.org/officeDocument/2006/relationships/oleObject" Target="embeddings/oleObject233.bin"/><Relationship Id="rId196" Type="http://schemas.openxmlformats.org/officeDocument/2006/relationships/image" Target="media/image115.wmf"/><Relationship Id="rId417" Type="http://schemas.openxmlformats.org/officeDocument/2006/relationships/image" Target="media/image264.wmf"/><Relationship Id="rId624" Type="http://schemas.openxmlformats.org/officeDocument/2006/relationships/image" Target="media/image452.wmf"/><Relationship Id="rId831" Type="http://schemas.openxmlformats.org/officeDocument/2006/relationships/image" Target="media/image611.wmf"/><Relationship Id="rId1047" Type="http://schemas.openxmlformats.org/officeDocument/2006/relationships/image" Target="media/image768.wmf"/><Relationship Id="rId263" Type="http://schemas.openxmlformats.org/officeDocument/2006/relationships/oleObject" Target="embeddings/oleObject76.bin"/><Relationship Id="rId470" Type="http://schemas.openxmlformats.org/officeDocument/2006/relationships/image" Target="media/image313.wmf"/><Relationship Id="rId929" Type="http://schemas.openxmlformats.org/officeDocument/2006/relationships/image" Target="media/image705.wmf"/><Relationship Id="rId58" Type="http://schemas.openxmlformats.org/officeDocument/2006/relationships/image" Target="media/image25.wmf"/><Relationship Id="rId123" Type="http://schemas.openxmlformats.org/officeDocument/2006/relationships/oleObject" Target="embeddings/oleObject59.bin"/><Relationship Id="rId330" Type="http://schemas.openxmlformats.org/officeDocument/2006/relationships/image" Target="media/image212.wmf"/><Relationship Id="rId568" Type="http://schemas.openxmlformats.org/officeDocument/2006/relationships/image" Target="media/image404.wmf"/><Relationship Id="rId775" Type="http://schemas.openxmlformats.org/officeDocument/2006/relationships/oleObject" Target="embeddings/oleObject190.bin"/><Relationship Id="rId982" Type="http://schemas.openxmlformats.org/officeDocument/2006/relationships/image" Target="media/image735.wmf"/><Relationship Id="rId428" Type="http://schemas.openxmlformats.org/officeDocument/2006/relationships/image" Target="media/image275.wmf"/><Relationship Id="rId635" Type="http://schemas.openxmlformats.org/officeDocument/2006/relationships/image" Target="media/image463.wmf"/><Relationship Id="rId842" Type="http://schemas.openxmlformats.org/officeDocument/2006/relationships/image" Target="media/image622.wmf"/><Relationship Id="rId1058" Type="http://schemas.openxmlformats.org/officeDocument/2006/relationships/oleObject" Target="embeddings/oleObject276.bin"/><Relationship Id="rId274" Type="http://schemas.openxmlformats.org/officeDocument/2006/relationships/image" Target="media/image184.wmf"/><Relationship Id="rId481" Type="http://schemas.openxmlformats.org/officeDocument/2006/relationships/image" Target="media/image324.wmf"/><Relationship Id="rId702" Type="http://schemas.openxmlformats.org/officeDocument/2006/relationships/image" Target="media/image521.wmf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6.bin"/><Relationship Id="rId579" Type="http://schemas.openxmlformats.org/officeDocument/2006/relationships/oleObject" Target="embeddings/oleObject158.bin"/><Relationship Id="rId786" Type="http://schemas.openxmlformats.org/officeDocument/2006/relationships/image" Target="media/image582.wmf"/><Relationship Id="rId993" Type="http://schemas.openxmlformats.org/officeDocument/2006/relationships/oleObject" Target="embeddings/oleObject244.bin"/><Relationship Id="rId341" Type="http://schemas.openxmlformats.org/officeDocument/2006/relationships/oleObject" Target="embeddings/oleObject115.bin"/><Relationship Id="rId439" Type="http://schemas.openxmlformats.org/officeDocument/2006/relationships/image" Target="media/image286.wmf"/><Relationship Id="rId646" Type="http://schemas.openxmlformats.org/officeDocument/2006/relationships/image" Target="media/image471.wmf"/><Relationship Id="rId1069" Type="http://schemas.openxmlformats.org/officeDocument/2006/relationships/image" Target="media/image779.png"/><Relationship Id="rId201" Type="http://schemas.openxmlformats.org/officeDocument/2006/relationships/image" Target="media/image120.wmf"/><Relationship Id="rId285" Type="http://schemas.openxmlformats.org/officeDocument/2006/relationships/oleObject" Target="embeddings/oleObject87.bin"/><Relationship Id="rId506" Type="http://schemas.openxmlformats.org/officeDocument/2006/relationships/image" Target="media/image348.wmf"/><Relationship Id="rId853" Type="http://schemas.openxmlformats.org/officeDocument/2006/relationships/image" Target="media/image633.wmf"/><Relationship Id="rId492" Type="http://schemas.openxmlformats.org/officeDocument/2006/relationships/image" Target="media/image334.wmf"/><Relationship Id="rId713" Type="http://schemas.openxmlformats.org/officeDocument/2006/relationships/image" Target="media/image531.wmf"/><Relationship Id="rId797" Type="http://schemas.openxmlformats.org/officeDocument/2006/relationships/oleObject" Target="embeddings/oleObject201.bin"/><Relationship Id="rId920" Type="http://schemas.openxmlformats.org/officeDocument/2006/relationships/image" Target="media/image696.wmf"/><Relationship Id="rId145" Type="http://schemas.openxmlformats.org/officeDocument/2006/relationships/image" Target="media/image64.wmf"/><Relationship Id="rId352" Type="http://schemas.openxmlformats.org/officeDocument/2006/relationships/image" Target="media/image223.wmf"/><Relationship Id="rId212" Type="http://schemas.openxmlformats.org/officeDocument/2006/relationships/image" Target="media/image131.wmf"/><Relationship Id="rId657" Type="http://schemas.openxmlformats.org/officeDocument/2006/relationships/image" Target="media/image479.wmf"/><Relationship Id="rId864" Type="http://schemas.openxmlformats.org/officeDocument/2006/relationships/image" Target="media/image643.wmf"/><Relationship Id="rId296" Type="http://schemas.openxmlformats.org/officeDocument/2006/relationships/image" Target="media/image195.wmf"/><Relationship Id="rId517" Type="http://schemas.openxmlformats.org/officeDocument/2006/relationships/image" Target="media/image359.wmf"/><Relationship Id="rId724" Type="http://schemas.openxmlformats.org/officeDocument/2006/relationships/image" Target="media/image539.wmf"/><Relationship Id="rId931" Type="http://schemas.openxmlformats.org/officeDocument/2006/relationships/image" Target="media/image707.wmf"/><Relationship Id="rId60" Type="http://schemas.openxmlformats.org/officeDocument/2006/relationships/oleObject" Target="embeddings/oleObject26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26.bin"/><Relationship Id="rId570" Type="http://schemas.openxmlformats.org/officeDocument/2006/relationships/image" Target="media/image406.wmf"/><Relationship Id="rId1007" Type="http://schemas.openxmlformats.org/officeDocument/2006/relationships/oleObject" Target="embeddings/oleObject251.bin"/><Relationship Id="rId223" Type="http://schemas.openxmlformats.org/officeDocument/2006/relationships/image" Target="media/image142.wmf"/><Relationship Id="rId430" Type="http://schemas.openxmlformats.org/officeDocument/2006/relationships/image" Target="media/image277.wmf"/><Relationship Id="rId668" Type="http://schemas.openxmlformats.org/officeDocument/2006/relationships/image" Target="media/image490.wmf"/><Relationship Id="rId875" Type="http://schemas.openxmlformats.org/officeDocument/2006/relationships/image" Target="media/image654.wmf"/><Relationship Id="rId1060" Type="http://schemas.openxmlformats.org/officeDocument/2006/relationships/oleObject" Target="embeddings/oleObject277.bin"/><Relationship Id="rId18" Type="http://schemas.openxmlformats.org/officeDocument/2006/relationships/oleObject" Target="embeddings/oleObject5.bin"/><Relationship Id="rId528" Type="http://schemas.openxmlformats.org/officeDocument/2006/relationships/image" Target="media/image368.wmf"/><Relationship Id="rId735" Type="http://schemas.openxmlformats.org/officeDocument/2006/relationships/image" Target="media/image549.wmf"/><Relationship Id="rId942" Type="http://schemas.openxmlformats.org/officeDocument/2006/relationships/image" Target="media/image715.wmf"/><Relationship Id="rId167" Type="http://schemas.openxmlformats.org/officeDocument/2006/relationships/image" Target="media/image86.wmf"/><Relationship Id="rId374" Type="http://schemas.openxmlformats.org/officeDocument/2006/relationships/image" Target="media/image234.wmf"/><Relationship Id="rId581" Type="http://schemas.openxmlformats.org/officeDocument/2006/relationships/image" Target="media/image414.wmf"/><Relationship Id="rId1018" Type="http://schemas.openxmlformats.org/officeDocument/2006/relationships/image" Target="media/image753.wmf"/><Relationship Id="rId71" Type="http://schemas.openxmlformats.org/officeDocument/2006/relationships/image" Target="media/image30.wmf"/><Relationship Id="rId234" Type="http://schemas.openxmlformats.org/officeDocument/2006/relationships/image" Target="media/image153.wmf"/><Relationship Id="rId679" Type="http://schemas.openxmlformats.org/officeDocument/2006/relationships/image" Target="media/image500.wmf"/><Relationship Id="rId802" Type="http://schemas.openxmlformats.org/officeDocument/2006/relationships/image" Target="media/image590.wmf"/><Relationship Id="rId886" Type="http://schemas.openxmlformats.org/officeDocument/2006/relationships/image" Target="media/image663.wmf"/><Relationship Id="rId2" Type="http://schemas.openxmlformats.org/officeDocument/2006/relationships/styles" Target="styles.xml"/><Relationship Id="rId29" Type="http://schemas.openxmlformats.org/officeDocument/2006/relationships/image" Target="media/image10.wmf"/><Relationship Id="rId441" Type="http://schemas.openxmlformats.org/officeDocument/2006/relationships/oleObject" Target="embeddings/oleObject145.bin"/><Relationship Id="rId539" Type="http://schemas.openxmlformats.org/officeDocument/2006/relationships/image" Target="media/image379.wmf"/><Relationship Id="rId746" Type="http://schemas.openxmlformats.org/officeDocument/2006/relationships/image" Target="media/image559.wmf"/><Relationship Id="rId1071" Type="http://schemas.openxmlformats.org/officeDocument/2006/relationships/oleObject" Target="embeddings/oleObject282.bin"/><Relationship Id="rId178" Type="http://schemas.openxmlformats.org/officeDocument/2006/relationships/image" Target="media/image97.wmf"/><Relationship Id="rId301" Type="http://schemas.openxmlformats.org/officeDocument/2006/relationships/oleObject" Target="embeddings/oleObject95.bin"/><Relationship Id="rId953" Type="http://schemas.openxmlformats.org/officeDocument/2006/relationships/oleObject" Target="embeddings/oleObject224.bin"/><Relationship Id="rId1029" Type="http://schemas.openxmlformats.org/officeDocument/2006/relationships/image" Target="media/image759.wmf"/><Relationship Id="rId82" Type="http://schemas.openxmlformats.org/officeDocument/2006/relationships/oleObject" Target="embeddings/oleObject38.bin"/><Relationship Id="rId203" Type="http://schemas.openxmlformats.org/officeDocument/2006/relationships/image" Target="media/image122.wmf"/><Relationship Id="rId385" Type="http://schemas.openxmlformats.org/officeDocument/2006/relationships/image" Target="media/image243.wmf"/><Relationship Id="rId592" Type="http://schemas.openxmlformats.org/officeDocument/2006/relationships/image" Target="media/image420.wmf"/><Relationship Id="rId606" Type="http://schemas.openxmlformats.org/officeDocument/2006/relationships/image" Target="media/image434.wmf"/><Relationship Id="rId648" Type="http://schemas.openxmlformats.org/officeDocument/2006/relationships/image" Target="media/image472.wmf"/><Relationship Id="rId813" Type="http://schemas.openxmlformats.org/officeDocument/2006/relationships/image" Target="media/image595.wmf"/><Relationship Id="rId855" Type="http://schemas.openxmlformats.org/officeDocument/2006/relationships/image" Target="media/image635.wmf"/><Relationship Id="rId1040" Type="http://schemas.openxmlformats.org/officeDocument/2006/relationships/oleObject" Target="embeddings/oleObject267.bin"/><Relationship Id="rId245" Type="http://schemas.openxmlformats.org/officeDocument/2006/relationships/image" Target="media/image164.png"/><Relationship Id="rId287" Type="http://schemas.openxmlformats.org/officeDocument/2006/relationships/oleObject" Target="embeddings/oleObject88.bin"/><Relationship Id="rId410" Type="http://schemas.openxmlformats.org/officeDocument/2006/relationships/image" Target="media/image259.wmf"/><Relationship Id="rId452" Type="http://schemas.openxmlformats.org/officeDocument/2006/relationships/image" Target="media/image297.wmf"/><Relationship Id="rId494" Type="http://schemas.openxmlformats.org/officeDocument/2006/relationships/image" Target="media/image336.wmf"/><Relationship Id="rId508" Type="http://schemas.openxmlformats.org/officeDocument/2006/relationships/image" Target="media/image350.wmf"/><Relationship Id="rId715" Type="http://schemas.openxmlformats.org/officeDocument/2006/relationships/image" Target="media/image532.wmf"/><Relationship Id="rId897" Type="http://schemas.openxmlformats.org/officeDocument/2006/relationships/image" Target="media/image674.wmf"/><Relationship Id="rId922" Type="http://schemas.openxmlformats.org/officeDocument/2006/relationships/image" Target="media/image698.wmf"/><Relationship Id="rId1082" Type="http://schemas.openxmlformats.org/officeDocument/2006/relationships/image" Target="media/image789.png"/><Relationship Id="rId105" Type="http://schemas.openxmlformats.org/officeDocument/2006/relationships/image" Target="media/image47.png"/><Relationship Id="rId147" Type="http://schemas.openxmlformats.org/officeDocument/2006/relationships/image" Target="media/image66.png"/><Relationship Id="rId312" Type="http://schemas.openxmlformats.org/officeDocument/2006/relationships/image" Target="media/image203.wmf"/><Relationship Id="rId354" Type="http://schemas.openxmlformats.org/officeDocument/2006/relationships/image" Target="media/image224.wmf"/><Relationship Id="rId757" Type="http://schemas.openxmlformats.org/officeDocument/2006/relationships/oleObject" Target="embeddings/oleObject181.bin"/><Relationship Id="rId799" Type="http://schemas.openxmlformats.org/officeDocument/2006/relationships/oleObject" Target="embeddings/oleObject202.bin"/><Relationship Id="rId964" Type="http://schemas.openxmlformats.org/officeDocument/2006/relationships/image" Target="media/image726.wmf"/><Relationship Id="rId51" Type="http://schemas.openxmlformats.org/officeDocument/2006/relationships/oleObject" Target="embeddings/oleObject21.bin"/><Relationship Id="rId93" Type="http://schemas.openxmlformats.org/officeDocument/2006/relationships/image" Target="media/image41.wmf"/><Relationship Id="rId189" Type="http://schemas.openxmlformats.org/officeDocument/2006/relationships/image" Target="media/image108.wmf"/><Relationship Id="rId396" Type="http://schemas.openxmlformats.org/officeDocument/2006/relationships/image" Target="media/image249.wmf"/><Relationship Id="rId561" Type="http://schemas.openxmlformats.org/officeDocument/2006/relationships/oleObject" Target="embeddings/oleObject153.bin"/><Relationship Id="rId617" Type="http://schemas.openxmlformats.org/officeDocument/2006/relationships/image" Target="media/image445.wmf"/><Relationship Id="rId659" Type="http://schemas.openxmlformats.org/officeDocument/2006/relationships/image" Target="media/image481.wmf"/><Relationship Id="rId824" Type="http://schemas.openxmlformats.org/officeDocument/2006/relationships/image" Target="media/image604.wmf"/><Relationship Id="rId866" Type="http://schemas.openxmlformats.org/officeDocument/2006/relationships/image" Target="media/image645.wmf"/><Relationship Id="rId214" Type="http://schemas.openxmlformats.org/officeDocument/2006/relationships/image" Target="media/image133.wmf"/><Relationship Id="rId256" Type="http://schemas.openxmlformats.org/officeDocument/2006/relationships/image" Target="media/image175.wmf"/><Relationship Id="rId298" Type="http://schemas.openxmlformats.org/officeDocument/2006/relationships/image" Target="media/image196.wmf"/><Relationship Id="rId421" Type="http://schemas.openxmlformats.org/officeDocument/2006/relationships/image" Target="media/image268.wmf"/><Relationship Id="rId463" Type="http://schemas.openxmlformats.org/officeDocument/2006/relationships/image" Target="media/image306.wmf"/><Relationship Id="rId519" Type="http://schemas.openxmlformats.org/officeDocument/2006/relationships/image" Target="media/image361.wmf"/><Relationship Id="rId670" Type="http://schemas.openxmlformats.org/officeDocument/2006/relationships/image" Target="media/image492.wmf"/><Relationship Id="rId1051" Type="http://schemas.openxmlformats.org/officeDocument/2006/relationships/image" Target="media/image770.wmf"/><Relationship Id="rId116" Type="http://schemas.openxmlformats.org/officeDocument/2006/relationships/image" Target="media/image53.png"/><Relationship Id="rId158" Type="http://schemas.openxmlformats.org/officeDocument/2006/relationships/image" Target="media/image77.wmf"/><Relationship Id="rId323" Type="http://schemas.openxmlformats.org/officeDocument/2006/relationships/oleObject" Target="embeddings/oleObject106.bin"/><Relationship Id="rId530" Type="http://schemas.openxmlformats.org/officeDocument/2006/relationships/image" Target="media/image370.wmf"/><Relationship Id="rId726" Type="http://schemas.openxmlformats.org/officeDocument/2006/relationships/image" Target="media/image541.png"/><Relationship Id="rId768" Type="http://schemas.openxmlformats.org/officeDocument/2006/relationships/image" Target="media/image573.wmf"/><Relationship Id="rId933" Type="http://schemas.openxmlformats.org/officeDocument/2006/relationships/image" Target="media/image709.wmf"/><Relationship Id="rId975" Type="http://schemas.openxmlformats.org/officeDocument/2006/relationships/oleObject" Target="embeddings/oleObject235.bin"/><Relationship Id="rId1009" Type="http://schemas.openxmlformats.org/officeDocument/2006/relationships/oleObject" Target="embeddings/oleObject252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27.bin"/><Relationship Id="rId572" Type="http://schemas.openxmlformats.org/officeDocument/2006/relationships/image" Target="media/image407.wmf"/><Relationship Id="rId628" Type="http://schemas.openxmlformats.org/officeDocument/2006/relationships/image" Target="media/image456.wmf"/><Relationship Id="rId835" Type="http://schemas.openxmlformats.org/officeDocument/2006/relationships/image" Target="media/image615.wmf"/><Relationship Id="rId225" Type="http://schemas.openxmlformats.org/officeDocument/2006/relationships/image" Target="media/image144.wmf"/><Relationship Id="rId267" Type="http://schemas.openxmlformats.org/officeDocument/2006/relationships/oleObject" Target="embeddings/oleObject78.bin"/><Relationship Id="rId432" Type="http://schemas.openxmlformats.org/officeDocument/2006/relationships/image" Target="media/image279.wmf"/><Relationship Id="rId474" Type="http://schemas.openxmlformats.org/officeDocument/2006/relationships/image" Target="media/image317.wmf"/><Relationship Id="rId877" Type="http://schemas.openxmlformats.org/officeDocument/2006/relationships/image" Target="media/image655.wmf"/><Relationship Id="rId1020" Type="http://schemas.openxmlformats.org/officeDocument/2006/relationships/image" Target="media/image754.wmf"/><Relationship Id="rId1062" Type="http://schemas.openxmlformats.org/officeDocument/2006/relationships/oleObject" Target="embeddings/oleObject278.bin"/><Relationship Id="rId127" Type="http://schemas.openxmlformats.org/officeDocument/2006/relationships/oleObject" Target="embeddings/oleObject61.bin"/><Relationship Id="rId681" Type="http://schemas.openxmlformats.org/officeDocument/2006/relationships/image" Target="media/image501.wmf"/><Relationship Id="rId737" Type="http://schemas.openxmlformats.org/officeDocument/2006/relationships/image" Target="media/image550.wmf"/><Relationship Id="rId779" Type="http://schemas.openxmlformats.org/officeDocument/2006/relationships/oleObject" Target="embeddings/oleObject192.bin"/><Relationship Id="rId902" Type="http://schemas.openxmlformats.org/officeDocument/2006/relationships/image" Target="media/image679.wmf"/><Relationship Id="rId944" Type="http://schemas.openxmlformats.org/officeDocument/2006/relationships/image" Target="media/image716.wmf"/><Relationship Id="rId986" Type="http://schemas.openxmlformats.org/officeDocument/2006/relationships/image" Target="media/image737.wmf"/><Relationship Id="rId31" Type="http://schemas.openxmlformats.org/officeDocument/2006/relationships/image" Target="media/image11.wmf"/><Relationship Id="rId73" Type="http://schemas.openxmlformats.org/officeDocument/2006/relationships/image" Target="media/image31.wmf"/><Relationship Id="rId169" Type="http://schemas.openxmlformats.org/officeDocument/2006/relationships/image" Target="media/image88.wmf"/><Relationship Id="rId334" Type="http://schemas.openxmlformats.org/officeDocument/2006/relationships/image" Target="media/image214.wmf"/><Relationship Id="rId376" Type="http://schemas.openxmlformats.org/officeDocument/2006/relationships/image" Target="media/image235.wmf"/><Relationship Id="rId541" Type="http://schemas.openxmlformats.org/officeDocument/2006/relationships/image" Target="media/image381.wmf"/><Relationship Id="rId583" Type="http://schemas.openxmlformats.org/officeDocument/2006/relationships/image" Target="media/image415.wmf"/><Relationship Id="rId639" Type="http://schemas.openxmlformats.org/officeDocument/2006/relationships/image" Target="media/image467.wmf"/><Relationship Id="rId790" Type="http://schemas.openxmlformats.org/officeDocument/2006/relationships/image" Target="media/image584.wmf"/><Relationship Id="rId804" Type="http://schemas.openxmlformats.org/officeDocument/2006/relationships/image" Target="media/image591.wmf"/><Relationship Id="rId4" Type="http://schemas.openxmlformats.org/officeDocument/2006/relationships/settings" Target="settings.xml"/><Relationship Id="rId180" Type="http://schemas.openxmlformats.org/officeDocument/2006/relationships/image" Target="media/image99.wmf"/><Relationship Id="rId236" Type="http://schemas.openxmlformats.org/officeDocument/2006/relationships/image" Target="media/image155.wmf"/><Relationship Id="rId278" Type="http://schemas.openxmlformats.org/officeDocument/2006/relationships/image" Target="media/image186.wmf"/><Relationship Id="rId401" Type="http://schemas.openxmlformats.org/officeDocument/2006/relationships/image" Target="media/image253.wmf"/><Relationship Id="rId443" Type="http://schemas.openxmlformats.org/officeDocument/2006/relationships/image" Target="media/image289.wmf"/><Relationship Id="rId650" Type="http://schemas.openxmlformats.org/officeDocument/2006/relationships/oleObject" Target="embeddings/oleObject168.bin"/><Relationship Id="rId846" Type="http://schemas.openxmlformats.org/officeDocument/2006/relationships/image" Target="media/image626.wmf"/><Relationship Id="rId888" Type="http://schemas.openxmlformats.org/officeDocument/2006/relationships/image" Target="media/image665.wmf"/><Relationship Id="rId1031" Type="http://schemas.openxmlformats.org/officeDocument/2006/relationships/image" Target="media/image760.wmf"/><Relationship Id="rId1073" Type="http://schemas.openxmlformats.org/officeDocument/2006/relationships/oleObject" Target="embeddings/oleObject283.bin"/><Relationship Id="rId303" Type="http://schemas.openxmlformats.org/officeDocument/2006/relationships/oleObject" Target="embeddings/oleObject96.bin"/><Relationship Id="rId485" Type="http://schemas.openxmlformats.org/officeDocument/2006/relationships/image" Target="media/image328.wmf"/><Relationship Id="rId692" Type="http://schemas.openxmlformats.org/officeDocument/2006/relationships/image" Target="media/image511.wmf"/><Relationship Id="rId706" Type="http://schemas.openxmlformats.org/officeDocument/2006/relationships/image" Target="media/image525.wmf"/><Relationship Id="rId748" Type="http://schemas.openxmlformats.org/officeDocument/2006/relationships/image" Target="media/image561.wmf"/><Relationship Id="rId913" Type="http://schemas.openxmlformats.org/officeDocument/2006/relationships/image" Target="media/image689.wmf"/><Relationship Id="rId955" Type="http://schemas.openxmlformats.org/officeDocument/2006/relationships/oleObject" Target="embeddings/oleObject225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9.bin"/><Relationship Id="rId345" Type="http://schemas.openxmlformats.org/officeDocument/2006/relationships/oleObject" Target="embeddings/oleObject117.bin"/><Relationship Id="rId387" Type="http://schemas.openxmlformats.org/officeDocument/2006/relationships/image" Target="media/image245.wmf"/><Relationship Id="rId510" Type="http://schemas.openxmlformats.org/officeDocument/2006/relationships/image" Target="media/image352.wmf"/><Relationship Id="rId552" Type="http://schemas.openxmlformats.org/officeDocument/2006/relationships/image" Target="media/image392.wmf"/><Relationship Id="rId594" Type="http://schemas.openxmlformats.org/officeDocument/2006/relationships/image" Target="media/image422.wmf"/><Relationship Id="rId608" Type="http://schemas.openxmlformats.org/officeDocument/2006/relationships/image" Target="media/image436.wmf"/><Relationship Id="rId815" Type="http://schemas.openxmlformats.org/officeDocument/2006/relationships/image" Target="media/image596.wmf"/><Relationship Id="rId997" Type="http://schemas.openxmlformats.org/officeDocument/2006/relationships/oleObject" Target="embeddings/oleObject246.bin"/><Relationship Id="rId191" Type="http://schemas.openxmlformats.org/officeDocument/2006/relationships/image" Target="media/image110.wmf"/><Relationship Id="rId205" Type="http://schemas.openxmlformats.org/officeDocument/2006/relationships/image" Target="media/image124.wmf"/><Relationship Id="rId247" Type="http://schemas.openxmlformats.org/officeDocument/2006/relationships/image" Target="media/image166.wmf"/><Relationship Id="rId412" Type="http://schemas.openxmlformats.org/officeDocument/2006/relationships/oleObject" Target="embeddings/oleObject143.bin"/><Relationship Id="rId857" Type="http://schemas.openxmlformats.org/officeDocument/2006/relationships/image" Target="media/image637.wmf"/><Relationship Id="rId899" Type="http://schemas.openxmlformats.org/officeDocument/2006/relationships/image" Target="media/image676.wmf"/><Relationship Id="rId1000" Type="http://schemas.openxmlformats.org/officeDocument/2006/relationships/image" Target="media/image744.wmf"/><Relationship Id="rId1042" Type="http://schemas.openxmlformats.org/officeDocument/2006/relationships/oleObject" Target="embeddings/oleObject268.bin"/><Relationship Id="rId1084" Type="http://schemas.openxmlformats.org/officeDocument/2006/relationships/footer" Target="footer4.xml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89.bin"/><Relationship Id="rId454" Type="http://schemas.openxmlformats.org/officeDocument/2006/relationships/image" Target="media/image299.wmf"/><Relationship Id="rId496" Type="http://schemas.openxmlformats.org/officeDocument/2006/relationships/image" Target="media/image338.wmf"/><Relationship Id="rId661" Type="http://schemas.openxmlformats.org/officeDocument/2006/relationships/image" Target="media/image483.wmf"/><Relationship Id="rId717" Type="http://schemas.openxmlformats.org/officeDocument/2006/relationships/image" Target="media/image533.wmf"/><Relationship Id="rId759" Type="http://schemas.openxmlformats.org/officeDocument/2006/relationships/oleObject" Target="embeddings/oleObject182.bin"/><Relationship Id="rId924" Type="http://schemas.openxmlformats.org/officeDocument/2006/relationships/image" Target="media/image700.wmf"/><Relationship Id="rId966" Type="http://schemas.openxmlformats.org/officeDocument/2006/relationships/image" Target="media/image727.wmf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68.png"/><Relationship Id="rId314" Type="http://schemas.openxmlformats.org/officeDocument/2006/relationships/image" Target="media/image204.wmf"/><Relationship Id="rId356" Type="http://schemas.openxmlformats.org/officeDocument/2006/relationships/image" Target="media/image225.wmf"/><Relationship Id="rId398" Type="http://schemas.openxmlformats.org/officeDocument/2006/relationships/image" Target="media/image250.wmf"/><Relationship Id="rId521" Type="http://schemas.openxmlformats.org/officeDocument/2006/relationships/image" Target="media/image362.wmf"/><Relationship Id="rId563" Type="http://schemas.openxmlformats.org/officeDocument/2006/relationships/image" Target="media/image401.wmf"/><Relationship Id="rId619" Type="http://schemas.openxmlformats.org/officeDocument/2006/relationships/image" Target="media/image447.wmf"/><Relationship Id="rId770" Type="http://schemas.openxmlformats.org/officeDocument/2006/relationships/image" Target="media/image574.wmf"/><Relationship Id="rId95" Type="http://schemas.openxmlformats.org/officeDocument/2006/relationships/image" Target="media/image42.wmf"/><Relationship Id="rId160" Type="http://schemas.openxmlformats.org/officeDocument/2006/relationships/image" Target="media/image79.wmf"/><Relationship Id="rId216" Type="http://schemas.openxmlformats.org/officeDocument/2006/relationships/image" Target="media/image135.wmf"/><Relationship Id="rId423" Type="http://schemas.openxmlformats.org/officeDocument/2006/relationships/image" Target="media/image270.wmf"/><Relationship Id="rId826" Type="http://schemas.openxmlformats.org/officeDocument/2006/relationships/image" Target="media/image606.wmf"/><Relationship Id="rId868" Type="http://schemas.openxmlformats.org/officeDocument/2006/relationships/image" Target="media/image647.wmf"/><Relationship Id="rId1011" Type="http://schemas.openxmlformats.org/officeDocument/2006/relationships/oleObject" Target="embeddings/oleObject253.bin"/><Relationship Id="rId1053" Type="http://schemas.openxmlformats.org/officeDocument/2006/relationships/image" Target="media/image771.wmf"/><Relationship Id="rId258" Type="http://schemas.openxmlformats.org/officeDocument/2006/relationships/image" Target="media/image176.wmf"/><Relationship Id="rId465" Type="http://schemas.openxmlformats.org/officeDocument/2006/relationships/image" Target="media/image308.wmf"/><Relationship Id="rId630" Type="http://schemas.openxmlformats.org/officeDocument/2006/relationships/image" Target="media/image458.wmf"/><Relationship Id="rId672" Type="http://schemas.openxmlformats.org/officeDocument/2006/relationships/image" Target="media/image494.wmf"/><Relationship Id="rId728" Type="http://schemas.openxmlformats.org/officeDocument/2006/relationships/image" Target="media/image543.wmf"/><Relationship Id="rId935" Type="http://schemas.openxmlformats.org/officeDocument/2006/relationships/image" Target="media/image711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07.bin"/><Relationship Id="rId367" Type="http://schemas.openxmlformats.org/officeDocument/2006/relationships/oleObject" Target="embeddings/oleObject128.bin"/><Relationship Id="rId532" Type="http://schemas.openxmlformats.org/officeDocument/2006/relationships/image" Target="media/image372.wmf"/><Relationship Id="rId574" Type="http://schemas.openxmlformats.org/officeDocument/2006/relationships/image" Target="media/image409.wmf"/><Relationship Id="rId977" Type="http://schemas.openxmlformats.org/officeDocument/2006/relationships/oleObject" Target="embeddings/oleObject236.bin"/><Relationship Id="rId171" Type="http://schemas.openxmlformats.org/officeDocument/2006/relationships/image" Target="media/image90.wmf"/><Relationship Id="rId227" Type="http://schemas.openxmlformats.org/officeDocument/2006/relationships/image" Target="media/image146.wmf"/><Relationship Id="rId781" Type="http://schemas.openxmlformats.org/officeDocument/2006/relationships/oleObject" Target="embeddings/oleObject193.bin"/><Relationship Id="rId837" Type="http://schemas.openxmlformats.org/officeDocument/2006/relationships/image" Target="media/image617.wmf"/><Relationship Id="rId879" Type="http://schemas.openxmlformats.org/officeDocument/2006/relationships/image" Target="media/image657.wmf"/><Relationship Id="rId1022" Type="http://schemas.openxmlformats.org/officeDocument/2006/relationships/image" Target="media/image755.png"/><Relationship Id="rId269" Type="http://schemas.openxmlformats.org/officeDocument/2006/relationships/oleObject" Target="embeddings/oleObject79.bin"/><Relationship Id="rId434" Type="http://schemas.openxmlformats.org/officeDocument/2006/relationships/image" Target="media/image281.wmf"/><Relationship Id="rId476" Type="http://schemas.openxmlformats.org/officeDocument/2006/relationships/image" Target="media/image319.wmf"/><Relationship Id="rId641" Type="http://schemas.openxmlformats.org/officeDocument/2006/relationships/oleObject" Target="embeddings/oleObject164.bin"/><Relationship Id="rId683" Type="http://schemas.openxmlformats.org/officeDocument/2006/relationships/image" Target="media/image503.wmf"/><Relationship Id="rId739" Type="http://schemas.openxmlformats.org/officeDocument/2006/relationships/image" Target="media/image552.wmf"/><Relationship Id="rId890" Type="http://schemas.openxmlformats.org/officeDocument/2006/relationships/image" Target="media/image667.wmf"/><Relationship Id="rId904" Type="http://schemas.openxmlformats.org/officeDocument/2006/relationships/oleObject" Target="embeddings/oleObject215.bin"/><Relationship Id="rId1064" Type="http://schemas.openxmlformats.org/officeDocument/2006/relationships/oleObject" Target="embeddings/oleObject279.bin"/><Relationship Id="rId33" Type="http://schemas.openxmlformats.org/officeDocument/2006/relationships/image" Target="media/image12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87.wmf"/><Relationship Id="rId336" Type="http://schemas.openxmlformats.org/officeDocument/2006/relationships/image" Target="media/image215.wmf"/><Relationship Id="rId501" Type="http://schemas.openxmlformats.org/officeDocument/2006/relationships/image" Target="media/image343.wmf"/><Relationship Id="rId543" Type="http://schemas.openxmlformats.org/officeDocument/2006/relationships/image" Target="media/image383.wmf"/><Relationship Id="rId946" Type="http://schemas.openxmlformats.org/officeDocument/2006/relationships/image" Target="media/image717.wmf"/><Relationship Id="rId988" Type="http://schemas.openxmlformats.org/officeDocument/2006/relationships/image" Target="media/image738.wmf"/><Relationship Id="rId75" Type="http://schemas.openxmlformats.org/officeDocument/2006/relationships/image" Target="media/image32.wmf"/><Relationship Id="rId140" Type="http://schemas.openxmlformats.org/officeDocument/2006/relationships/oleObject" Target="embeddings/oleObject70.bin"/><Relationship Id="rId182" Type="http://schemas.openxmlformats.org/officeDocument/2006/relationships/image" Target="media/image101.wmf"/><Relationship Id="rId378" Type="http://schemas.openxmlformats.org/officeDocument/2006/relationships/image" Target="media/image237.wmf"/><Relationship Id="rId403" Type="http://schemas.openxmlformats.org/officeDocument/2006/relationships/oleObject" Target="embeddings/oleObject140.bin"/><Relationship Id="rId585" Type="http://schemas.openxmlformats.org/officeDocument/2006/relationships/image" Target="media/image416.wmf"/><Relationship Id="rId750" Type="http://schemas.openxmlformats.org/officeDocument/2006/relationships/image" Target="media/image563.wmf"/><Relationship Id="rId792" Type="http://schemas.openxmlformats.org/officeDocument/2006/relationships/image" Target="media/image585.wmf"/><Relationship Id="rId806" Type="http://schemas.openxmlformats.org/officeDocument/2006/relationships/image" Target="media/image592.wmf"/><Relationship Id="rId848" Type="http://schemas.openxmlformats.org/officeDocument/2006/relationships/image" Target="media/image628.wmf"/><Relationship Id="rId1033" Type="http://schemas.openxmlformats.org/officeDocument/2006/relationships/image" Target="media/image761.wmf"/><Relationship Id="rId6" Type="http://schemas.openxmlformats.org/officeDocument/2006/relationships/footnotes" Target="footnotes.xml"/><Relationship Id="rId238" Type="http://schemas.openxmlformats.org/officeDocument/2006/relationships/image" Target="media/image157.wmf"/><Relationship Id="rId445" Type="http://schemas.openxmlformats.org/officeDocument/2006/relationships/image" Target="media/image291.wmf"/><Relationship Id="rId487" Type="http://schemas.openxmlformats.org/officeDocument/2006/relationships/image" Target="media/image330.wmf"/><Relationship Id="rId610" Type="http://schemas.openxmlformats.org/officeDocument/2006/relationships/image" Target="media/image438.wmf"/><Relationship Id="rId652" Type="http://schemas.openxmlformats.org/officeDocument/2006/relationships/oleObject" Target="embeddings/oleObject169.bin"/><Relationship Id="rId694" Type="http://schemas.openxmlformats.org/officeDocument/2006/relationships/image" Target="media/image513.wmf"/><Relationship Id="rId708" Type="http://schemas.openxmlformats.org/officeDocument/2006/relationships/image" Target="media/image527.wmf"/><Relationship Id="rId915" Type="http://schemas.openxmlformats.org/officeDocument/2006/relationships/image" Target="media/image691.wmf"/><Relationship Id="rId1075" Type="http://schemas.openxmlformats.org/officeDocument/2006/relationships/oleObject" Target="embeddings/oleObject284.bin"/><Relationship Id="rId291" Type="http://schemas.openxmlformats.org/officeDocument/2006/relationships/oleObject" Target="embeddings/oleObject90.bin"/><Relationship Id="rId305" Type="http://schemas.openxmlformats.org/officeDocument/2006/relationships/oleObject" Target="embeddings/oleObject97.bin"/><Relationship Id="rId347" Type="http://schemas.openxmlformats.org/officeDocument/2006/relationships/oleObject" Target="embeddings/oleObject118.bin"/><Relationship Id="rId512" Type="http://schemas.openxmlformats.org/officeDocument/2006/relationships/image" Target="media/image354.wmf"/><Relationship Id="rId957" Type="http://schemas.openxmlformats.org/officeDocument/2006/relationships/oleObject" Target="embeddings/oleObject226.bin"/><Relationship Id="rId999" Type="http://schemas.openxmlformats.org/officeDocument/2006/relationships/oleObject" Target="embeddings/oleObject247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0.png"/><Relationship Id="rId389" Type="http://schemas.openxmlformats.org/officeDocument/2006/relationships/oleObject" Target="embeddings/oleObject135.bin"/><Relationship Id="rId554" Type="http://schemas.openxmlformats.org/officeDocument/2006/relationships/image" Target="media/image394.wmf"/><Relationship Id="rId596" Type="http://schemas.openxmlformats.org/officeDocument/2006/relationships/image" Target="media/image424.wmf"/><Relationship Id="rId761" Type="http://schemas.openxmlformats.org/officeDocument/2006/relationships/oleObject" Target="embeddings/oleObject183.bin"/><Relationship Id="rId817" Type="http://schemas.openxmlformats.org/officeDocument/2006/relationships/image" Target="media/image597.wmf"/><Relationship Id="rId859" Type="http://schemas.openxmlformats.org/officeDocument/2006/relationships/oleObject" Target="embeddings/oleObject212.bin"/><Relationship Id="rId1002" Type="http://schemas.openxmlformats.org/officeDocument/2006/relationships/image" Target="media/image745.wmf"/><Relationship Id="rId193" Type="http://schemas.openxmlformats.org/officeDocument/2006/relationships/image" Target="media/image112.wmf"/><Relationship Id="rId207" Type="http://schemas.openxmlformats.org/officeDocument/2006/relationships/image" Target="media/image126.wmf"/><Relationship Id="rId249" Type="http://schemas.openxmlformats.org/officeDocument/2006/relationships/image" Target="media/image168.wmf"/><Relationship Id="rId414" Type="http://schemas.openxmlformats.org/officeDocument/2006/relationships/oleObject" Target="embeddings/oleObject144.bin"/><Relationship Id="rId456" Type="http://schemas.openxmlformats.org/officeDocument/2006/relationships/image" Target="media/image300.wmf"/><Relationship Id="rId498" Type="http://schemas.openxmlformats.org/officeDocument/2006/relationships/image" Target="media/image340.wmf"/><Relationship Id="rId621" Type="http://schemas.openxmlformats.org/officeDocument/2006/relationships/image" Target="media/image449.wmf"/><Relationship Id="rId663" Type="http://schemas.openxmlformats.org/officeDocument/2006/relationships/image" Target="media/image485.wmf"/><Relationship Id="rId870" Type="http://schemas.openxmlformats.org/officeDocument/2006/relationships/image" Target="media/image649.wmf"/><Relationship Id="rId1044" Type="http://schemas.openxmlformats.org/officeDocument/2006/relationships/oleObject" Target="embeddings/oleObject269.bin"/><Relationship Id="rId1086" Type="http://schemas.openxmlformats.org/officeDocument/2006/relationships/theme" Target="theme/theme1.xml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77.wmf"/><Relationship Id="rId316" Type="http://schemas.openxmlformats.org/officeDocument/2006/relationships/image" Target="media/image205.wmf"/><Relationship Id="rId523" Type="http://schemas.openxmlformats.org/officeDocument/2006/relationships/image" Target="media/image363.wmf"/><Relationship Id="rId719" Type="http://schemas.openxmlformats.org/officeDocument/2006/relationships/oleObject" Target="embeddings/oleObject176.bin"/><Relationship Id="rId926" Type="http://schemas.openxmlformats.org/officeDocument/2006/relationships/image" Target="media/image702.wmf"/><Relationship Id="rId968" Type="http://schemas.openxmlformats.org/officeDocument/2006/relationships/image" Target="media/image728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3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226.wmf"/><Relationship Id="rId565" Type="http://schemas.openxmlformats.org/officeDocument/2006/relationships/image" Target="media/image402.wmf"/><Relationship Id="rId730" Type="http://schemas.openxmlformats.org/officeDocument/2006/relationships/image" Target="media/image545.wmf"/><Relationship Id="rId772" Type="http://schemas.openxmlformats.org/officeDocument/2006/relationships/image" Target="media/image575.wmf"/><Relationship Id="rId828" Type="http://schemas.openxmlformats.org/officeDocument/2006/relationships/image" Target="media/image608.wmf"/><Relationship Id="rId1013" Type="http://schemas.openxmlformats.org/officeDocument/2006/relationships/oleObject" Target="embeddings/oleObject254.bin"/><Relationship Id="rId162" Type="http://schemas.openxmlformats.org/officeDocument/2006/relationships/image" Target="media/image81.png"/><Relationship Id="rId218" Type="http://schemas.openxmlformats.org/officeDocument/2006/relationships/image" Target="media/image137.wmf"/><Relationship Id="rId425" Type="http://schemas.openxmlformats.org/officeDocument/2006/relationships/image" Target="media/image272.wmf"/><Relationship Id="rId467" Type="http://schemas.openxmlformats.org/officeDocument/2006/relationships/image" Target="media/image310.wmf"/><Relationship Id="rId632" Type="http://schemas.openxmlformats.org/officeDocument/2006/relationships/image" Target="media/image460.wmf"/><Relationship Id="rId1055" Type="http://schemas.openxmlformats.org/officeDocument/2006/relationships/image" Target="media/image772.wmf"/><Relationship Id="rId271" Type="http://schemas.openxmlformats.org/officeDocument/2006/relationships/oleObject" Target="embeddings/oleObject80.bin"/><Relationship Id="rId674" Type="http://schemas.openxmlformats.org/officeDocument/2006/relationships/image" Target="media/image496.wmf"/><Relationship Id="rId881" Type="http://schemas.openxmlformats.org/officeDocument/2006/relationships/image" Target="media/image659.wmf"/><Relationship Id="rId937" Type="http://schemas.openxmlformats.org/officeDocument/2006/relationships/image" Target="media/image712.wmf"/><Relationship Id="rId979" Type="http://schemas.openxmlformats.org/officeDocument/2006/relationships/oleObject" Target="embeddings/oleObject237.bin"/><Relationship Id="rId24" Type="http://schemas.openxmlformats.org/officeDocument/2006/relationships/oleObject" Target="embeddings/oleObject8.bin"/><Relationship Id="rId66" Type="http://schemas.openxmlformats.org/officeDocument/2006/relationships/image" Target="media/image28.wmf"/><Relationship Id="rId131" Type="http://schemas.openxmlformats.org/officeDocument/2006/relationships/image" Target="media/image58.wmf"/><Relationship Id="rId327" Type="http://schemas.openxmlformats.org/officeDocument/2006/relationships/oleObject" Target="embeddings/oleObject108.bin"/><Relationship Id="rId369" Type="http://schemas.openxmlformats.org/officeDocument/2006/relationships/oleObject" Target="embeddings/oleObject129.bin"/><Relationship Id="rId534" Type="http://schemas.openxmlformats.org/officeDocument/2006/relationships/image" Target="media/image374.wmf"/><Relationship Id="rId576" Type="http://schemas.openxmlformats.org/officeDocument/2006/relationships/image" Target="media/image411.wmf"/><Relationship Id="rId741" Type="http://schemas.openxmlformats.org/officeDocument/2006/relationships/image" Target="media/image554.wmf"/><Relationship Id="rId783" Type="http://schemas.openxmlformats.org/officeDocument/2006/relationships/oleObject" Target="embeddings/oleObject194.bin"/><Relationship Id="rId839" Type="http://schemas.openxmlformats.org/officeDocument/2006/relationships/image" Target="media/image619.wmf"/><Relationship Id="rId990" Type="http://schemas.openxmlformats.org/officeDocument/2006/relationships/image" Target="media/image739.wmf"/><Relationship Id="rId173" Type="http://schemas.openxmlformats.org/officeDocument/2006/relationships/image" Target="media/image92.wmf"/><Relationship Id="rId229" Type="http://schemas.openxmlformats.org/officeDocument/2006/relationships/image" Target="media/image148.wmf"/><Relationship Id="rId380" Type="http://schemas.openxmlformats.org/officeDocument/2006/relationships/image" Target="media/image239.wmf"/><Relationship Id="rId436" Type="http://schemas.openxmlformats.org/officeDocument/2006/relationships/image" Target="media/image283.wmf"/><Relationship Id="rId601" Type="http://schemas.openxmlformats.org/officeDocument/2006/relationships/image" Target="media/image429.wmf"/><Relationship Id="rId643" Type="http://schemas.openxmlformats.org/officeDocument/2006/relationships/oleObject" Target="embeddings/oleObject165.bin"/><Relationship Id="rId1024" Type="http://schemas.openxmlformats.org/officeDocument/2006/relationships/oleObject" Target="embeddings/oleObject259.bin"/><Relationship Id="rId1066" Type="http://schemas.openxmlformats.org/officeDocument/2006/relationships/oleObject" Target="embeddings/oleObject280.bin"/><Relationship Id="rId240" Type="http://schemas.openxmlformats.org/officeDocument/2006/relationships/image" Target="media/image159.wmf"/><Relationship Id="rId478" Type="http://schemas.openxmlformats.org/officeDocument/2006/relationships/image" Target="media/image321.wmf"/><Relationship Id="rId685" Type="http://schemas.openxmlformats.org/officeDocument/2006/relationships/image" Target="media/image505.wmf"/><Relationship Id="rId850" Type="http://schemas.openxmlformats.org/officeDocument/2006/relationships/image" Target="media/image630.wmf"/><Relationship Id="rId892" Type="http://schemas.openxmlformats.org/officeDocument/2006/relationships/image" Target="media/image669.wmf"/><Relationship Id="rId906" Type="http://schemas.openxmlformats.org/officeDocument/2006/relationships/image" Target="media/image682.wmf"/><Relationship Id="rId948" Type="http://schemas.openxmlformats.org/officeDocument/2006/relationships/image" Target="media/image718.wmf"/><Relationship Id="rId35" Type="http://schemas.openxmlformats.org/officeDocument/2006/relationships/image" Target="media/image13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47.bin"/><Relationship Id="rId282" Type="http://schemas.openxmlformats.org/officeDocument/2006/relationships/image" Target="media/image188.wmf"/><Relationship Id="rId338" Type="http://schemas.openxmlformats.org/officeDocument/2006/relationships/image" Target="media/image216.wmf"/><Relationship Id="rId503" Type="http://schemas.openxmlformats.org/officeDocument/2006/relationships/image" Target="media/image345.wmf"/><Relationship Id="rId545" Type="http://schemas.openxmlformats.org/officeDocument/2006/relationships/image" Target="media/image385.wmf"/><Relationship Id="rId587" Type="http://schemas.openxmlformats.org/officeDocument/2006/relationships/oleObject" Target="embeddings/oleObject161.bin"/><Relationship Id="rId710" Type="http://schemas.openxmlformats.org/officeDocument/2006/relationships/image" Target="media/image529.wmf"/><Relationship Id="rId752" Type="http://schemas.openxmlformats.org/officeDocument/2006/relationships/image" Target="media/image565.wmf"/><Relationship Id="rId808" Type="http://schemas.openxmlformats.org/officeDocument/2006/relationships/image" Target="media/image593.wmf"/><Relationship Id="rId8" Type="http://schemas.openxmlformats.org/officeDocument/2006/relationships/footer" Target="footer1.xml"/><Relationship Id="rId142" Type="http://schemas.openxmlformats.org/officeDocument/2006/relationships/oleObject" Target="embeddings/oleObject71.bin"/><Relationship Id="rId184" Type="http://schemas.openxmlformats.org/officeDocument/2006/relationships/image" Target="media/image103.wmf"/><Relationship Id="rId391" Type="http://schemas.openxmlformats.org/officeDocument/2006/relationships/oleObject" Target="embeddings/oleObject136.bin"/><Relationship Id="rId405" Type="http://schemas.openxmlformats.org/officeDocument/2006/relationships/oleObject" Target="embeddings/oleObject141.bin"/><Relationship Id="rId447" Type="http://schemas.openxmlformats.org/officeDocument/2006/relationships/image" Target="media/image293.wmf"/><Relationship Id="rId612" Type="http://schemas.openxmlformats.org/officeDocument/2006/relationships/image" Target="media/image440.wmf"/><Relationship Id="rId794" Type="http://schemas.openxmlformats.org/officeDocument/2006/relationships/image" Target="media/image586.wmf"/><Relationship Id="rId1035" Type="http://schemas.openxmlformats.org/officeDocument/2006/relationships/image" Target="media/image762.wmf"/><Relationship Id="rId1077" Type="http://schemas.openxmlformats.org/officeDocument/2006/relationships/image" Target="media/image784.png"/><Relationship Id="rId251" Type="http://schemas.openxmlformats.org/officeDocument/2006/relationships/image" Target="media/image170.wmf"/><Relationship Id="rId489" Type="http://schemas.openxmlformats.org/officeDocument/2006/relationships/image" Target="media/image332.wmf"/><Relationship Id="rId654" Type="http://schemas.openxmlformats.org/officeDocument/2006/relationships/image" Target="media/image476.wmf"/><Relationship Id="rId696" Type="http://schemas.openxmlformats.org/officeDocument/2006/relationships/image" Target="media/image515.wmf"/><Relationship Id="rId861" Type="http://schemas.openxmlformats.org/officeDocument/2006/relationships/image" Target="media/image640.wmf"/><Relationship Id="rId917" Type="http://schemas.openxmlformats.org/officeDocument/2006/relationships/image" Target="media/image693.wmf"/><Relationship Id="rId959" Type="http://schemas.openxmlformats.org/officeDocument/2006/relationships/oleObject" Target="embeddings/oleObject227.bin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91.bin"/><Relationship Id="rId307" Type="http://schemas.openxmlformats.org/officeDocument/2006/relationships/oleObject" Target="embeddings/oleObject98.bin"/><Relationship Id="rId349" Type="http://schemas.openxmlformats.org/officeDocument/2006/relationships/oleObject" Target="embeddings/oleObject119.bin"/><Relationship Id="rId514" Type="http://schemas.openxmlformats.org/officeDocument/2006/relationships/image" Target="media/image356.wmf"/><Relationship Id="rId556" Type="http://schemas.openxmlformats.org/officeDocument/2006/relationships/image" Target="media/image396.wmf"/><Relationship Id="rId721" Type="http://schemas.openxmlformats.org/officeDocument/2006/relationships/image" Target="media/image536.wmf"/><Relationship Id="rId763" Type="http://schemas.openxmlformats.org/officeDocument/2006/relationships/oleObject" Target="embeddings/oleObject184.bin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2.bin"/><Relationship Id="rId153" Type="http://schemas.openxmlformats.org/officeDocument/2006/relationships/image" Target="media/image72.wmf"/><Relationship Id="rId195" Type="http://schemas.openxmlformats.org/officeDocument/2006/relationships/image" Target="media/image114.wmf"/><Relationship Id="rId209" Type="http://schemas.openxmlformats.org/officeDocument/2006/relationships/image" Target="media/image128.wmf"/><Relationship Id="rId360" Type="http://schemas.openxmlformats.org/officeDocument/2006/relationships/image" Target="media/image227.wmf"/><Relationship Id="rId416" Type="http://schemas.openxmlformats.org/officeDocument/2006/relationships/image" Target="media/image263.wmf"/><Relationship Id="rId598" Type="http://schemas.openxmlformats.org/officeDocument/2006/relationships/image" Target="media/image426.wmf"/><Relationship Id="rId819" Type="http://schemas.openxmlformats.org/officeDocument/2006/relationships/image" Target="media/image599.wmf"/><Relationship Id="rId970" Type="http://schemas.openxmlformats.org/officeDocument/2006/relationships/image" Target="media/image729.wmf"/><Relationship Id="rId1004" Type="http://schemas.openxmlformats.org/officeDocument/2006/relationships/image" Target="media/image746.wmf"/><Relationship Id="rId1046" Type="http://schemas.openxmlformats.org/officeDocument/2006/relationships/oleObject" Target="embeddings/oleObject270.bin"/><Relationship Id="rId220" Type="http://schemas.openxmlformats.org/officeDocument/2006/relationships/image" Target="media/image139.wmf"/><Relationship Id="rId458" Type="http://schemas.openxmlformats.org/officeDocument/2006/relationships/image" Target="media/image302.wmf"/><Relationship Id="rId623" Type="http://schemas.openxmlformats.org/officeDocument/2006/relationships/image" Target="media/image451.wmf"/><Relationship Id="rId665" Type="http://schemas.openxmlformats.org/officeDocument/2006/relationships/image" Target="media/image487.wmf"/><Relationship Id="rId830" Type="http://schemas.openxmlformats.org/officeDocument/2006/relationships/image" Target="media/image610.wmf"/><Relationship Id="rId872" Type="http://schemas.openxmlformats.org/officeDocument/2006/relationships/image" Target="media/image651.wmf"/><Relationship Id="rId928" Type="http://schemas.openxmlformats.org/officeDocument/2006/relationships/image" Target="media/image704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4.bin"/><Relationship Id="rId262" Type="http://schemas.openxmlformats.org/officeDocument/2006/relationships/image" Target="media/image178.wmf"/><Relationship Id="rId318" Type="http://schemas.openxmlformats.org/officeDocument/2006/relationships/image" Target="media/image206.wmf"/><Relationship Id="rId525" Type="http://schemas.openxmlformats.org/officeDocument/2006/relationships/image" Target="media/image365.wmf"/><Relationship Id="rId567" Type="http://schemas.openxmlformats.org/officeDocument/2006/relationships/image" Target="media/image403.wmf"/><Relationship Id="rId732" Type="http://schemas.openxmlformats.org/officeDocument/2006/relationships/oleObject" Target="embeddings/oleObject177.bin"/><Relationship Id="rId99" Type="http://schemas.openxmlformats.org/officeDocument/2006/relationships/image" Target="media/image44.wmf"/><Relationship Id="rId122" Type="http://schemas.openxmlformats.org/officeDocument/2006/relationships/oleObject" Target="embeddings/oleObject58.bin"/><Relationship Id="rId164" Type="http://schemas.openxmlformats.org/officeDocument/2006/relationships/image" Target="media/image83.png"/><Relationship Id="rId371" Type="http://schemas.openxmlformats.org/officeDocument/2006/relationships/oleObject" Target="embeddings/oleObject130.bin"/><Relationship Id="rId774" Type="http://schemas.openxmlformats.org/officeDocument/2006/relationships/image" Target="media/image576.wmf"/><Relationship Id="rId981" Type="http://schemas.openxmlformats.org/officeDocument/2006/relationships/oleObject" Target="embeddings/oleObject238.bin"/><Relationship Id="rId1015" Type="http://schemas.openxmlformats.org/officeDocument/2006/relationships/oleObject" Target="embeddings/oleObject255.bin"/><Relationship Id="rId1057" Type="http://schemas.openxmlformats.org/officeDocument/2006/relationships/image" Target="media/image773.wmf"/><Relationship Id="rId427" Type="http://schemas.openxmlformats.org/officeDocument/2006/relationships/image" Target="media/image274.wmf"/><Relationship Id="rId469" Type="http://schemas.openxmlformats.org/officeDocument/2006/relationships/image" Target="media/image312.wmf"/><Relationship Id="rId634" Type="http://schemas.openxmlformats.org/officeDocument/2006/relationships/image" Target="media/image462.wmf"/><Relationship Id="rId676" Type="http://schemas.openxmlformats.org/officeDocument/2006/relationships/image" Target="media/image498.wmf"/><Relationship Id="rId841" Type="http://schemas.openxmlformats.org/officeDocument/2006/relationships/image" Target="media/image621.wmf"/><Relationship Id="rId883" Type="http://schemas.openxmlformats.org/officeDocument/2006/relationships/image" Target="media/image661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50.wmf"/><Relationship Id="rId273" Type="http://schemas.openxmlformats.org/officeDocument/2006/relationships/oleObject" Target="embeddings/oleObject81.bin"/><Relationship Id="rId329" Type="http://schemas.openxmlformats.org/officeDocument/2006/relationships/oleObject" Target="embeddings/oleObject109.bin"/><Relationship Id="rId480" Type="http://schemas.openxmlformats.org/officeDocument/2006/relationships/image" Target="media/image323.wmf"/><Relationship Id="rId536" Type="http://schemas.openxmlformats.org/officeDocument/2006/relationships/image" Target="media/image376.wmf"/><Relationship Id="rId701" Type="http://schemas.openxmlformats.org/officeDocument/2006/relationships/image" Target="media/image520.wmf"/><Relationship Id="rId939" Type="http://schemas.openxmlformats.org/officeDocument/2006/relationships/oleObject" Target="embeddings/oleObject217.bin"/><Relationship Id="rId68" Type="http://schemas.openxmlformats.org/officeDocument/2006/relationships/image" Target="media/image29.wmf"/><Relationship Id="rId133" Type="http://schemas.openxmlformats.org/officeDocument/2006/relationships/image" Target="media/image59.wmf"/><Relationship Id="rId175" Type="http://schemas.openxmlformats.org/officeDocument/2006/relationships/image" Target="media/image94.wmf"/><Relationship Id="rId340" Type="http://schemas.openxmlformats.org/officeDocument/2006/relationships/image" Target="media/image217.wmf"/><Relationship Id="rId578" Type="http://schemas.openxmlformats.org/officeDocument/2006/relationships/oleObject" Target="embeddings/oleObject157.bin"/><Relationship Id="rId743" Type="http://schemas.openxmlformats.org/officeDocument/2006/relationships/image" Target="media/image556.wmf"/><Relationship Id="rId785" Type="http://schemas.openxmlformats.org/officeDocument/2006/relationships/oleObject" Target="embeddings/oleObject195.bin"/><Relationship Id="rId950" Type="http://schemas.openxmlformats.org/officeDocument/2006/relationships/image" Target="media/image719.wmf"/><Relationship Id="rId992" Type="http://schemas.openxmlformats.org/officeDocument/2006/relationships/image" Target="media/image740.wmf"/><Relationship Id="rId1026" Type="http://schemas.openxmlformats.org/officeDocument/2006/relationships/oleObject" Target="embeddings/oleObject260.bin"/><Relationship Id="rId200" Type="http://schemas.openxmlformats.org/officeDocument/2006/relationships/image" Target="media/image119.wmf"/><Relationship Id="rId382" Type="http://schemas.openxmlformats.org/officeDocument/2006/relationships/oleObject" Target="embeddings/oleObject133.bin"/><Relationship Id="rId438" Type="http://schemas.openxmlformats.org/officeDocument/2006/relationships/image" Target="media/image285.wmf"/><Relationship Id="rId603" Type="http://schemas.openxmlformats.org/officeDocument/2006/relationships/image" Target="media/image431.wmf"/><Relationship Id="rId645" Type="http://schemas.openxmlformats.org/officeDocument/2006/relationships/oleObject" Target="embeddings/oleObject166.bin"/><Relationship Id="rId687" Type="http://schemas.openxmlformats.org/officeDocument/2006/relationships/image" Target="media/image506.wmf"/><Relationship Id="rId810" Type="http://schemas.openxmlformats.org/officeDocument/2006/relationships/image" Target="media/image594.wmf"/><Relationship Id="rId852" Type="http://schemas.openxmlformats.org/officeDocument/2006/relationships/image" Target="media/image632.wmf"/><Relationship Id="rId908" Type="http://schemas.openxmlformats.org/officeDocument/2006/relationships/image" Target="media/image684.wmf"/><Relationship Id="rId1068" Type="http://schemas.openxmlformats.org/officeDocument/2006/relationships/oleObject" Target="embeddings/oleObject281.bin"/><Relationship Id="rId242" Type="http://schemas.openxmlformats.org/officeDocument/2006/relationships/image" Target="media/image161.wmf"/><Relationship Id="rId284" Type="http://schemas.openxmlformats.org/officeDocument/2006/relationships/image" Target="media/image189.wmf"/><Relationship Id="rId491" Type="http://schemas.openxmlformats.org/officeDocument/2006/relationships/image" Target="media/image333.wmf"/><Relationship Id="rId505" Type="http://schemas.openxmlformats.org/officeDocument/2006/relationships/image" Target="media/image347.wmf"/><Relationship Id="rId712" Type="http://schemas.openxmlformats.org/officeDocument/2006/relationships/image" Target="media/image530.wmf"/><Relationship Id="rId894" Type="http://schemas.openxmlformats.org/officeDocument/2006/relationships/image" Target="media/image671.wmf"/><Relationship Id="rId37" Type="http://schemas.openxmlformats.org/officeDocument/2006/relationships/image" Target="media/image14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72.bin"/><Relationship Id="rId547" Type="http://schemas.openxmlformats.org/officeDocument/2006/relationships/image" Target="media/image387.wmf"/><Relationship Id="rId589" Type="http://schemas.openxmlformats.org/officeDocument/2006/relationships/image" Target="media/image418.wmf"/><Relationship Id="rId754" Type="http://schemas.openxmlformats.org/officeDocument/2006/relationships/image" Target="media/image566.wmf"/><Relationship Id="rId796" Type="http://schemas.openxmlformats.org/officeDocument/2006/relationships/image" Target="media/image587.wmf"/><Relationship Id="rId961" Type="http://schemas.openxmlformats.org/officeDocument/2006/relationships/oleObject" Target="embeddings/oleObject228.bin"/><Relationship Id="rId90" Type="http://schemas.openxmlformats.org/officeDocument/2006/relationships/oleObject" Target="embeddings/oleObject42.bin"/><Relationship Id="rId186" Type="http://schemas.openxmlformats.org/officeDocument/2006/relationships/image" Target="media/image105.wmf"/><Relationship Id="rId351" Type="http://schemas.openxmlformats.org/officeDocument/2006/relationships/oleObject" Target="embeddings/oleObject120.bin"/><Relationship Id="rId393" Type="http://schemas.openxmlformats.org/officeDocument/2006/relationships/image" Target="media/image248.wmf"/><Relationship Id="rId407" Type="http://schemas.openxmlformats.org/officeDocument/2006/relationships/image" Target="media/image257.wmf"/><Relationship Id="rId449" Type="http://schemas.openxmlformats.org/officeDocument/2006/relationships/image" Target="media/image295.wmf"/><Relationship Id="rId614" Type="http://schemas.openxmlformats.org/officeDocument/2006/relationships/image" Target="media/image442.wmf"/><Relationship Id="rId656" Type="http://schemas.openxmlformats.org/officeDocument/2006/relationships/image" Target="media/image478.wmf"/><Relationship Id="rId821" Type="http://schemas.openxmlformats.org/officeDocument/2006/relationships/image" Target="media/image601.wmf"/><Relationship Id="rId863" Type="http://schemas.openxmlformats.org/officeDocument/2006/relationships/image" Target="media/image642.wmf"/><Relationship Id="rId1037" Type="http://schemas.openxmlformats.org/officeDocument/2006/relationships/image" Target="media/image763.wmf"/><Relationship Id="rId1079" Type="http://schemas.openxmlformats.org/officeDocument/2006/relationships/image" Target="media/image786.png"/><Relationship Id="rId211" Type="http://schemas.openxmlformats.org/officeDocument/2006/relationships/image" Target="media/image130.wmf"/><Relationship Id="rId253" Type="http://schemas.openxmlformats.org/officeDocument/2006/relationships/image" Target="media/image172.wmf"/><Relationship Id="rId295" Type="http://schemas.openxmlformats.org/officeDocument/2006/relationships/oleObject" Target="embeddings/oleObject92.bin"/><Relationship Id="rId309" Type="http://schemas.openxmlformats.org/officeDocument/2006/relationships/oleObject" Target="embeddings/oleObject99.bin"/><Relationship Id="rId460" Type="http://schemas.openxmlformats.org/officeDocument/2006/relationships/image" Target="media/image303.wmf"/><Relationship Id="rId516" Type="http://schemas.openxmlformats.org/officeDocument/2006/relationships/image" Target="media/image358.wmf"/><Relationship Id="rId698" Type="http://schemas.openxmlformats.org/officeDocument/2006/relationships/image" Target="media/image517.wmf"/><Relationship Id="rId919" Type="http://schemas.openxmlformats.org/officeDocument/2006/relationships/image" Target="media/image695.wmf"/><Relationship Id="rId48" Type="http://schemas.openxmlformats.org/officeDocument/2006/relationships/image" Target="media/image20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207.wmf"/><Relationship Id="rId558" Type="http://schemas.openxmlformats.org/officeDocument/2006/relationships/image" Target="media/image398.wmf"/><Relationship Id="rId723" Type="http://schemas.openxmlformats.org/officeDocument/2006/relationships/image" Target="media/image538.wmf"/><Relationship Id="rId765" Type="http://schemas.openxmlformats.org/officeDocument/2006/relationships/oleObject" Target="embeddings/oleObject185.bin"/><Relationship Id="rId930" Type="http://schemas.openxmlformats.org/officeDocument/2006/relationships/image" Target="media/image706.wmf"/><Relationship Id="rId972" Type="http://schemas.openxmlformats.org/officeDocument/2006/relationships/image" Target="media/image730.wmf"/><Relationship Id="rId1006" Type="http://schemas.openxmlformats.org/officeDocument/2006/relationships/image" Target="media/image747.wmf"/><Relationship Id="rId155" Type="http://schemas.openxmlformats.org/officeDocument/2006/relationships/image" Target="media/image74.wmf"/><Relationship Id="rId197" Type="http://schemas.openxmlformats.org/officeDocument/2006/relationships/image" Target="media/image116.wmf"/><Relationship Id="rId362" Type="http://schemas.openxmlformats.org/officeDocument/2006/relationships/image" Target="media/image228.wmf"/><Relationship Id="rId418" Type="http://schemas.openxmlformats.org/officeDocument/2006/relationships/image" Target="media/image265.wmf"/><Relationship Id="rId625" Type="http://schemas.openxmlformats.org/officeDocument/2006/relationships/image" Target="media/image453.wmf"/><Relationship Id="rId832" Type="http://schemas.openxmlformats.org/officeDocument/2006/relationships/image" Target="media/image612.wmf"/><Relationship Id="rId1048" Type="http://schemas.openxmlformats.org/officeDocument/2006/relationships/oleObject" Target="embeddings/oleObject271.bin"/><Relationship Id="rId222" Type="http://schemas.openxmlformats.org/officeDocument/2006/relationships/image" Target="media/image141.wmf"/><Relationship Id="rId264" Type="http://schemas.openxmlformats.org/officeDocument/2006/relationships/image" Target="media/image179.wmf"/><Relationship Id="rId471" Type="http://schemas.openxmlformats.org/officeDocument/2006/relationships/image" Target="media/image314.wmf"/><Relationship Id="rId667" Type="http://schemas.openxmlformats.org/officeDocument/2006/relationships/image" Target="media/image489.wmf"/><Relationship Id="rId874" Type="http://schemas.openxmlformats.org/officeDocument/2006/relationships/image" Target="media/image653.wmf"/><Relationship Id="rId17" Type="http://schemas.openxmlformats.org/officeDocument/2006/relationships/image" Target="media/image4.wmf"/><Relationship Id="rId59" Type="http://schemas.openxmlformats.org/officeDocument/2006/relationships/oleObject" Target="embeddings/oleObject25.bin"/><Relationship Id="rId124" Type="http://schemas.openxmlformats.org/officeDocument/2006/relationships/image" Target="media/image56.wmf"/><Relationship Id="rId527" Type="http://schemas.openxmlformats.org/officeDocument/2006/relationships/image" Target="media/image367.wmf"/><Relationship Id="rId569" Type="http://schemas.openxmlformats.org/officeDocument/2006/relationships/image" Target="media/image405.wmf"/><Relationship Id="rId734" Type="http://schemas.openxmlformats.org/officeDocument/2006/relationships/image" Target="media/image548.wmf"/><Relationship Id="rId776" Type="http://schemas.openxmlformats.org/officeDocument/2006/relationships/image" Target="media/image577.wmf"/><Relationship Id="rId941" Type="http://schemas.openxmlformats.org/officeDocument/2006/relationships/oleObject" Target="embeddings/oleObject218.bin"/><Relationship Id="rId983" Type="http://schemas.openxmlformats.org/officeDocument/2006/relationships/oleObject" Target="embeddings/oleObject239.bin"/><Relationship Id="rId70" Type="http://schemas.openxmlformats.org/officeDocument/2006/relationships/oleObject" Target="embeddings/oleObject32.bin"/><Relationship Id="rId166" Type="http://schemas.openxmlformats.org/officeDocument/2006/relationships/image" Target="media/image85.wmf"/><Relationship Id="rId331" Type="http://schemas.openxmlformats.org/officeDocument/2006/relationships/oleObject" Target="embeddings/oleObject110.bin"/><Relationship Id="rId373" Type="http://schemas.openxmlformats.org/officeDocument/2006/relationships/oleObject" Target="embeddings/oleObject131.bin"/><Relationship Id="rId429" Type="http://schemas.openxmlformats.org/officeDocument/2006/relationships/image" Target="media/image276.wmf"/><Relationship Id="rId580" Type="http://schemas.openxmlformats.org/officeDocument/2006/relationships/image" Target="media/image413.wmf"/><Relationship Id="rId636" Type="http://schemas.openxmlformats.org/officeDocument/2006/relationships/image" Target="media/image464.wmf"/><Relationship Id="rId801" Type="http://schemas.openxmlformats.org/officeDocument/2006/relationships/oleObject" Target="embeddings/oleObject203.bin"/><Relationship Id="rId1017" Type="http://schemas.openxmlformats.org/officeDocument/2006/relationships/oleObject" Target="embeddings/oleObject256.bin"/><Relationship Id="rId1059" Type="http://schemas.openxmlformats.org/officeDocument/2006/relationships/image" Target="media/image774.wmf"/><Relationship Id="rId1" Type="http://schemas.openxmlformats.org/officeDocument/2006/relationships/numbering" Target="numbering.xml"/><Relationship Id="rId233" Type="http://schemas.openxmlformats.org/officeDocument/2006/relationships/image" Target="media/image152.wmf"/><Relationship Id="rId440" Type="http://schemas.openxmlformats.org/officeDocument/2006/relationships/image" Target="media/image287.wmf"/><Relationship Id="rId678" Type="http://schemas.openxmlformats.org/officeDocument/2006/relationships/image" Target="media/image499.wmf"/><Relationship Id="rId843" Type="http://schemas.openxmlformats.org/officeDocument/2006/relationships/image" Target="media/image623.wmf"/><Relationship Id="rId885" Type="http://schemas.openxmlformats.org/officeDocument/2006/relationships/oleObject" Target="embeddings/oleObject214.bin"/><Relationship Id="rId1070" Type="http://schemas.openxmlformats.org/officeDocument/2006/relationships/image" Target="media/image780.wmf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82.bin"/><Relationship Id="rId300" Type="http://schemas.openxmlformats.org/officeDocument/2006/relationships/image" Target="media/image197.wmf"/><Relationship Id="rId482" Type="http://schemas.openxmlformats.org/officeDocument/2006/relationships/image" Target="media/image325.wmf"/><Relationship Id="rId538" Type="http://schemas.openxmlformats.org/officeDocument/2006/relationships/image" Target="media/image378.wmf"/><Relationship Id="rId703" Type="http://schemas.openxmlformats.org/officeDocument/2006/relationships/image" Target="media/image522.wmf"/><Relationship Id="rId745" Type="http://schemas.openxmlformats.org/officeDocument/2006/relationships/image" Target="media/image558.wmf"/><Relationship Id="rId910" Type="http://schemas.openxmlformats.org/officeDocument/2006/relationships/image" Target="media/image686.wmf"/><Relationship Id="rId952" Type="http://schemas.openxmlformats.org/officeDocument/2006/relationships/image" Target="media/image720.wmf"/><Relationship Id="rId81" Type="http://schemas.openxmlformats.org/officeDocument/2006/relationships/image" Target="media/image35.wmf"/><Relationship Id="rId135" Type="http://schemas.openxmlformats.org/officeDocument/2006/relationships/image" Target="media/image60.wmf"/><Relationship Id="rId177" Type="http://schemas.openxmlformats.org/officeDocument/2006/relationships/image" Target="media/image96.wmf"/><Relationship Id="rId342" Type="http://schemas.openxmlformats.org/officeDocument/2006/relationships/image" Target="media/image218.wmf"/><Relationship Id="rId384" Type="http://schemas.openxmlformats.org/officeDocument/2006/relationships/image" Target="media/image242.wmf"/><Relationship Id="rId591" Type="http://schemas.openxmlformats.org/officeDocument/2006/relationships/image" Target="media/image419.wmf"/><Relationship Id="rId605" Type="http://schemas.openxmlformats.org/officeDocument/2006/relationships/image" Target="media/image433.wmf"/><Relationship Id="rId787" Type="http://schemas.openxmlformats.org/officeDocument/2006/relationships/oleObject" Target="embeddings/oleObject196.bin"/><Relationship Id="rId812" Type="http://schemas.openxmlformats.org/officeDocument/2006/relationships/oleObject" Target="embeddings/oleObject209.bin"/><Relationship Id="rId994" Type="http://schemas.openxmlformats.org/officeDocument/2006/relationships/image" Target="media/image741.wmf"/><Relationship Id="rId1028" Type="http://schemas.openxmlformats.org/officeDocument/2006/relationships/oleObject" Target="embeddings/oleObject261.bin"/><Relationship Id="rId202" Type="http://schemas.openxmlformats.org/officeDocument/2006/relationships/image" Target="media/image121.wmf"/><Relationship Id="rId244" Type="http://schemas.openxmlformats.org/officeDocument/2006/relationships/image" Target="media/image163.wmf"/><Relationship Id="rId647" Type="http://schemas.openxmlformats.org/officeDocument/2006/relationships/oleObject" Target="embeddings/oleObject167.bin"/><Relationship Id="rId689" Type="http://schemas.openxmlformats.org/officeDocument/2006/relationships/image" Target="media/image508.wmf"/><Relationship Id="rId854" Type="http://schemas.openxmlformats.org/officeDocument/2006/relationships/image" Target="media/image634.wmf"/><Relationship Id="rId896" Type="http://schemas.openxmlformats.org/officeDocument/2006/relationships/image" Target="media/image673.wmf"/><Relationship Id="rId1081" Type="http://schemas.openxmlformats.org/officeDocument/2006/relationships/image" Target="media/image788.png"/><Relationship Id="rId39" Type="http://schemas.openxmlformats.org/officeDocument/2006/relationships/image" Target="media/image15.wmf"/><Relationship Id="rId286" Type="http://schemas.openxmlformats.org/officeDocument/2006/relationships/image" Target="media/image190.wmf"/><Relationship Id="rId451" Type="http://schemas.openxmlformats.org/officeDocument/2006/relationships/image" Target="media/image296.wmf"/><Relationship Id="rId493" Type="http://schemas.openxmlformats.org/officeDocument/2006/relationships/image" Target="media/image335.wmf"/><Relationship Id="rId507" Type="http://schemas.openxmlformats.org/officeDocument/2006/relationships/image" Target="media/image349.wmf"/><Relationship Id="rId549" Type="http://schemas.openxmlformats.org/officeDocument/2006/relationships/image" Target="media/image389.wmf"/><Relationship Id="rId714" Type="http://schemas.openxmlformats.org/officeDocument/2006/relationships/oleObject" Target="embeddings/oleObject174.bin"/><Relationship Id="rId756" Type="http://schemas.openxmlformats.org/officeDocument/2006/relationships/image" Target="media/image567.wmf"/><Relationship Id="rId921" Type="http://schemas.openxmlformats.org/officeDocument/2006/relationships/image" Target="media/image697.wmf"/><Relationship Id="rId50" Type="http://schemas.openxmlformats.org/officeDocument/2006/relationships/image" Target="media/image21.wmf"/><Relationship Id="rId104" Type="http://schemas.openxmlformats.org/officeDocument/2006/relationships/oleObject" Target="embeddings/oleObject49.bin"/><Relationship Id="rId146" Type="http://schemas.openxmlformats.org/officeDocument/2006/relationships/image" Target="media/image65.png"/><Relationship Id="rId188" Type="http://schemas.openxmlformats.org/officeDocument/2006/relationships/image" Target="media/image107.png"/><Relationship Id="rId311" Type="http://schemas.openxmlformats.org/officeDocument/2006/relationships/oleObject" Target="embeddings/oleObject100.bin"/><Relationship Id="rId353" Type="http://schemas.openxmlformats.org/officeDocument/2006/relationships/oleObject" Target="embeddings/oleObject121.bin"/><Relationship Id="rId395" Type="http://schemas.openxmlformats.org/officeDocument/2006/relationships/oleObject" Target="embeddings/oleObject138.bin"/><Relationship Id="rId409" Type="http://schemas.openxmlformats.org/officeDocument/2006/relationships/image" Target="media/image258.wmf"/><Relationship Id="rId560" Type="http://schemas.openxmlformats.org/officeDocument/2006/relationships/oleObject" Target="embeddings/oleObject152.bin"/><Relationship Id="rId798" Type="http://schemas.openxmlformats.org/officeDocument/2006/relationships/image" Target="media/image588.wmf"/><Relationship Id="rId963" Type="http://schemas.openxmlformats.org/officeDocument/2006/relationships/oleObject" Target="embeddings/oleObject229.bin"/><Relationship Id="rId1039" Type="http://schemas.openxmlformats.org/officeDocument/2006/relationships/image" Target="media/image764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132.wmf"/><Relationship Id="rId420" Type="http://schemas.openxmlformats.org/officeDocument/2006/relationships/image" Target="media/image267.wmf"/><Relationship Id="rId616" Type="http://schemas.openxmlformats.org/officeDocument/2006/relationships/image" Target="media/image444.wmf"/><Relationship Id="rId658" Type="http://schemas.openxmlformats.org/officeDocument/2006/relationships/image" Target="media/image480.wmf"/><Relationship Id="rId823" Type="http://schemas.openxmlformats.org/officeDocument/2006/relationships/image" Target="media/image603.wmf"/><Relationship Id="rId865" Type="http://schemas.openxmlformats.org/officeDocument/2006/relationships/image" Target="media/image644.wmf"/><Relationship Id="rId1050" Type="http://schemas.openxmlformats.org/officeDocument/2006/relationships/oleObject" Target="embeddings/oleObject272.bin"/><Relationship Id="rId255" Type="http://schemas.openxmlformats.org/officeDocument/2006/relationships/image" Target="media/image174.wmf"/><Relationship Id="rId297" Type="http://schemas.openxmlformats.org/officeDocument/2006/relationships/oleObject" Target="embeddings/oleObject93.bin"/><Relationship Id="rId462" Type="http://schemas.openxmlformats.org/officeDocument/2006/relationships/image" Target="media/image305.wmf"/><Relationship Id="rId518" Type="http://schemas.openxmlformats.org/officeDocument/2006/relationships/image" Target="media/image360.wmf"/><Relationship Id="rId725" Type="http://schemas.openxmlformats.org/officeDocument/2006/relationships/image" Target="media/image540.wmf"/><Relationship Id="rId932" Type="http://schemas.openxmlformats.org/officeDocument/2006/relationships/image" Target="media/image708.wmf"/><Relationship Id="rId115" Type="http://schemas.openxmlformats.org/officeDocument/2006/relationships/oleObject" Target="embeddings/oleObject54.bin"/><Relationship Id="rId157" Type="http://schemas.openxmlformats.org/officeDocument/2006/relationships/image" Target="media/image76.wmf"/><Relationship Id="rId322" Type="http://schemas.openxmlformats.org/officeDocument/2006/relationships/image" Target="media/image208.wmf"/><Relationship Id="rId364" Type="http://schemas.openxmlformats.org/officeDocument/2006/relationships/image" Target="media/image229.wmf"/><Relationship Id="rId767" Type="http://schemas.openxmlformats.org/officeDocument/2006/relationships/oleObject" Target="embeddings/oleObject186.bin"/><Relationship Id="rId974" Type="http://schemas.openxmlformats.org/officeDocument/2006/relationships/image" Target="media/image731.wmf"/><Relationship Id="rId1008" Type="http://schemas.openxmlformats.org/officeDocument/2006/relationships/image" Target="media/image748.wmf"/><Relationship Id="rId61" Type="http://schemas.openxmlformats.org/officeDocument/2006/relationships/image" Target="media/image26.wmf"/><Relationship Id="rId199" Type="http://schemas.openxmlformats.org/officeDocument/2006/relationships/image" Target="media/image118.wmf"/><Relationship Id="rId571" Type="http://schemas.openxmlformats.org/officeDocument/2006/relationships/oleObject" Target="embeddings/oleObject156.bin"/><Relationship Id="rId627" Type="http://schemas.openxmlformats.org/officeDocument/2006/relationships/image" Target="media/image455.wmf"/><Relationship Id="rId669" Type="http://schemas.openxmlformats.org/officeDocument/2006/relationships/image" Target="media/image491.wmf"/><Relationship Id="rId834" Type="http://schemas.openxmlformats.org/officeDocument/2006/relationships/image" Target="media/image614.wmf"/><Relationship Id="rId876" Type="http://schemas.openxmlformats.org/officeDocument/2006/relationships/oleObject" Target="embeddings/oleObject213.bin"/><Relationship Id="rId19" Type="http://schemas.openxmlformats.org/officeDocument/2006/relationships/image" Target="media/image5.wmf"/><Relationship Id="rId224" Type="http://schemas.openxmlformats.org/officeDocument/2006/relationships/image" Target="media/image143.wmf"/><Relationship Id="rId266" Type="http://schemas.openxmlformats.org/officeDocument/2006/relationships/image" Target="media/image180.wmf"/><Relationship Id="rId431" Type="http://schemas.openxmlformats.org/officeDocument/2006/relationships/image" Target="media/image278.wmf"/><Relationship Id="rId473" Type="http://schemas.openxmlformats.org/officeDocument/2006/relationships/image" Target="media/image316.wmf"/><Relationship Id="rId529" Type="http://schemas.openxmlformats.org/officeDocument/2006/relationships/image" Target="media/image369.wmf"/><Relationship Id="rId680" Type="http://schemas.openxmlformats.org/officeDocument/2006/relationships/oleObject" Target="embeddings/oleObject171.bin"/><Relationship Id="rId736" Type="http://schemas.openxmlformats.org/officeDocument/2006/relationships/oleObject" Target="embeddings/oleObject178.bin"/><Relationship Id="rId901" Type="http://schemas.openxmlformats.org/officeDocument/2006/relationships/image" Target="media/image678.wmf"/><Relationship Id="rId1061" Type="http://schemas.openxmlformats.org/officeDocument/2006/relationships/image" Target="media/image775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7.wmf"/><Relationship Id="rId168" Type="http://schemas.openxmlformats.org/officeDocument/2006/relationships/image" Target="media/image87.wmf"/><Relationship Id="rId333" Type="http://schemas.openxmlformats.org/officeDocument/2006/relationships/oleObject" Target="embeddings/oleObject111.bin"/><Relationship Id="rId540" Type="http://schemas.openxmlformats.org/officeDocument/2006/relationships/image" Target="media/image380.wmf"/><Relationship Id="rId778" Type="http://schemas.openxmlformats.org/officeDocument/2006/relationships/image" Target="media/image578.wmf"/><Relationship Id="rId943" Type="http://schemas.openxmlformats.org/officeDocument/2006/relationships/oleObject" Target="embeddings/oleObject219.bin"/><Relationship Id="rId985" Type="http://schemas.openxmlformats.org/officeDocument/2006/relationships/oleObject" Target="embeddings/oleObject240.bin"/><Relationship Id="rId1019" Type="http://schemas.openxmlformats.org/officeDocument/2006/relationships/oleObject" Target="embeddings/oleObject257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132.bin"/><Relationship Id="rId582" Type="http://schemas.openxmlformats.org/officeDocument/2006/relationships/oleObject" Target="embeddings/oleObject159.bin"/><Relationship Id="rId638" Type="http://schemas.openxmlformats.org/officeDocument/2006/relationships/image" Target="media/image466.wmf"/><Relationship Id="rId803" Type="http://schemas.openxmlformats.org/officeDocument/2006/relationships/oleObject" Target="embeddings/oleObject204.bin"/><Relationship Id="rId845" Type="http://schemas.openxmlformats.org/officeDocument/2006/relationships/image" Target="media/image625.wmf"/><Relationship Id="rId1030" Type="http://schemas.openxmlformats.org/officeDocument/2006/relationships/oleObject" Target="embeddings/oleObject262.bin"/><Relationship Id="rId3" Type="http://schemas.microsoft.com/office/2007/relationships/stylesWithEffects" Target="stylesWithEffects.xml"/><Relationship Id="rId235" Type="http://schemas.openxmlformats.org/officeDocument/2006/relationships/image" Target="media/image154.wmf"/><Relationship Id="rId277" Type="http://schemas.openxmlformats.org/officeDocument/2006/relationships/oleObject" Target="embeddings/oleObject83.bin"/><Relationship Id="rId400" Type="http://schemas.openxmlformats.org/officeDocument/2006/relationships/image" Target="media/image252.wmf"/><Relationship Id="rId442" Type="http://schemas.openxmlformats.org/officeDocument/2006/relationships/image" Target="media/image288.wmf"/><Relationship Id="rId484" Type="http://schemas.openxmlformats.org/officeDocument/2006/relationships/image" Target="media/image327.wmf"/><Relationship Id="rId705" Type="http://schemas.openxmlformats.org/officeDocument/2006/relationships/image" Target="media/image524.wmf"/><Relationship Id="rId887" Type="http://schemas.openxmlformats.org/officeDocument/2006/relationships/image" Target="media/image664.wmf"/><Relationship Id="rId1072" Type="http://schemas.openxmlformats.org/officeDocument/2006/relationships/image" Target="media/image781.wmf"/><Relationship Id="rId137" Type="http://schemas.openxmlformats.org/officeDocument/2006/relationships/oleObject" Target="embeddings/oleObject68.bin"/><Relationship Id="rId302" Type="http://schemas.openxmlformats.org/officeDocument/2006/relationships/image" Target="media/image198.wmf"/><Relationship Id="rId344" Type="http://schemas.openxmlformats.org/officeDocument/2006/relationships/image" Target="media/image219.wmf"/><Relationship Id="rId691" Type="http://schemas.openxmlformats.org/officeDocument/2006/relationships/image" Target="media/image510.wmf"/><Relationship Id="rId747" Type="http://schemas.openxmlformats.org/officeDocument/2006/relationships/image" Target="media/image560.wmf"/><Relationship Id="rId789" Type="http://schemas.openxmlformats.org/officeDocument/2006/relationships/oleObject" Target="embeddings/oleObject197.bin"/><Relationship Id="rId912" Type="http://schemas.openxmlformats.org/officeDocument/2006/relationships/image" Target="media/image688.wmf"/><Relationship Id="rId954" Type="http://schemas.openxmlformats.org/officeDocument/2006/relationships/image" Target="media/image721.wmf"/><Relationship Id="rId996" Type="http://schemas.openxmlformats.org/officeDocument/2006/relationships/image" Target="media/image742.wmf"/><Relationship Id="rId41" Type="http://schemas.openxmlformats.org/officeDocument/2006/relationships/image" Target="media/image16.wmf"/><Relationship Id="rId83" Type="http://schemas.openxmlformats.org/officeDocument/2006/relationships/image" Target="media/image36.wmf"/><Relationship Id="rId179" Type="http://schemas.openxmlformats.org/officeDocument/2006/relationships/image" Target="media/image98.wmf"/><Relationship Id="rId386" Type="http://schemas.openxmlformats.org/officeDocument/2006/relationships/image" Target="media/image244.wmf"/><Relationship Id="rId551" Type="http://schemas.openxmlformats.org/officeDocument/2006/relationships/image" Target="media/image391.wmf"/><Relationship Id="rId593" Type="http://schemas.openxmlformats.org/officeDocument/2006/relationships/image" Target="media/image421.wmf"/><Relationship Id="rId607" Type="http://schemas.openxmlformats.org/officeDocument/2006/relationships/image" Target="media/image435.wmf"/><Relationship Id="rId649" Type="http://schemas.openxmlformats.org/officeDocument/2006/relationships/image" Target="media/image473.wmf"/><Relationship Id="rId814" Type="http://schemas.openxmlformats.org/officeDocument/2006/relationships/oleObject" Target="embeddings/oleObject210.bin"/><Relationship Id="rId856" Type="http://schemas.openxmlformats.org/officeDocument/2006/relationships/image" Target="media/image636.wmf"/><Relationship Id="rId190" Type="http://schemas.openxmlformats.org/officeDocument/2006/relationships/image" Target="media/image109.wmf"/><Relationship Id="rId204" Type="http://schemas.openxmlformats.org/officeDocument/2006/relationships/image" Target="media/image123.wmf"/><Relationship Id="rId246" Type="http://schemas.openxmlformats.org/officeDocument/2006/relationships/image" Target="media/image165.wmf"/><Relationship Id="rId288" Type="http://schemas.openxmlformats.org/officeDocument/2006/relationships/image" Target="media/image191.wmf"/><Relationship Id="rId411" Type="http://schemas.openxmlformats.org/officeDocument/2006/relationships/image" Target="media/image260.wmf"/><Relationship Id="rId453" Type="http://schemas.openxmlformats.org/officeDocument/2006/relationships/image" Target="media/image298.wmf"/><Relationship Id="rId509" Type="http://schemas.openxmlformats.org/officeDocument/2006/relationships/image" Target="media/image351.wmf"/><Relationship Id="rId660" Type="http://schemas.openxmlformats.org/officeDocument/2006/relationships/image" Target="media/image482.wmf"/><Relationship Id="rId898" Type="http://schemas.openxmlformats.org/officeDocument/2006/relationships/image" Target="media/image675.wmf"/><Relationship Id="rId1041" Type="http://schemas.openxmlformats.org/officeDocument/2006/relationships/image" Target="media/image765.wmf"/><Relationship Id="rId1083" Type="http://schemas.openxmlformats.org/officeDocument/2006/relationships/footer" Target="footer3.xml"/><Relationship Id="rId106" Type="http://schemas.openxmlformats.org/officeDocument/2006/relationships/image" Target="media/image48.wmf"/><Relationship Id="rId313" Type="http://schemas.openxmlformats.org/officeDocument/2006/relationships/oleObject" Target="embeddings/oleObject101.bin"/><Relationship Id="rId495" Type="http://schemas.openxmlformats.org/officeDocument/2006/relationships/image" Target="media/image337.wmf"/><Relationship Id="rId716" Type="http://schemas.openxmlformats.org/officeDocument/2006/relationships/oleObject" Target="embeddings/oleObject175.bin"/><Relationship Id="rId758" Type="http://schemas.openxmlformats.org/officeDocument/2006/relationships/image" Target="media/image568.wmf"/><Relationship Id="rId923" Type="http://schemas.openxmlformats.org/officeDocument/2006/relationships/image" Target="media/image699.wmf"/><Relationship Id="rId965" Type="http://schemas.openxmlformats.org/officeDocument/2006/relationships/oleObject" Target="embeddings/oleObject230.bin"/><Relationship Id="rId10" Type="http://schemas.openxmlformats.org/officeDocument/2006/relationships/image" Target="media/image1.wmf"/><Relationship Id="rId52" Type="http://schemas.openxmlformats.org/officeDocument/2006/relationships/image" Target="media/image22.wmf"/><Relationship Id="rId94" Type="http://schemas.openxmlformats.org/officeDocument/2006/relationships/oleObject" Target="embeddings/oleObject44.bin"/><Relationship Id="rId148" Type="http://schemas.openxmlformats.org/officeDocument/2006/relationships/image" Target="media/image67.png"/><Relationship Id="rId355" Type="http://schemas.openxmlformats.org/officeDocument/2006/relationships/oleObject" Target="embeddings/oleObject122.bin"/><Relationship Id="rId397" Type="http://schemas.openxmlformats.org/officeDocument/2006/relationships/oleObject" Target="embeddings/oleObject139.bin"/><Relationship Id="rId520" Type="http://schemas.openxmlformats.org/officeDocument/2006/relationships/oleObject" Target="embeddings/oleObject150.bin"/><Relationship Id="rId562" Type="http://schemas.openxmlformats.org/officeDocument/2006/relationships/image" Target="media/image400.wmf"/><Relationship Id="rId618" Type="http://schemas.openxmlformats.org/officeDocument/2006/relationships/image" Target="media/image446.wmf"/><Relationship Id="rId825" Type="http://schemas.openxmlformats.org/officeDocument/2006/relationships/image" Target="media/image605.wmf"/><Relationship Id="rId215" Type="http://schemas.openxmlformats.org/officeDocument/2006/relationships/image" Target="media/image134.wmf"/><Relationship Id="rId257" Type="http://schemas.openxmlformats.org/officeDocument/2006/relationships/oleObject" Target="embeddings/oleObject73.bin"/><Relationship Id="rId422" Type="http://schemas.openxmlformats.org/officeDocument/2006/relationships/image" Target="media/image269.wmf"/><Relationship Id="rId464" Type="http://schemas.openxmlformats.org/officeDocument/2006/relationships/image" Target="media/image307.wmf"/><Relationship Id="rId867" Type="http://schemas.openxmlformats.org/officeDocument/2006/relationships/image" Target="media/image646.wmf"/><Relationship Id="rId1010" Type="http://schemas.openxmlformats.org/officeDocument/2006/relationships/image" Target="media/image749.wmf"/><Relationship Id="rId1052" Type="http://schemas.openxmlformats.org/officeDocument/2006/relationships/oleObject" Target="embeddings/oleObject273.bin"/><Relationship Id="rId299" Type="http://schemas.openxmlformats.org/officeDocument/2006/relationships/oleObject" Target="embeddings/oleObject94.bin"/><Relationship Id="rId727" Type="http://schemas.openxmlformats.org/officeDocument/2006/relationships/image" Target="media/image542.wmf"/><Relationship Id="rId934" Type="http://schemas.openxmlformats.org/officeDocument/2006/relationships/image" Target="media/image710.wmf"/><Relationship Id="rId63" Type="http://schemas.openxmlformats.org/officeDocument/2006/relationships/image" Target="media/image27.wmf"/><Relationship Id="rId159" Type="http://schemas.openxmlformats.org/officeDocument/2006/relationships/image" Target="media/image78.wmf"/><Relationship Id="rId366" Type="http://schemas.openxmlformats.org/officeDocument/2006/relationships/image" Target="media/image230.wmf"/><Relationship Id="rId573" Type="http://schemas.openxmlformats.org/officeDocument/2006/relationships/image" Target="media/image408.wmf"/><Relationship Id="rId780" Type="http://schemas.openxmlformats.org/officeDocument/2006/relationships/image" Target="media/image579.wmf"/><Relationship Id="rId226" Type="http://schemas.openxmlformats.org/officeDocument/2006/relationships/image" Target="media/image145.wmf"/><Relationship Id="rId433" Type="http://schemas.openxmlformats.org/officeDocument/2006/relationships/image" Target="media/image280.wmf"/><Relationship Id="rId878" Type="http://schemas.openxmlformats.org/officeDocument/2006/relationships/image" Target="media/image656.wmf"/><Relationship Id="rId1063" Type="http://schemas.openxmlformats.org/officeDocument/2006/relationships/image" Target="media/image776.wmf"/><Relationship Id="rId640" Type="http://schemas.openxmlformats.org/officeDocument/2006/relationships/image" Target="media/image468.wmf"/><Relationship Id="rId738" Type="http://schemas.openxmlformats.org/officeDocument/2006/relationships/image" Target="media/image551.wmf"/><Relationship Id="rId945" Type="http://schemas.openxmlformats.org/officeDocument/2006/relationships/oleObject" Target="embeddings/oleObject220.bin"/><Relationship Id="rId74" Type="http://schemas.openxmlformats.org/officeDocument/2006/relationships/oleObject" Target="embeddings/oleObject34.bin"/><Relationship Id="rId377" Type="http://schemas.openxmlformats.org/officeDocument/2006/relationships/image" Target="media/image236.wmf"/><Relationship Id="rId500" Type="http://schemas.openxmlformats.org/officeDocument/2006/relationships/image" Target="media/image342.wmf"/><Relationship Id="rId584" Type="http://schemas.openxmlformats.org/officeDocument/2006/relationships/oleObject" Target="embeddings/oleObject160.bin"/><Relationship Id="rId805" Type="http://schemas.openxmlformats.org/officeDocument/2006/relationships/oleObject" Target="embeddings/oleObject205.bin"/><Relationship Id="rId5" Type="http://schemas.openxmlformats.org/officeDocument/2006/relationships/webSettings" Target="webSettings.xml"/><Relationship Id="rId237" Type="http://schemas.openxmlformats.org/officeDocument/2006/relationships/image" Target="media/image156.wmf"/><Relationship Id="rId791" Type="http://schemas.openxmlformats.org/officeDocument/2006/relationships/oleObject" Target="embeddings/oleObject198.bin"/><Relationship Id="rId889" Type="http://schemas.openxmlformats.org/officeDocument/2006/relationships/image" Target="media/image666.wmf"/><Relationship Id="rId1074" Type="http://schemas.openxmlformats.org/officeDocument/2006/relationships/image" Target="media/image782.wmf"/><Relationship Id="rId444" Type="http://schemas.openxmlformats.org/officeDocument/2006/relationships/image" Target="media/image290.wmf"/><Relationship Id="rId651" Type="http://schemas.openxmlformats.org/officeDocument/2006/relationships/image" Target="media/image474.wmf"/><Relationship Id="rId749" Type="http://schemas.openxmlformats.org/officeDocument/2006/relationships/image" Target="media/image562.wmf"/><Relationship Id="rId290" Type="http://schemas.openxmlformats.org/officeDocument/2006/relationships/image" Target="media/image192.wmf"/><Relationship Id="rId304" Type="http://schemas.openxmlformats.org/officeDocument/2006/relationships/image" Target="media/image199.wmf"/><Relationship Id="rId388" Type="http://schemas.openxmlformats.org/officeDocument/2006/relationships/oleObject" Target="embeddings/oleObject134.bin"/><Relationship Id="rId511" Type="http://schemas.openxmlformats.org/officeDocument/2006/relationships/image" Target="media/image353.wmf"/><Relationship Id="rId609" Type="http://schemas.openxmlformats.org/officeDocument/2006/relationships/image" Target="media/image437.wmf"/><Relationship Id="rId956" Type="http://schemas.openxmlformats.org/officeDocument/2006/relationships/image" Target="media/image722.wmf"/><Relationship Id="rId85" Type="http://schemas.openxmlformats.org/officeDocument/2006/relationships/image" Target="media/image37.wmf"/><Relationship Id="rId150" Type="http://schemas.openxmlformats.org/officeDocument/2006/relationships/image" Target="media/image69.png"/><Relationship Id="rId595" Type="http://schemas.openxmlformats.org/officeDocument/2006/relationships/image" Target="media/image423.wmf"/><Relationship Id="rId816" Type="http://schemas.openxmlformats.org/officeDocument/2006/relationships/oleObject" Target="embeddings/oleObject211.bin"/><Relationship Id="rId1001" Type="http://schemas.openxmlformats.org/officeDocument/2006/relationships/oleObject" Target="embeddings/oleObject248.bin"/><Relationship Id="rId248" Type="http://schemas.openxmlformats.org/officeDocument/2006/relationships/image" Target="media/image167.wmf"/><Relationship Id="rId455" Type="http://schemas.openxmlformats.org/officeDocument/2006/relationships/oleObject" Target="embeddings/oleObject147.bin"/><Relationship Id="rId662" Type="http://schemas.openxmlformats.org/officeDocument/2006/relationships/image" Target="media/image484.wmf"/><Relationship Id="rId1085" Type="http://schemas.openxmlformats.org/officeDocument/2006/relationships/fontTable" Target="fontTable.xml"/><Relationship Id="rId12" Type="http://schemas.openxmlformats.org/officeDocument/2006/relationships/image" Target="media/image2.wmf"/><Relationship Id="rId108" Type="http://schemas.openxmlformats.org/officeDocument/2006/relationships/image" Target="media/image49.wmf"/><Relationship Id="rId315" Type="http://schemas.openxmlformats.org/officeDocument/2006/relationships/oleObject" Target="embeddings/oleObject102.bin"/><Relationship Id="rId522" Type="http://schemas.openxmlformats.org/officeDocument/2006/relationships/oleObject" Target="embeddings/oleObject151.bin"/><Relationship Id="rId967" Type="http://schemas.openxmlformats.org/officeDocument/2006/relationships/oleObject" Target="embeddings/oleObject231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80.wmf"/><Relationship Id="rId399" Type="http://schemas.openxmlformats.org/officeDocument/2006/relationships/image" Target="media/image251.wmf"/><Relationship Id="rId827" Type="http://schemas.openxmlformats.org/officeDocument/2006/relationships/image" Target="media/image607.wmf"/><Relationship Id="rId1012" Type="http://schemas.openxmlformats.org/officeDocument/2006/relationships/image" Target="media/image750.wmf"/><Relationship Id="rId259" Type="http://schemas.openxmlformats.org/officeDocument/2006/relationships/oleObject" Target="embeddings/oleObject74.bin"/><Relationship Id="rId466" Type="http://schemas.openxmlformats.org/officeDocument/2006/relationships/image" Target="media/image309.wmf"/><Relationship Id="rId673" Type="http://schemas.openxmlformats.org/officeDocument/2006/relationships/image" Target="media/image495.wmf"/><Relationship Id="rId880" Type="http://schemas.openxmlformats.org/officeDocument/2006/relationships/image" Target="media/image658.wmf"/><Relationship Id="rId23" Type="http://schemas.openxmlformats.org/officeDocument/2006/relationships/image" Target="media/image7.wmf"/><Relationship Id="rId119" Type="http://schemas.openxmlformats.org/officeDocument/2006/relationships/image" Target="media/image55.wmf"/><Relationship Id="rId326" Type="http://schemas.openxmlformats.org/officeDocument/2006/relationships/image" Target="media/image210.wmf"/><Relationship Id="rId533" Type="http://schemas.openxmlformats.org/officeDocument/2006/relationships/image" Target="media/image373.wmf"/><Relationship Id="rId978" Type="http://schemas.openxmlformats.org/officeDocument/2006/relationships/image" Target="media/image733.wmf"/><Relationship Id="rId740" Type="http://schemas.openxmlformats.org/officeDocument/2006/relationships/image" Target="media/image553.wmf"/><Relationship Id="rId838" Type="http://schemas.openxmlformats.org/officeDocument/2006/relationships/image" Target="media/image618.wmf"/><Relationship Id="rId1023" Type="http://schemas.openxmlformats.org/officeDocument/2006/relationships/image" Target="media/image756.wmf"/><Relationship Id="rId172" Type="http://schemas.openxmlformats.org/officeDocument/2006/relationships/image" Target="media/image91.png"/><Relationship Id="rId477" Type="http://schemas.openxmlformats.org/officeDocument/2006/relationships/image" Target="media/image320.wmf"/><Relationship Id="rId600" Type="http://schemas.openxmlformats.org/officeDocument/2006/relationships/image" Target="media/image428.wmf"/><Relationship Id="rId684" Type="http://schemas.openxmlformats.org/officeDocument/2006/relationships/image" Target="media/image504.wmf"/><Relationship Id="rId337" Type="http://schemas.openxmlformats.org/officeDocument/2006/relationships/oleObject" Target="embeddings/oleObject113.bin"/><Relationship Id="rId891" Type="http://schemas.openxmlformats.org/officeDocument/2006/relationships/image" Target="media/image668.wmf"/><Relationship Id="rId905" Type="http://schemas.openxmlformats.org/officeDocument/2006/relationships/image" Target="media/image681.wmf"/><Relationship Id="rId989" Type="http://schemas.openxmlformats.org/officeDocument/2006/relationships/oleObject" Target="embeddings/oleObject242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384.wmf"/><Relationship Id="rId751" Type="http://schemas.openxmlformats.org/officeDocument/2006/relationships/image" Target="media/image564.wmf"/><Relationship Id="rId849" Type="http://schemas.openxmlformats.org/officeDocument/2006/relationships/image" Target="media/image629.wmf"/><Relationship Id="rId183" Type="http://schemas.openxmlformats.org/officeDocument/2006/relationships/image" Target="media/image102.wmf"/><Relationship Id="rId390" Type="http://schemas.openxmlformats.org/officeDocument/2006/relationships/image" Target="media/image246.wmf"/><Relationship Id="rId404" Type="http://schemas.openxmlformats.org/officeDocument/2006/relationships/image" Target="media/image255.wmf"/><Relationship Id="rId611" Type="http://schemas.openxmlformats.org/officeDocument/2006/relationships/image" Target="media/image439.wmf"/><Relationship Id="rId1034" Type="http://schemas.openxmlformats.org/officeDocument/2006/relationships/oleObject" Target="embeddings/oleObject264.bin"/><Relationship Id="rId250" Type="http://schemas.openxmlformats.org/officeDocument/2006/relationships/image" Target="media/image169.wmf"/><Relationship Id="rId488" Type="http://schemas.openxmlformats.org/officeDocument/2006/relationships/image" Target="media/image331.wmf"/><Relationship Id="rId695" Type="http://schemas.openxmlformats.org/officeDocument/2006/relationships/image" Target="media/image514.wmf"/><Relationship Id="rId709" Type="http://schemas.openxmlformats.org/officeDocument/2006/relationships/image" Target="media/image528.wmf"/><Relationship Id="rId916" Type="http://schemas.openxmlformats.org/officeDocument/2006/relationships/image" Target="media/image692.wmf"/><Relationship Id="rId45" Type="http://schemas.openxmlformats.org/officeDocument/2006/relationships/image" Target="media/image18.wmf"/><Relationship Id="rId110" Type="http://schemas.openxmlformats.org/officeDocument/2006/relationships/image" Target="media/image50.wmf"/><Relationship Id="rId348" Type="http://schemas.openxmlformats.org/officeDocument/2006/relationships/image" Target="media/image221.wmf"/><Relationship Id="rId555" Type="http://schemas.openxmlformats.org/officeDocument/2006/relationships/image" Target="media/image395.wmf"/><Relationship Id="rId762" Type="http://schemas.openxmlformats.org/officeDocument/2006/relationships/image" Target="media/image570.wmf"/><Relationship Id="rId194" Type="http://schemas.openxmlformats.org/officeDocument/2006/relationships/image" Target="media/image113.wmf"/><Relationship Id="rId208" Type="http://schemas.openxmlformats.org/officeDocument/2006/relationships/image" Target="media/image127.wmf"/><Relationship Id="rId415" Type="http://schemas.openxmlformats.org/officeDocument/2006/relationships/image" Target="media/image262.wmf"/><Relationship Id="rId622" Type="http://schemas.openxmlformats.org/officeDocument/2006/relationships/image" Target="media/image450.wmf"/><Relationship Id="rId1045" Type="http://schemas.openxmlformats.org/officeDocument/2006/relationships/image" Target="media/image767.wmf"/><Relationship Id="rId261" Type="http://schemas.openxmlformats.org/officeDocument/2006/relationships/oleObject" Target="embeddings/oleObject75.bin"/><Relationship Id="rId499" Type="http://schemas.openxmlformats.org/officeDocument/2006/relationships/image" Target="media/image341.wmf"/><Relationship Id="rId927" Type="http://schemas.openxmlformats.org/officeDocument/2006/relationships/image" Target="media/image703.wmf"/><Relationship Id="rId56" Type="http://schemas.openxmlformats.org/officeDocument/2006/relationships/image" Target="media/image24.wmf"/><Relationship Id="rId359" Type="http://schemas.openxmlformats.org/officeDocument/2006/relationships/oleObject" Target="embeddings/oleObject124.bin"/><Relationship Id="rId566" Type="http://schemas.openxmlformats.org/officeDocument/2006/relationships/oleObject" Target="embeddings/oleObject155.bin"/><Relationship Id="rId773" Type="http://schemas.openxmlformats.org/officeDocument/2006/relationships/oleObject" Target="embeddings/oleObject189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38.wmf"/><Relationship Id="rId426" Type="http://schemas.openxmlformats.org/officeDocument/2006/relationships/image" Target="media/image273.wmf"/><Relationship Id="rId633" Type="http://schemas.openxmlformats.org/officeDocument/2006/relationships/image" Target="media/image461.wmf"/><Relationship Id="rId980" Type="http://schemas.openxmlformats.org/officeDocument/2006/relationships/image" Target="media/image734.wmf"/><Relationship Id="rId1056" Type="http://schemas.openxmlformats.org/officeDocument/2006/relationships/oleObject" Target="embeddings/oleObject275.bin"/><Relationship Id="rId840" Type="http://schemas.openxmlformats.org/officeDocument/2006/relationships/image" Target="media/image620.wmf"/><Relationship Id="rId938" Type="http://schemas.openxmlformats.org/officeDocument/2006/relationships/image" Target="media/image713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83.wmf"/><Relationship Id="rId577" Type="http://schemas.openxmlformats.org/officeDocument/2006/relationships/image" Target="media/image412.wmf"/><Relationship Id="rId700" Type="http://schemas.openxmlformats.org/officeDocument/2006/relationships/image" Target="media/image519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581.wmf"/><Relationship Id="rId991" Type="http://schemas.openxmlformats.org/officeDocument/2006/relationships/oleObject" Target="embeddings/oleObject243.bin"/><Relationship Id="rId1067" Type="http://schemas.openxmlformats.org/officeDocument/2006/relationships/image" Target="media/image778.wmf"/><Relationship Id="rId437" Type="http://schemas.openxmlformats.org/officeDocument/2006/relationships/image" Target="media/image284.wmf"/><Relationship Id="rId644" Type="http://schemas.openxmlformats.org/officeDocument/2006/relationships/image" Target="media/image470.wmf"/><Relationship Id="rId851" Type="http://schemas.openxmlformats.org/officeDocument/2006/relationships/image" Target="media/image631.wmf"/><Relationship Id="rId283" Type="http://schemas.openxmlformats.org/officeDocument/2006/relationships/oleObject" Target="embeddings/oleObject86.bin"/><Relationship Id="rId490" Type="http://schemas.openxmlformats.org/officeDocument/2006/relationships/oleObject" Target="embeddings/oleObject149.bin"/><Relationship Id="rId504" Type="http://schemas.openxmlformats.org/officeDocument/2006/relationships/image" Target="media/image346.wmf"/><Relationship Id="rId711" Type="http://schemas.openxmlformats.org/officeDocument/2006/relationships/oleObject" Target="embeddings/oleObject173.bin"/><Relationship Id="rId949" Type="http://schemas.openxmlformats.org/officeDocument/2006/relationships/oleObject" Target="embeddings/oleObject222.bin"/><Relationship Id="rId78" Type="http://schemas.openxmlformats.org/officeDocument/2006/relationships/oleObject" Target="embeddings/oleObject36.bin"/><Relationship Id="rId143" Type="http://schemas.openxmlformats.org/officeDocument/2006/relationships/image" Target="media/image63.wmf"/><Relationship Id="rId350" Type="http://schemas.openxmlformats.org/officeDocument/2006/relationships/image" Target="media/image222.wmf"/><Relationship Id="rId588" Type="http://schemas.openxmlformats.org/officeDocument/2006/relationships/oleObject" Target="embeddings/oleObject162.bin"/><Relationship Id="rId795" Type="http://schemas.openxmlformats.org/officeDocument/2006/relationships/oleObject" Target="embeddings/oleObject200.bin"/><Relationship Id="rId809" Type="http://schemas.openxmlformats.org/officeDocument/2006/relationships/oleObject" Target="embeddings/oleObject207.bin"/><Relationship Id="rId9" Type="http://schemas.openxmlformats.org/officeDocument/2006/relationships/footer" Target="footer2.xml"/><Relationship Id="rId210" Type="http://schemas.openxmlformats.org/officeDocument/2006/relationships/image" Target="media/image129.wmf"/><Relationship Id="rId448" Type="http://schemas.openxmlformats.org/officeDocument/2006/relationships/image" Target="media/image294.wmf"/><Relationship Id="rId655" Type="http://schemas.openxmlformats.org/officeDocument/2006/relationships/image" Target="media/image477.wmf"/><Relationship Id="rId862" Type="http://schemas.openxmlformats.org/officeDocument/2006/relationships/image" Target="media/image641.wmf"/><Relationship Id="rId1078" Type="http://schemas.openxmlformats.org/officeDocument/2006/relationships/image" Target="media/image785.png"/><Relationship Id="rId294" Type="http://schemas.openxmlformats.org/officeDocument/2006/relationships/image" Target="media/image194.wmf"/><Relationship Id="rId308" Type="http://schemas.openxmlformats.org/officeDocument/2006/relationships/image" Target="media/image201.wmf"/><Relationship Id="rId515" Type="http://schemas.openxmlformats.org/officeDocument/2006/relationships/image" Target="media/image357.wmf"/><Relationship Id="rId722" Type="http://schemas.openxmlformats.org/officeDocument/2006/relationships/image" Target="media/image537.wmf"/><Relationship Id="rId89" Type="http://schemas.openxmlformats.org/officeDocument/2006/relationships/image" Target="media/image39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25.bin"/><Relationship Id="rId599" Type="http://schemas.openxmlformats.org/officeDocument/2006/relationships/image" Target="media/image427.wmf"/><Relationship Id="rId1005" Type="http://schemas.openxmlformats.org/officeDocument/2006/relationships/oleObject" Target="embeddings/oleObject250.bin"/><Relationship Id="rId459" Type="http://schemas.openxmlformats.org/officeDocument/2006/relationships/oleObject" Target="embeddings/oleObject148.bin"/><Relationship Id="rId666" Type="http://schemas.openxmlformats.org/officeDocument/2006/relationships/image" Target="media/image488.wmf"/><Relationship Id="rId873" Type="http://schemas.openxmlformats.org/officeDocument/2006/relationships/image" Target="media/image652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40.wmf"/><Relationship Id="rId319" Type="http://schemas.openxmlformats.org/officeDocument/2006/relationships/oleObject" Target="embeddings/oleObject104.bin"/><Relationship Id="rId526" Type="http://schemas.openxmlformats.org/officeDocument/2006/relationships/image" Target="media/image366.wmf"/><Relationship Id="rId733" Type="http://schemas.openxmlformats.org/officeDocument/2006/relationships/image" Target="media/image547.wmf"/><Relationship Id="rId940" Type="http://schemas.openxmlformats.org/officeDocument/2006/relationships/image" Target="media/image714.wmf"/><Relationship Id="rId1016" Type="http://schemas.openxmlformats.org/officeDocument/2006/relationships/image" Target="media/image752.wmf"/><Relationship Id="rId165" Type="http://schemas.openxmlformats.org/officeDocument/2006/relationships/image" Target="media/image84.wmf"/><Relationship Id="rId372" Type="http://schemas.openxmlformats.org/officeDocument/2006/relationships/image" Target="media/image233.wmf"/><Relationship Id="rId677" Type="http://schemas.openxmlformats.org/officeDocument/2006/relationships/oleObject" Target="embeddings/oleObject170.bin"/><Relationship Id="rId800" Type="http://schemas.openxmlformats.org/officeDocument/2006/relationships/image" Target="media/image589.wmf"/><Relationship Id="rId232" Type="http://schemas.openxmlformats.org/officeDocument/2006/relationships/image" Target="media/image151.wmf"/><Relationship Id="rId884" Type="http://schemas.openxmlformats.org/officeDocument/2006/relationships/image" Target="media/image662.wmf"/><Relationship Id="rId27" Type="http://schemas.openxmlformats.org/officeDocument/2006/relationships/image" Target="media/image9.wmf"/><Relationship Id="rId537" Type="http://schemas.openxmlformats.org/officeDocument/2006/relationships/image" Target="media/image377.wmf"/><Relationship Id="rId744" Type="http://schemas.openxmlformats.org/officeDocument/2006/relationships/image" Target="media/image557.wmf"/><Relationship Id="rId951" Type="http://schemas.openxmlformats.org/officeDocument/2006/relationships/oleObject" Target="embeddings/oleObject223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95.wmf"/><Relationship Id="rId383" Type="http://schemas.openxmlformats.org/officeDocument/2006/relationships/image" Target="media/image241.wmf"/><Relationship Id="rId590" Type="http://schemas.openxmlformats.org/officeDocument/2006/relationships/oleObject" Target="embeddings/oleObject163.bin"/><Relationship Id="rId604" Type="http://schemas.openxmlformats.org/officeDocument/2006/relationships/image" Target="media/image432.wmf"/><Relationship Id="rId811" Type="http://schemas.openxmlformats.org/officeDocument/2006/relationships/oleObject" Target="embeddings/oleObject208.bin"/><Relationship Id="rId1027" Type="http://schemas.openxmlformats.org/officeDocument/2006/relationships/image" Target="media/image758.wmf"/><Relationship Id="rId243" Type="http://schemas.openxmlformats.org/officeDocument/2006/relationships/image" Target="media/image162.wmf"/><Relationship Id="rId450" Type="http://schemas.openxmlformats.org/officeDocument/2006/relationships/oleObject" Target="embeddings/oleObject146.bin"/><Relationship Id="rId688" Type="http://schemas.openxmlformats.org/officeDocument/2006/relationships/image" Target="media/image507.wmf"/><Relationship Id="rId895" Type="http://schemas.openxmlformats.org/officeDocument/2006/relationships/image" Target="media/image672.wmf"/><Relationship Id="rId909" Type="http://schemas.openxmlformats.org/officeDocument/2006/relationships/image" Target="media/image685.wmf"/><Relationship Id="rId1080" Type="http://schemas.openxmlformats.org/officeDocument/2006/relationships/image" Target="media/image787.png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202.wmf"/><Relationship Id="rId548" Type="http://schemas.openxmlformats.org/officeDocument/2006/relationships/image" Target="media/image388.wmf"/><Relationship Id="rId755" Type="http://schemas.openxmlformats.org/officeDocument/2006/relationships/oleObject" Target="embeddings/oleObject180.bin"/><Relationship Id="rId962" Type="http://schemas.openxmlformats.org/officeDocument/2006/relationships/image" Target="media/image725.wmf"/><Relationship Id="rId91" Type="http://schemas.openxmlformats.org/officeDocument/2006/relationships/image" Target="media/image40.wmf"/><Relationship Id="rId187" Type="http://schemas.openxmlformats.org/officeDocument/2006/relationships/image" Target="media/image106.wmf"/><Relationship Id="rId394" Type="http://schemas.openxmlformats.org/officeDocument/2006/relationships/oleObject" Target="embeddings/oleObject137.bin"/><Relationship Id="rId408" Type="http://schemas.openxmlformats.org/officeDocument/2006/relationships/oleObject" Target="embeddings/oleObject142.bin"/><Relationship Id="rId615" Type="http://schemas.openxmlformats.org/officeDocument/2006/relationships/image" Target="media/image443.wmf"/><Relationship Id="rId822" Type="http://schemas.openxmlformats.org/officeDocument/2006/relationships/image" Target="media/image602.wmf"/><Relationship Id="rId1038" Type="http://schemas.openxmlformats.org/officeDocument/2006/relationships/oleObject" Target="embeddings/oleObject266.bin"/><Relationship Id="rId254" Type="http://schemas.openxmlformats.org/officeDocument/2006/relationships/image" Target="media/image173.wmf"/><Relationship Id="rId699" Type="http://schemas.openxmlformats.org/officeDocument/2006/relationships/image" Target="media/image518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2.wmf"/><Relationship Id="rId461" Type="http://schemas.openxmlformats.org/officeDocument/2006/relationships/image" Target="media/image304.wmf"/><Relationship Id="rId559" Type="http://schemas.openxmlformats.org/officeDocument/2006/relationships/image" Target="media/image399.wmf"/><Relationship Id="rId766" Type="http://schemas.openxmlformats.org/officeDocument/2006/relationships/image" Target="media/image572.wmf"/><Relationship Id="rId198" Type="http://schemas.openxmlformats.org/officeDocument/2006/relationships/image" Target="media/image117.wmf"/><Relationship Id="rId321" Type="http://schemas.openxmlformats.org/officeDocument/2006/relationships/oleObject" Target="embeddings/oleObject105.bin"/><Relationship Id="rId419" Type="http://schemas.openxmlformats.org/officeDocument/2006/relationships/image" Target="media/image266.wmf"/><Relationship Id="rId626" Type="http://schemas.openxmlformats.org/officeDocument/2006/relationships/image" Target="media/image454.wmf"/><Relationship Id="rId973" Type="http://schemas.openxmlformats.org/officeDocument/2006/relationships/oleObject" Target="embeddings/oleObject234.bin"/><Relationship Id="rId1049" Type="http://schemas.openxmlformats.org/officeDocument/2006/relationships/image" Target="media/image769.wmf"/><Relationship Id="rId833" Type="http://schemas.openxmlformats.org/officeDocument/2006/relationships/image" Target="media/image613.wmf"/><Relationship Id="rId265" Type="http://schemas.openxmlformats.org/officeDocument/2006/relationships/oleObject" Target="embeddings/oleObject77.bin"/><Relationship Id="rId472" Type="http://schemas.openxmlformats.org/officeDocument/2006/relationships/image" Target="media/image315.wmf"/><Relationship Id="rId900" Type="http://schemas.openxmlformats.org/officeDocument/2006/relationships/image" Target="media/image677.wmf"/><Relationship Id="rId125" Type="http://schemas.openxmlformats.org/officeDocument/2006/relationships/oleObject" Target="embeddings/oleObject60.bin"/><Relationship Id="rId332" Type="http://schemas.openxmlformats.org/officeDocument/2006/relationships/image" Target="media/image213.wmf"/><Relationship Id="rId777" Type="http://schemas.openxmlformats.org/officeDocument/2006/relationships/oleObject" Target="embeddings/oleObject191.bin"/><Relationship Id="rId984" Type="http://schemas.openxmlformats.org/officeDocument/2006/relationships/image" Target="media/image736.wmf"/><Relationship Id="rId637" Type="http://schemas.openxmlformats.org/officeDocument/2006/relationships/image" Target="media/image465.wmf"/><Relationship Id="rId844" Type="http://schemas.openxmlformats.org/officeDocument/2006/relationships/image" Target="media/image624.wmf"/><Relationship Id="rId276" Type="http://schemas.openxmlformats.org/officeDocument/2006/relationships/image" Target="media/image185.wmf"/><Relationship Id="rId483" Type="http://schemas.openxmlformats.org/officeDocument/2006/relationships/image" Target="media/image326.wmf"/><Relationship Id="rId690" Type="http://schemas.openxmlformats.org/officeDocument/2006/relationships/image" Target="media/image509.wmf"/><Relationship Id="rId704" Type="http://schemas.openxmlformats.org/officeDocument/2006/relationships/image" Target="media/image523.wmf"/><Relationship Id="rId911" Type="http://schemas.openxmlformats.org/officeDocument/2006/relationships/image" Target="media/image68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16.bin"/><Relationship Id="rId550" Type="http://schemas.openxmlformats.org/officeDocument/2006/relationships/image" Target="media/image390.wmf"/><Relationship Id="rId788" Type="http://schemas.openxmlformats.org/officeDocument/2006/relationships/image" Target="media/image583.wmf"/><Relationship Id="rId995" Type="http://schemas.openxmlformats.org/officeDocument/2006/relationships/oleObject" Target="embeddings/oleObject24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109</Pages>
  <Words>19030</Words>
  <Characters>108471</Characters>
  <Application>Microsoft Office Word</Application>
  <DocSecurity>4</DocSecurity>
  <Lines>903</Lines>
  <Paragraphs>254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КТИ</Company>
  <LinksUpToDate>false</LinksUpToDate>
  <CharactersWithSpaces>127247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Бабичев</dc:creator>
  <cp:keywords/>
  <cp:lastModifiedBy>ноутбук</cp:lastModifiedBy>
  <cp:revision>2</cp:revision>
  <cp:lastPrinted>2016-11-16T10:28:00Z</cp:lastPrinted>
  <dcterms:created xsi:type="dcterms:W3CDTF">2021-11-18T08:27:00Z</dcterms:created>
  <dcterms:modified xsi:type="dcterms:W3CDTF">2021-11-18T08:27:00Z</dcterms:modified>
</cp:coreProperties>
</file>